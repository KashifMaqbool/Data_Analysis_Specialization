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3499" w14:textId="39BCD013" w:rsidR="00260DD5" w:rsidRDefault="00321995" w:rsidP="00321995">
      <w:r>
        <w:rPr>
          <w:noProof/>
        </w:rPr>
        <w:drawing>
          <wp:anchor distT="0" distB="0" distL="114300" distR="114300" simplePos="0" relativeHeight="251658240" behindDoc="0" locked="0" layoutInCell="1" allowOverlap="1" wp14:anchorId="6A510C26" wp14:editId="17C69E8A">
            <wp:simplePos x="0" y="0"/>
            <wp:positionH relativeFrom="margin">
              <wp:posOffset>-941070</wp:posOffset>
            </wp:positionH>
            <wp:positionV relativeFrom="margin">
              <wp:posOffset>-1223917</wp:posOffset>
            </wp:positionV>
            <wp:extent cx="7546340" cy="11361420"/>
            <wp:effectExtent l="0" t="0" r="0" b="5080"/>
            <wp:wrapSquare wrapText="bothSides"/>
            <wp:docPr id="173779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95462" name="Picture 1737795462"/>
                    <pic:cNvPicPr/>
                  </pic:nvPicPr>
                  <pic:blipFill>
                    <a:blip r:embed="rId8">
                      <a:extLst>
                        <a:ext uri="{28A0092B-C50C-407E-A947-70E740481C1C}">
                          <a14:useLocalDpi xmlns:a14="http://schemas.microsoft.com/office/drawing/2010/main" val="0"/>
                        </a:ext>
                      </a:extLst>
                    </a:blip>
                    <a:stretch>
                      <a:fillRect/>
                    </a:stretch>
                  </pic:blipFill>
                  <pic:spPr>
                    <a:xfrm>
                      <a:off x="0" y="0"/>
                      <a:ext cx="7546340" cy="11361420"/>
                    </a:xfrm>
                    <a:prstGeom prst="rect">
                      <a:avLst/>
                    </a:prstGeom>
                  </pic:spPr>
                </pic:pic>
              </a:graphicData>
            </a:graphic>
            <wp14:sizeRelH relativeFrom="margin">
              <wp14:pctWidth>0</wp14:pctWidth>
            </wp14:sizeRelH>
            <wp14:sizeRelV relativeFrom="margin">
              <wp14:pctHeight>0</wp14:pctHeight>
            </wp14:sizeRelV>
          </wp:anchor>
        </w:drawing>
      </w:r>
    </w:p>
    <w:p w14:paraId="653DC5C8" w14:textId="5A7FCB7C" w:rsidR="00260DD5" w:rsidRPr="00260DD5" w:rsidRDefault="00260DD5" w:rsidP="00260DD5">
      <w:pPr>
        <w:jc w:val="center"/>
        <w:rPr>
          <w:b/>
          <w:bCs/>
          <w:sz w:val="56"/>
          <w:szCs w:val="56"/>
        </w:rPr>
      </w:pPr>
      <w:r w:rsidRPr="00260DD5">
        <w:rPr>
          <w:b/>
          <w:bCs/>
          <w:sz w:val="56"/>
          <w:szCs w:val="56"/>
        </w:rPr>
        <w:lastRenderedPageBreak/>
        <w:t>Table of Content</w:t>
      </w:r>
      <w:r w:rsidR="00EC361F">
        <w:rPr>
          <w:b/>
          <w:bCs/>
          <w:sz w:val="56"/>
          <w:szCs w:val="56"/>
        </w:rPr>
        <w:t>s</w:t>
      </w:r>
    </w:p>
    <w:p w14:paraId="3CEA8FEC" w14:textId="507F5AE7"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r>
        <w:fldChar w:fldCharType="begin"/>
      </w:r>
      <w:r>
        <w:instrText xml:space="preserve"> TOC \o "1-3" \h \z \u </w:instrText>
      </w:r>
      <w:r>
        <w:fldChar w:fldCharType="separate"/>
      </w:r>
      <w:hyperlink w:anchor="_Toc236217316" w:history="1">
        <w:r w:rsidRPr="00673DED">
          <w:rPr>
            <w:rStyle w:val="Hyperlink"/>
            <w:rFonts w:cstheme="majorBidi"/>
            <w:noProof/>
          </w:rPr>
          <w:t>1</w:t>
        </w:r>
        <w:r>
          <w:rPr>
            <w:rFonts w:eastAsiaTheme="minorEastAsia" w:cstheme="minorBidi"/>
            <w:b w:val="0"/>
            <w:bCs w:val="0"/>
            <w:caps w:val="0"/>
            <w:noProof/>
            <w:sz w:val="24"/>
            <w:szCs w:val="24"/>
            <w:u w:val="none"/>
            <w:lang w:eastAsia="en-GB"/>
          </w:rPr>
          <w:tab/>
        </w:r>
        <w:r w:rsidRPr="00673DED">
          <w:rPr>
            <w:rStyle w:val="Hyperlink"/>
            <w:rFonts w:cstheme="majorBidi"/>
            <w:noProof/>
          </w:rPr>
          <w:t>Understanding the Role of a Data Scientist</w:t>
        </w:r>
        <w:r>
          <w:rPr>
            <w:noProof/>
            <w:webHidden/>
          </w:rPr>
          <w:tab/>
        </w:r>
        <w:r>
          <w:rPr>
            <w:noProof/>
            <w:webHidden/>
          </w:rPr>
          <w:fldChar w:fldCharType="begin"/>
        </w:r>
        <w:r>
          <w:rPr>
            <w:noProof/>
            <w:webHidden/>
          </w:rPr>
          <w:instrText xml:space="preserve"> PAGEREF _Toc236217316 \h </w:instrText>
        </w:r>
        <w:r>
          <w:rPr>
            <w:noProof/>
            <w:webHidden/>
          </w:rPr>
        </w:r>
        <w:r>
          <w:rPr>
            <w:noProof/>
            <w:webHidden/>
          </w:rPr>
          <w:fldChar w:fldCharType="separate"/>
        </w:r>
        <w:r>
          <w:rPr>
            <w:noProof/>
            <w:webHidden/>
          </w:rPr>
          <w:t>1</w:t>
        </w:r>
        <w:r>
          <w:rPr>
            <w:noProof/>
            <w:webHidden/>
          </w:rPr>
          <w:fldChar w:fldCharType="end"/>
        </w:r>
      </w:hyperlink>
    </w:p>
    <w:p w14:paraId="0DA01D8A" w14:textId="68D4CE60"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17" w:history="1">
        <w:r w:rsidRPr="00673DED">
          <w:rPr>
            <w:rStyle w:val="Hyperlink"/>
            <w:rFonts w:eastAsia="Times New Roman"/>
            <w:noProof/>
          </w:rPr>
          <w:t>1.1</w:t>
        </w:r>
        <w:r>
          <w:rPr>
            <w:rFonts w:eastAsiaTheme="minorEastAsia" w:cstheme="minorBidi"/>
            <w:b w:val="0"/>
            <w:bCs w:val="0"/>
            <w:smallCaps w:val="0"/>
            <w:noProof/>
            <w:sz w:val="24"/>
            <w:szCs w:val="24"/>
            <w:lang w:eastAsia="en-GB"/>
          </w:rPr>
          <w:tab/>
        </w:r>
        <w:r w:rsidRPr="00673DED">
          <w:rPr>
            <w:rStyle w:val="Hyperlink"/>
            <w:rFonts w:eastAsia="Times New Roman"/>
            <w:noProof/>
          </w:rPr>
          <w:t>Learning Objectives</w:t>
        </w:r>
        <w:r>
          <w:rPr>
            <w:noProof/>
            <w:webHidden/>
          </w:rPr>
          <w:tab/>
        </w:r>
        <w:r>
          <w:rPr>
            <w:noProof/>
            <w:webHidden/>
          </w:rPr>
          <w:fldChar w:fldCharType="begin"/>
        </w:r>
        <w:r>
          <w:rPr>
            <w:noProof/>
            <w:webHidden/>
          </w:rPr>
          <w:instrText xml:space="preserve"> PAGEREF _Toc236217317 \h </w:instrText>
        </w:r>
        <w:r>
          <w:rPr>
            <w:noProof/>
            <w:webHidden/>
          </w:rPr>
        </w:r>
        <w:r>
          <w:rPr>
            <w:noProof/>
            <w:webHidden/>
          </w:rPr>
          <w:fldChar w:fldCharType="separate"/>
        </w:r>
        <w:r>
          <w:rPr>
            <w:noProof/>
            <w:webHidden/>
          </w:rPr>
          <w:t>1</w:t>
        </w:r>
        <w:r>
          <w:rPr>
            <w:noProof/>
            <w:webHidden/>
          </w:rPr>
          <w:fldChar w:fldCharType="end"/>
        </w:r>
      </w:hyperlink>
    </w:p>
    <w:p w14:paraId="5299F193" w14:textId="2073765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18" w:history="1">
        <w:r w:rsidRPr="00673DED">
          <w:rPr>
            <w:rStyle w:val="Hyperlink"/>
            <w:rFonts w:eastAsia="Times New Roman"/>
            <w:noProof/>
          </w:rPr>
          <w:t>1.2</w:t>
        </w:r>
        <w:r>
          <w:rPr>
            <w:rFonts w:eastAsiaTheme="minorEastAsia" w:cstheme="minorBidi"/>
            <w:b w:val="0"/>
            <w:bCs w:val="0"/>
            <w:smallCaps w:val="0"/>
            <w:noProof/>
            <w:sz w:val="24"/>
            <w:szCs w:val="24"/>
            <w:lang w:eastAsia="en-GB"/>
          </w:rPr>
          <w:tab/>
        </w:r>
        <w:r w:rsidRPr="00673DED">
          <w:rPr>
            <w:rStyle w:val="Hyperlink"/>
            <w:rFonts w:eastAsia="Times New Roman"/>
            <w:noProof/>
          </w:rPr>
          <w:t>Roles in the Data Ecosystem</w:t>
        </w:r>
        <w:r>
          <w:rPr>
            <w:noProof/>
            <w:webHidden/>
          </w:rPr>
          <w:tab/>
        </w:r>
        <w:r>
          <w:rPr>
            <w:noProof/>
            <w:webHidden/>
          </w:rPr>
          <w:fldChar w:fldCharType="begin"/>
        </w:r>
        <w:r>
          <w:rPr>
            <w:noProof/>
            <w:webHidden/>
          </w:rPr>
          <w:instrText xml:space="preserve"> PAGEREF _Toc236217318 \h </w:instrText>
        </w:r>
        <w:r>
          <w:rPr>
            <w:noProof/>
            <w:webHidden/>
          </w:rPr>
        </w:r>
        <w:r>
          <w:rPr>
            <w:noProof/>
            <w:webHidden/>
          </w:rPr>
          <w:fldChar w:fldCharType="separate"/>
        </w:r>
        <w:r>
          <w:rPr>
            <w:noProof/>
            <w:webHidden/>
          </w:rPr>
          <w:t>1</w:t>
        </w:r>
        <w:r>
          <w:rPr>
            <w:noProof/>
            <w:webHidden/>
          </w:rPr>
          <w:fldChar w:fldCharType="end"/>
        </w:r>
      </w:hyperlink>
    </w:p>
    <w:p w14:paraId="76D58850" w14:textId="2E5C2F3E"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19" w:history="1">
        <w:r w:rsidRPr="00673DED">
          <w:rPr>
            <w:rStyle w:val="Hyperlink"/>
            <w:rFonts w:eastAsia="Times New Roman"/>
            <w:noProof/>
          </w:rPr>
          <w:t>1.2.1</w:t>
        </w:r>
        <w:r>
          <w:rPr>
            <w:rFonts w:eastAsiaTheme="minorEastAsia" w:cstheme="minorBidi"/>
            <w:smallCaps w:val="0"/>
            <w:noProof/>
            <w:sz w:val="24"/>
            <w:szCs w:val="24"/>
            <w:lang w:eastAsia="en-GB"/>
          </w:rPr>
          <w:tab/>
        </w:r>
        <w:r w:rsidRPr="00673DED">
          <w:rPr>
            <w:rStyle w:val="Hyperlink"/>
            <w:rFonts w:eastAsia="Times New Roman"/>
            <w:noProof/>
          </w:rPr>
          <w:t>Data Analyst</w:t>
        </w:r>
        <w:r>
          <w:rPr>
            <w:noProof/>
            <w:webHidden/>
          </w:rPr>
          <w:tab/>
        </w:r>
        <w:r>
          <w:rPr>
            <w:noProof/>
            <w:webHidden/>
          </w:rPr>
          <w:fldChar w:fldCharType="begin"/>
        </w:r>
        <w:r>
          <w:rPr>
            <w:noProof/>
            <w:webHidden/>
          </w:rPr>
          <w:instrText xml:space="preserve"> PAGEREF _Toc236217319 \h </w:instrText>
        </w:r>
        <w:r>
          <w:rPr>
            <w:noProof/>
            <w:webHidden/>
          </w:rPr>
        </w:r>
        <w:r>
          <w:rPr>
            <w:noProof/>
            <w:webHidden/>
          </w:rPr>
          <w:fldChar w:fldCharType="separate"/>
        </w:r>
        <w:r>
          <w:rPr>
            <w:noProof/>
            <w:webHidden/>
          </w:rPr>
          <w:t>1</w:t>
        </w:r>
        <w:r>
          <w:rPr>
            <w:noProof/>
            <w:webHidden/>
          </w:rPr>
          <w:fldChar w:fldCharType="end"/>
        </w:r>
      </w:hyperlink>
    </w:p>
    <w:p w14:paraId="78DB6530" w14:textId="3D7E4B67"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20" w:history="1">
        <w:r w:rsidRPr="00673DED">
          <w:rPr>
            <w:rStyle w:val="Hyperlink"/>
            <w:rFonts w:eastAsia="Times New Roman"/>
            <w:noProof/>
          </w:rPr>
          <w:t>1.2.2</w:t>
        </w:r>
        <w:r>
          <w:rPr>
            <w:rFonts w:eastAsiaTheme="minorEastAsia" w:cstheme="minorBidi"/>
            <w:smallCaps w:val="0"/>
            <w:noProof/>
            <w:sz w:val="24"/>
            <w:szCs w:val="24"/>
            <w:lang w:eastAsia="en-GB"/>
          </w:rPr>
          <w:tab/>
        </w:r>
        <w:r w:rsidRPr="00673DED">
          <w:rPr>
            <w:rStyle w:val="Hyperlink"/>
            <w:rFonts w:eastAsia="Times New Roman"/>
            <w:noProof/>
          </w:rPr>
          <w:t>Data Scientist</w:t>
        </w:r>
        <w:r>
          <w:rPr>
            <w:noProof/>
            <w:webHidden/>
          </w:rPr>
          <w:tab/>
        </w:r>
        <w:r>
          <w:rPr>
            <w:noProof/>
            <w:webHidden/>
          </w:rPr>
          <w:fldChar w:fldCharType="begin"/>
        </w:r>
        <w:r>
          <w:rPr>
            <w:noProof/>
            <w:webHidden/>
          </w:rPr>
          <w:instrText xml:space="preserve"> PAGEREF _Toc236217320 \h </w:instrText>
        </w:r>
        <w:r>
          <w:rPr>
            <w:noProof/>
            <w:webHidden/>
          </w:rPr>
        </w:r>
        <w:r>
          <w:rPr>
            <w:noProof/>
            <w:webHidden/>
          </w:rPr>
          <w:fldChar w:fldCharType="separate"/>
        </w:r>
        <w:r>
          <w:rPr>
            <w:noProof/>
            <w:webHidden/>
          </w:rPr>
          <w:t>1</w:t>
        </w:r>
        <w:r>
          <w:rPr>
            <w:noProof/>
            <w:webHidden/>
          </w:rPr>
          <w:fldChar w:fldCharType="end"/>
        </w:r>
      </w:hyperlink>
    </w:p>
    <w:p w14:paraId="13C5D3A8" w14:textId="21A13ED1"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21" w:history="1">
        <w:r w:rsidRPr="00673DED">
          <w:rPr>
            <w:rStyle w:val="Hyperlink"/>
            <w:rFonts w:eastAsia="Times New Roman"/>
            <w:noProof/>
          </w:rPr>
          <w:t>1.2.3</w:t>
        </w:r>
        <w:r>
          <w:rPr>
            <w:rFonts w:eastAsiaTheme="minorEastAsia" w:cstheme="minorBidi"/>
            <w:smallCaps w:val="0"/>
            <w:noProof/>
            <w:sz w:val="24"/>
            <w:szCs w:val="24"/>
            <w:lang w:eastAsia="en-GB"/>
          </w:rPr>
          <w:tab/>
        </w:r>
        <w:r w:rsidRPr="00673DED">
          <w:rPr>
            <w:rStyle w:val="Hyperlink"/>
            <w:rFonts w:eastAsia="Times New Roman"/>
            <w:noProof/>
          </w:rPr>
          <w:t>Data Engineer</w:t>
        </w:r>
        <w:r>
          <w:rPr>
            <w:noProof/>
            <w:webHidden/>
          </w:rPr>
          <w:tab/>
        </w:r>
        <w:r>
          <w:rPr>
            <w:noProof/>
            <w:webHidden/>
          </w:rPr>
          <w:fldChar w:fldCharType="begin"/>
        </w:r>
        <w:r>
          <w:rPr>
            <w:noProof/>
            <w:webHidden/>
          </w:rPr>
          <w:instrText xml:space="preserve"> PAGEREF _Toc236217321 \h </w:instrText>
        </w:r>
        <w:r>
          <w:rPr>
            <w:noProof/>
            <w:webHidden/>
          </w:rPr>
        </w:r>
        <w:r>
          <w:rPr>
            <w:noProof/>
            <w:webHidden/>
          </w:rPr>
          <w:fldChar w:fldCharType="separate"/>
        </w:r>
        <w:r>
          <w:rPr>
            <w:noProof/>
            <w:webHidden/>
          </w:rPr>
          <w:t>1</w:t>
        </w:r>
        <w:r>
          <w:rPr>
            <w:noProof/>
            <w:webHidden/>
          </w:rPr>
          <w:fldChar w:fldCharType="end"/>
        </w:r>
      </w:hyperlink>
    </w:p>
    <w:p w14:paraId="27559931" w14:textId="36F5A311"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22" w:history="1">
        <w:r w:rsidRPr="00673DED">
          <w:rPr>
            <w:rStyle w:val="Hyperlink"/>
            <w:rFonts w:eastAsia="Times New Roman"/>
            <w:noProof/>
          </w:rPr>
          <w:t>1.2.4</w:t>
        </w:r>
        <w:r>
          <w:rPr>
            <w:rFonts w:eastAsiaTheme="minorEastAsia" w:cstheme="minorBidi"/>
            <w:smallCaps w:val="0"/>
            <w:noProof/>
            <w:sz w:val="24"/>
            <w:szCs w:val="24"/>
            <w:lang w:eastAsia="en-GB"/>
          </w:rPr>
          <w:tab/>
        </w:r>
        <w:r w:rsidRPr="00673DED">
          <w:rPr>
            <w:rStyle w:val="Hyperlink"/>
            <w:rFonts w:eastAsia="Times New Roman"/>
            <w:noProof/>
          </w:rPr>
          <w:t>Other Data Professionals</w:t>
        </w:r>
        <w:r>
          <w:rPr>
            <w:noProof/>
            <w:webHidden/>
          </w:rPr>
          <w:tab/>
        </w:r>
        <w:r>
          <w:rPr>
            <w:noProof/>
            <w:webHidden/>
          </w:rPr>
          <w:fldChar w:fldCharType="begin"/>
        </w:r>
        <w:r>
          <w:rPr>
            <w:noProof/>
            <w:webHidden/>
          </w:rPr>
          <w:instrText xml:space="preserve"> PAGEREF _Toc236217322 \h </w:instrText>
        </w:r>
        <w:r>
          <w:rPr>
            <w:noProof/>
            <w:webHidden/>
          </w:rPr>
        </w:r>
        <w:r>
          <w:rPr>
            <w:noProof/>
            <w:webHidden/>
          </w:rPr>
          <w:fldChar w:fldCharType="separate"/>
        </w:r>
        <w:r>
          <w:rPr>
            <w:noProof/>
            <w:webHidden/>
          </w:rPr>
          <w:t>2</w:t>
        </w:r>
        <w:r>
          <w:rPr>
            <w:noProof/>
            <w:webHidden/>
          </w:rPr>
          <w:fldChar w:fldCharType="end"/>
        </w:r>
      </w:hyperlink>
    </w:p>
    <w:p w14:paraId="19E2B961" w14:textId="52E137F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23" w:history="1">
        <w:r w:rsidRPr="00673DED">
          <w:rPr>
            <w:rStyle w:val="Hyperlink"/>
            <w:rFonts w:eastAsia="Times New Roman"/>
            <w:noProof/>
          </w:rPr>
          <w:t>1.3</w:t>
        </w:r>
        <w:r>
          <w:rPr>
            <w:rFonts w:eastAsiaTheme="minorEastAsia" w:cstheme="minorBidi"/>
            <w:b w:val="0"/>
            <w:bCs w:val="0"/>
            <w:smallCaps w:val="0"/>
            <w:noProof/>
            <w:sz w:val="24"/>
            <w:szCs w:val="24"/>
            <w:lang w:eastAsia="en-GB"/>
          </w:rPr>
          <w:tab/>
        </w:r>
        <w:r w:rsidRPr="00673DED">
          <w:rPr>
            <w:rStyle w:val="Hyperlink"/>
            <w:rFonts w:eastAsia="Times New Roman"/>
            <w:noProof/>
          </w:rPr>
          <w:t>What Does a Data Scientist Do?</w:t>
        </w:r>
        <w:r>
          <w:rPr>
            <w:noProof/>
            <w:webHidden/>
          </w:rPr>
          <w:tab/>
        </w:r>
        <w:r>
          <w:rPr>
            <w:noProof/>
            <w:webHidden/>
          </w:rPr>
          <w:fldChar w:fldCharType="begin"/>
        </w:r>
        <w:r>
          <w:rPr>
            <w:noProof/>
            <w:webHidden/>
          </w:rPr>
          <w:instrText xml:space="preserve"> PAGEREF _Toc236217323 \h </w:instrText>
        </w:r>
        <w:r>
          <w:rPr>
            <w:noProof/>
            <w:webHidden/>
          </w:rPr>
        </w:r>
        <w:r>
          <w:rPr>
            <w:noProof/>
            <w:webHidden/>
          </w:rPr>
          <w:fldChar w:fldCharType="separate"/>
        </w:r>
        <w:r>
          <w:rPr>
            <w:noProof/>
            <w:webHidden/>
          </w:rPr>
          <w:t>2</w:t>
        </w:r>
        <w:r>
          <w:rPr>
            <w:noProof/>
            <w:webHidden/>
          </w:rPr>
          <w:fldChar w:fldCharType="end"/>
        </w:r>
      </w:hyperlink>
    </w:p>
    <w:p w14:paraId="29EE8A24" w14:textId="2C05A48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24" w:history="1">
        <w:r w:rsidRPr="00673DED">
          <w:rPr>
            <w:rStyle w:val="Hyperlink"/>
            <w:rFonts w:eastAsia="Times New Roman"/>
            <w:noProof/>
          </w:rPr>
          <w:t>1.4</w:t>
        </w:r>
        <w:r>
          <w:rPr>
            <w:rFonts w:eastAsiaTheme="minorEastAsia" w:cstheme="minorBidi"/>
            <w:b w:val="0"/>
            <w:bCs w:val="0"/>
            <w:smallCaps w:val="0"/>
            <w:noProof/>
            <w:sz w:val="24"/>
            <w:szCs w:val="24"/>
            <w:lang w:eastAsia="en-GB"/>
          </w:rPr>
          <w:tab/>
        </w:r>
        <w:r w:rsidRPr="00673DED">
          <w:rPr>
            <w:rStyle w:val="Hyperlink"/>
            <w:rFonts w:eastAsia="Times New Roman"/>
            <w:noProof/>
          </w:rPr>
          <w:t>Examples of Business Questions Solved Using ML and AI</w:t>
        </w:r>
        <w:r>
          <w:rPr>
            <w:noProof/>
            <w:webHidden/>
          </w:rPr>
          <w:tab/>
        </w:r>
        <w:r>
          <w:rPr>
            <w:noProof/>
            <w:webHidden/>
          </w:rPr>
          <w:fldChar w:fldCharType="begin"/>
        </w:r>
        <w:r>
          <w:rPr>
            <w:noProof/>
            <w:webHidden/>
          </w:rPr>
          <w:instrText xml:space="preserve"> PAGEREF _Toc236217324 \h </w:instrText>
        </w:r>
        <w:r>
          <w:rPr>
            <w:noProof/>
            <w:webHidden/>
          </w:rPr>
        </w:r>
        <w:r>
          <w:rPr>
            <w:noProof/>
            <w:webHidden/>
          </w:rPr>
          <w:fldChar w:fldCharType="separate"/>
        </w:r>
        <w:r>
          <w:rPr>
            <w:noProof/>
            <w:webHidden/>
          </w:rPr>
          <w:t>2</w:t>
        </w:r>
        <w:r>
          <w:rPr>
            <w:noProof/>
            <w:webHidden/>
          </w:rPr>
          <w:fldChar w:fldCharType="end"/>
        </w:r>
      </w:hyperlink>
    </w:p>
    <w:p w14:paraId="3F3660FE" w14:textId="5F06DC9F"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25" w:history="1">
        <w:r w:rsidRPr="00673DED">
          <w:rPr>
            <w:rStyle w:val="Hyperlink"/>
            <w:rFonts w:eastAsia="Times New Roman"/>
            <w:noProof/>
          </w:rPr>
          <w:t>1.5</w:t>
        </w:r>
        <w:r>
          <w:rPr>
            <w:rFonts w:eastAsiaTheme="minorEastAsia" w:cstheme="minorBidi"/>
            <w:b w:val="0"/>
            <w:bCs w:val="0"/>
            <w:smallCaps w:val="0"/>
            <w:noProof/>
            <w:sz w:val="24"/>
            <w:szCs w:val="24"/>
            <w:lang w:eastAsia="en-GB"/>
          </w:rPr>
          <w:tab/>
        </w:r>
        <w:r w:rsidRPr="00673DED">
          <w:rPr>
            <w:rStyle w:val="Hyperlink"/>
            <w:rFonts w:eastAsia="Times New Roman"/>
            <w:noProof/>
          </w:rPr>
          <w:t>Skills Required for a Data Scientist</w:t>
        </w:r>
        <w:r>
          <w:rPr>
            <w:noProof/>
            <w:webHidden/>
          </w:rPr>
          <w:tab/>
        </w:r>
        <w:r>
          <w:rPr>
            <w:noProof/>
            <w:webHidden/>
          </w:rPr>
          <w:fldChar w:fldCharType="begin"/>
        </w:r>
        <w:r>
          <w:rPr>
            <w:noProof/>
            <w:webHidden/>
          </w:rPr>
          <w:instrText xml:space="preserve"> PAGEREF _Toc236217325 \h </w:instrText>
        </w:r>
        <w:r>
          <w:rPr>
            <w:noProof/>
            <w:webHidden/>
          </w:rPr>
        </w:r>
        <w:r>
          <w:rPr>
            <w:noProof/>
            <w:webHidden/>
          </w:rPr>
          <w:fldChar w:fldCharType="separate"/>
        </w:r>
        <w:r>
          <w:rPr>
            <w:noProof/>
            <w:webHidden/>
          </w:rPr>
          <w:t>2</w:t>
        </w:r>
        <w:r>
          <w:rPr>
            <w:noProof/>
            <w:webHidden/>
          </w:rPr>
          <w:fldChar w:fldCharType="end"/>
        </w:r>
      </w:hyperlink>
    </w:p>
    <w:p w14:paraId="2433C8EA" w14:textId="3DBF0EE8"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26" w:history="1">
        <w:r w:rsidRPr="00673DED">
          <w:rPr>
            <w:rStyle w:val="Hyperlink"/>
            <w:rFonts w:eastAsia="Times New Roman"/>
            <w:noProof/>
          </w:rPr>
          <w:t>1.5.1</w:t>
        </w:r>
        <w:r>
          <w:rPr>
            <w:rFonts w:eastAsiaTheme="minorEastAsia" w:cstheme="minorBidi"/>
            <w:smallCaps w:val="0"/>
            <w:noProof/>
            <w:sz w:val="24"/>
            <w:szCs w:val="24"/>
            <w:lang w:eastAsia="en-GB"/>
          </w:rPr>
          <w:tab/>
        </w:r>
        <w:r w:rsidRPr="00673DED">
          <w:rPr>
            <w:rStyle w:val="Hyperlink"/>
            <w:rFonts w:eastAsia="Times New Roman"/>
            <w:noProof/>
          </w:rPr>
          <w:t>Technical Skills</w:t>
        </w:r>
        <w:r>
          <w:rPr>
            <w:noProof/>
            <w:webHidden/>
          </w:rPr>
          <w:tab/>
        </w:r>
        <w:r>
          <w:rPr>
            <w:noProof/>
            <w:webHidden/>
          </w:rPr>
          <w:fldChar w:fldCharType="begin"/>
        </w:r>
        <w:r>
          <w:rPr>
            <w:noProof/>
            <w:webHidden/>
          </w:rPr>
          <w:instrText xml:space="preserve"> PAGEREF _Toc236217326 \h </w:instrText>
        </w:r>
        <w:r>
          <w:rPr>
            <w:noProof/>
            <w:webHidden/>
          </w:rPr>
        </w:r>
        <w:r>
          <w:rPr>
            <w:noProof/>
            <w:webHidden/>
          </w:rPr>
          <w:fldChar w:fldCharType="separate"/>
        </w:r>
        <w:r>
          <w:rPr>
            <w:noProof/>
            <w:webHidden/>
          </w:rPr>
          <w:t>3</w:t>
        </w:r>
        <w:r>
          <w:rPr>
            <w:noProof/>
            <w:webHidden/>
          </w:rPr>
          <w:fldChar w:fldCharType="end"/>
        </w:r>
      </w:hyperlink>
    </w:p>
    <w:p w14:paraId="71AF8E46" w14:textId="05527026"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27" w:history="1">
        <w:r w:rsidRPr="00673DED">
          <w:rPr>
            <w:rStyle w:val="Hyperlink"/>
            <w:rFonts w:eastAsia="Times New Roman"/>
            <w:noProof/>
          </w:rPr>
          <w:t>1.5.2</w:t>
        </w:r>
        <w:r>
          <w:rPr>
            <w:rFonts w:eastAsiaTheme="minorEastAsia" w:cstheme="minorBidi"/>
            <w:smallCaps w:val="0"/>
            <w:noProof/>
            <w:sz w:val="24"/>
            <w:szCs w:val="24"/>
            <w:lang w:eastAsia="en-GB"/>
          </w:rPr>
          <w:tab/>
        </w:r>
        <w:r w:rsidRPr="00673DED">
          <w:rPr>
            <w:rStyle w:val="Hyperlink"/>
            <w:rFonts w:eastAsia="Times New Roman"/>
            <w:noProof/>
          </w:rPr>
          <w:t>Domain Knowledge</w:t>
        </w:r>
        <w:r>
          <w:rPr>
            <w:noProof/>
            <w:webHidden/>
          </w:rPr>
          <w:tab/>
        </w:r>
        <w:r>
          <w:rPr>
            <w:noProof/>
            <w:webHidden/>
          </w:rPr>
          <w:fldChar w:fldCharType="begin"/>
        </w:r>
        <w:r>
          <w:rPr>
            <w:noProof/>
            <w:webHidden/>
          </w:rPr>
          <w:instrText xml:space="preserve"> PAGEREF _Toc236217327 \h </w:instrText>
        </w:r>
        <w:r>
          <w:rPr>
            <w:noProof/>
            <w:webHidden/>
          </w:rPr>
        </w:r>
        <w:r>
          <w:rPr>
            <w:noProof/>
            <w:webHidden/>
          </w:rPr>
          <w:fldChar w:fldCharType="separate"/>
        </w:r>
        <w:r>
          <w:rPr>
            <w:noProof/>
            <w:webHidden/>
          </w:rPr>
          <w:t>3</w:t>
        </w:r>
        <w:r>
          <w:rPr>
            <w:noProof/>
            <w:webHidden/>
          </w:rPr>
          <w:fldChar w:fldCharType="end"/>
        </w:r>
      </w:hyperlink>
    </w:p>
    <w:p w14:paraId="76F20864" w14:textId="43E996F4"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28" w:history="1">
        <w:r w:rsidRPr="00673DED">
          <w:rPr>
            <w:rStyle w:val="Hyperlink"/>
            <w:rFonts w:eastAsia="Times New Roman"/>
            <w:noProof/>
          </w:rPr>
          <w:t>1.6</w:t>
        </w:r>
        <w:r>
          <w:rPr>
            <w:rFonts w:eastAsiaTheme="minorEastAsia" w:cstheme="minorBidi"/>
            <w:b w:val="0"/>
            <w:bCs w:val="0"/>
            <w:smallCaps w:val="0"/>
            <w:noProof/>
            <w:sz w:val="24"/>
            <w:szCs w:val="24"/>
            <w:lang w:eastAsia="en-GB"/>
          </w:rPr>
          <w:tab/>
        </w:r>
        <w:r w:rsidRPr="00673DED">
          <w:rPr>
            <w:rStyle w:val="Hyperlink"/>
            <w:rFonts w:eastAsia="Times New Roman"/>
            <w:noProof/>
          </w:rPr>
          <w:t>Programming Languages and Tools</w:t>
        </w:r>
        <w:r>
          <w:rPr>
            <w:noProof/>
            <w:webHidden/>
          </w:rPr>
          <w:tab/>
        </w:r>
        <w:r>
          <w:rPr>
            <w:noProof/>
            <w:webHidden/>
          </w:rPr>
          <w:fldChar w:fldCharType="begin"/>
        </w:r>
        <w:r>
          <w:rPr>
            <w:noProof/>
            <w:webHidden/>
          </w:rPr>
          <w:instrText xml:space="preserve"> PAGEREF _Toc236217328 \h </w:instrText>
        </w:r>
        <w:r>
          <w:rPr>
            <w:noProof/>
            <w:webHidden/>
          </w:rPr>
        </w:r>
        <w:r>
          <w:rPr>
            <w:noProof/>
            <w:webHidden/>
          </w:rPr>
          <w:fldChar w:fldCharType="separate"/>
        </w:r>
        <w:r>
          <w:rPr>
            <w:noProof/>
            <w:webHidden/>
          </w:rPr>
          <w:t>3</w:t>
        </w:r>
        <w:r>
          <w:rPr>
            <w:noProof/>
            <w:webHidden/>
          </w:rPr>
          <w:fldChar w:fldCharType="end"/>
        </w:r>
      </w:hyperlink>
    </w:p>
    <w:p w14:paraId="3E38D2FF" w14:textId="00279D0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29" w:history="1">
        <w:r w:rsidRPr="00673DED">
          <w:rPr>
            <w:rStyle w:val="Hyperlink"/>
            <w:rFonts w:eastAsia="Times New Roman"/>
            <w:noProof/>
          </w:rPr>
          <w:t>1.7</w:t>
        </w:r>
        <w:r>
          <w:rPr>
            <w:rFonts w:eastAsiaTheme="minorEastAsia" w:cstheme="minorBidi"/>
            <w:b w:val="0"/>
            <w:bCs w:val="0"/>
            <w:smallCaps w:val="0"/>
            <w:noProof/>
            <w:sz w:val="24"/>
            <w:szCs w:val="24"/>
            <w:lang w:eastAsia="en-GB"/>
          </w:rPr>
          <w:tab/>
        </w:r>
        <w:r w:rsidRPr="00673DED">
          <w:rPr>
            <w:rStyle w:val="Hyperlink"/>
            <w:rFonts w:eastAsia="Times New Roman"/>
            <w:noProof/>
          </w:rPr>
          <w:t>Python</w:t>
        </w:r>
        <w:r>
          <w:rPr>
            <w:noProof/>
            <w:webHidden/>
          </w:rPr>
          <w:tab/>
        </w:r>
        <w:r>
          <w:rPr>
            <w:noProof/>
            <w:webHidden/>
          </w:rPr>
          <w:fldChar w:fldCharType="begin"/>
        </w:r>
        <w:r>
          <w:rPr>
            <w:noProof/>
            <w:webHidden/>
          </w:rPr>
          <w:instrText xml:space="preserve"> PAGEREF _Toc236217329 \h </w:instrText>
        </w:r>
        <w:r>
          <w:rPr>
            <w:noProof/>
            <w:webHidden/>
          </w:rPr>
        </w:r>
        <w:r>
          <w:rPr>
            <w:noProof/>
            <w:webHidden/>
          </w:rPr>
          <w:fldChar w:fldCharType="separate"/>
        </w:r>
        <w:r>
          <w:rPr>
            <w:noProof/>
            <w:webHidden/>
          </w:rPr>
          <w:t>3</w:t>
        </w:r>
        <w:r>
          <w:rPr>
            <w:noProof/>
            <w:webHidden/>
          </w:rPr>
          <w:fldChar w:fldCharType="end"/>
        </w:r>
      </w:hyperlink>
    </w:p>
    <w:p w14:paraId="2503656B" w14:textId="1E167D4E"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30" w:history="1">
        <w:r w:rsidRPr="00673DED">
          <w:rPr>
            <w:rStyle w:val="Hyperlink"/>
            <w:rFonts w:eastAsia="Times New Roman"/>
            <w:noProof/>
          </w:rPr>
          <w:t>1.8</w:t>
        </w:r>
        <w:r>
          <w:rPr>
            <w:rFonts w:eastAsiaTheme="minorEastAsia" w:cstheme="minorBidi"/>
            <w:b w:val="0"/>
            <w:bCs w:val="0"/>
            <w:smallCaps w:val="0"/>
            <w:noProof/>
            <w:sz w:val="24"/>
            <w:szCs w:val="24"/>
            <w:lang w:eastAsia="en-GB"/>
          </w:rPr>
          <w:tab/>
        </w:r>
        <w:r w:rsidRPr="00673DED">
          <w:rPr>
            <w:rStyle w:val="Hyperlink"/>
            <w:rFonts w:eastAsia="Times New Roman"/>
            <w:noProof/>
          </w:rPr>
          <w:t>Other Programming Languages</w:t>
        </w:r>
        <w:r>
          <w:rPr>
            <w:noProof/>
            <w:webHidden/>
          </w:rPr>
          <w:tab/>
        </w:r>
        <w:r>
          <w:rPr>
            <w:noProof/>
            <w:webHidden/>
          </w:rPr>
          <w:fldChar w:fldCharType="begin"/>
        </w:r>
        <w:r>
          <w:rPr>
            <w:noProof/>
            <w:webHidden/>
          </w:rPr>
          <w:instrText xml:space="preserve"> PAGEREF _Toc236217330 \h </w:instrText>
        </w:r>
        <w:r>
          <w:rPr>
            <w:noProof/>
            <w:webHidden/>
          </w:rPr>
        </w:r>
        <w:r>
          <w:rPr>
            <w:noProof/>
            <w:webHidden/>
          </w:rPr>
          <w:fldChar w:fldCharType="separate"/>
        </w:r>
        <w:r>
          <w:rPr>
            <w:noProof/>
            <w:webHidden/>
          </w:rPr>
          <w:t>3</w:t>
        </w:r>
        <w:r>
          <w:rPr>
            <w:noProof/>
            <w:webHidden/>
          </w:rPr>
          <w:fldChar w:fldCharType="end"/>
        </w:r>
      </w:hyperlink>
    </w:p>
    <w:p w14:paraId="0E56791D" w14:textId="116DDD7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31" w:history="1">
        <w:r w:rsidRPr="00673DED">
          <w:rPr>
            <w:rStyle w:val="Hyperlink"/>
            <w:rFonts w:eastAsia="Times New Roman"/>
            <w:noProof/>
          </w:rPr>
          <w:t>1.9</w:t>
        </w:r>
        <w:r>
          <w:rPr>
            <w:rFonts w:eastAsiaTheme="minorEastAsia" w:cstheme="minorBidi"/>
            <w:b w:val="0"/>
            <w:bCs w:val="0"/>
            <w:smallCaps w:val="0"/>
            <w:noProof/>
            <w:sz w:val="24"/>
            <w:szCs w:val="24"/>
            <w:lang w:eastAsia="en-GB"/>
          </w:rPr>
          <w:tab/>
        </w:r>
        <w:r w:rsidRPr="00673DED">
          <w:rPr>
            <w:rStyle w:val="Hyperlink"/>
            <w:rFonts w:eastAsia="Times New Roman"/>
            <w:noProof/>
          </w:rPr>
          <w:t>Big Data Technologies</w:t>
        </w:r>
        <w:r>
          <w:rPr>
            <w:noProof/>
            <w:webHidden/>
          </w:rPr>
          <w:tab/>
        </w:r>
        <w:r>
          <w:rPr>
            <w:noProof/>
            <w:webHidden/>
          </w:rPr>
          <w:fldChar w:fldCharType="begin"/>
        </w:r>
        <w:r>
          <w:rPr>
            <w:noProof/>
            <w:webHidden/>
          </w:rPr>
          <w:instrText xml:space="preserve"> PAGEREF _Toc236217331 \h </w:instrText>
        </w:r>
        <w:r>
          <w:rPr>
            <w:noProof/>
            <w:webHidden/>
          </w:rPr>
        </w:r>
        <w:r>
          <w:rPr>
            <w:noProof/>
            <w:webHidden/>
          </w:rPr>
          <w:fldChar w:fldCharType="separate"/>
        </w:r>
        <w:r>
          <w:rPr>
            <w:noProof/>
            <w:webHidden/>
          </w:rPr>
          <w:t>4</w:t>
        </w:r>
        <w:r>
          <w:rPr>
            <w:noProof/>
            <w:webHidden/>
          </w:rPr>
          <w:fldChar w:fldCharType="end"/>
        </w:r>
      </w:hyperlink>
    </w:p>
    <w:p w14:paraId="26710CB4" w14:textId="156E80B1"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32" w:history="1">
        <w:r w:rsidRPr="00673DED">
          <w:rPr>
            <w:rStyle w:val="Hyperlink"/>
            <w:rFonts w:eastAsia="Times New Roman"/>
            <w:noProof/>
          </w:rPr>
          <w:t>1.10</w:t>
        </w:r>
        <w:r>
          <w:rPr>
            <w:rFonts w:eastAsiaTheme="minorEastAsia" w:cstheme="minorBidi"/>
            <w:b w:val="0"/>
            <w:bCs w:val="0"/>
            <w:smallCaps w:val="0"/>
            <w:noProof/>
            <w:sz w:val="24"/>
            <w:szCs w:val="24"/>
            <w:lang w:eastAsia="en-GB"/>
          </w:rPr>
          <w:tab/>
        </w:r>
        <w:r w:rsidRPr="00673DED">
          <w:rPr>
            <w:rStyle w:val="Hyperlink"/>
            <w:rFonts w:eastAsia="Times New Roman"/>
            <w:noProof/>
          </w:rPr>
          <w:t>Business Intelligence and Visualization Tools</w:t>
        </w:r>
        <w:r>
          <w:rPr>
            <w:noProof/>
            <w:webHidden/>
          </w:rPr>
          <w:tab/>
        </w:r>
        <w:r>
          <w:rPr>
            <w:noProof/>
            <w:webHidden/>
          </w:rPr>
          <w:fldChar w:fldCharType="begin"/>
        </w:r>
        <w:r>
          <w:rPr>
            <w:noProof/>
            <w:webHidden/>
          </w:rPr>
          <w:instrText xml:space="preserve"> PAGEREF _Toc236217332 \h </w:instrText>
        </w:r>
        <w:r>
          <w:rPr>
            <w:noProof/>
            <w:webHidden/>
          </w:rPr>
        </w:r>
        <w:r>
          <w:rPr>
            <w:noProof/>
            <w:webHidden/>
          </w:rPr>
          <w:fldChar w:fldCharType="separate"/>
        </w:r>
        <w:r>
          <w:rPr>
            <w:noProof/>
            <w:webHidden/>
          </w:rPr>
          <w:t>4</w:t>
        </w:r>
        <w:r>
          <w:rPr>
            <w:noProof/>
            <w:webHidden/>
          </w:rPr>
          <w:fldChar w:fldCharType="end"/>
        </w:r>
      </w:hyperlink>
    </w:p>
    <w:p w14:paraId="5A010D96" w14:textId="36111736"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33" w:history="1">
        <w:r w:rsidRPr="00673DED">
          <w:rPr>
            <w:rStyle w:val="Hyperlink"/>
            <w:rFonts w:eastAsia="Times New Roman"/>
            <w:noProof/>
          </w:rPr>
          <w:t>1.11</w:t>
        </w:r>
        <w:r>
          <w:rPr>
            <w:rFonts w:eastAsiaTheme="minorEastAsia" w:cstheme="minorBidi"/>
            <w:b w:val="0"/>
            <w:bCs w:val="0"/>
            <w:smallCaps w:val="0"/>
            <w:noProof/>
            <w:sz w:val="24"/>
            <w:szCs w:val="24"/>
            <w:lang w:eastAsia="en-GB"/>
          </w:rPr>
          <w:tab/>
        </w:r>
        <w:r w:rsidRPr="00673DED">
          <w:rPr>
            <w:rStyle w:val="Hyperlink"/>
            <w:rFonts w:eastAsia="Times New Roman"/>
            <w:noProof/>
          </w:rPr>
          <w:t>Essential Soft Skills</w:t>
        </w:r>
        <w:r>
          <w:rPr>
            <w:noProof/>
            <w:webHidden/>
          </w:rPr>
          <w:tab/>
        </w:r>
        <w:r>
          <w:rPr>
            <w:noProof/>
            <w:webHidden/>
          </w:rPr>
          <w:fldChar w:fldCharType="begin"/>
        </w:r>
        <w:r>
          <w:rPr>
            <w:noProof/>
            <w:webHidden/>
          </w:rPr>
          <w:instrText xml:space="preserve"> PAGEREF _Toc236217333 \h </w:instrText>
        </w:r>
        <w:r>
          <w:rPr>
            <w:noProof/>
            <w:webHidden/>
          </w:rPr>
        </w:r>
        <w:r>
          <w:rPr>
            <w:noProof/>
            <w:webHidden/>
          </w:rPr>
          <w:fldChar w:fldCharType="separate"/>
        </w:r>
        <w:r>
          <w:rPr>
            <w:noProof/>
            <w:webHidden/>
          </w:rPr>
          <w:t>4</w:t>
        </w:r>
        <w:r>
          <w:rPr>
            <w:noProof/>
            <w:webHidden/>
          </w:rPr>
          <w:fldChar w:fldCharType="end"/>
        </w:r>
      </w:hyperlink>
    </w:p>
    <w:p w14:paraId="7573162B" w14:textId="479E196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34" w:history="1">
        <w:r w:rsidRPr="00673DED">
          <w:rPr>
            <w:rStyle w:val="Hyperlink"/>
            <w:rFonts w:eastAsia="Times New Roman"/>
            <w:noProof/>
          </w:rPr>
          <w:t>1.12</w:t>
        </w:r>
        <w:r>
          <w:rPr>
            <w:rFonts w:eastAsiaTheme="minorEastAsia" w:cstheme="minorBidi"/>
            <w:b w:val="0"/>
            <w:bCs w:val="0"/>
            <w:smallCaps w:val="0"/>
            <w:noProof/>
            <w:sz w:val="24"/>
            <w:szCs w:val="24"/>
            <w:lang w:eastAsia="en-GB"/>
          </w:rPr>
          <w:tab/>
        </w:r>
        <w:r w:rsidRPr="00673DED">
          <w:rPr>
            <w:rStyle w:val="Hyperlink"/>
            <w:rFonts w:eastAsia="Times New Roman"/>
            <w:noProof/>
          </w:rPr>
          <w:t>Starting a Career in Data Science</w:t>
        </w:r>
        <w:r>
          <w:rPr>
            <w:noProof/>
            <w:webHidden/>
          </w:rPr>
          <w:tab/>
        </w:r>
        <w:r>
          <w:rPr>
            <w:noProof/>
            <w:webHidden/>
          </w:rPr>
          <w:fldChar w:fldCharType="begin"/>
        </w:r>
        <w:r>
          <w:rPr>
            <w:noProof/>
            <w:webHidden/>
          </w:rPr>
          <w:instrText xml:space="preserve"> PAGEREF _Toc236217334 \h </w:instrText>
        </w:r>
        <w:r>
          <w:rPr>
            <w:noProof/>
            <w:webHidden/>
          </w:rPr>
        </w:r>
        <w:r>
          <w:rPr>
            <w:noProof/>
            <w:webHidden/>
          </w:rPr>
          <w:fldChar w:fldCharType="separate"/>
        </w:r>
        <w:r>
          <w:rPr>
            <w:noProof/>
            <w:webHidden/>
          </w:rPr>
          <w:t>4</w:t>
        </w:r>
        <w:r>
          <w:rPr>
            <w:noProof/>
            <w:webHidden/>
          </w:rPr>
          <w:fldChar w:fldCharType="end"/>
        </w:r>
      </w:hyperlink>
    </w:p>
    <w:p w14:paraId="5B26784A" w14:textId="4B694CD1"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35" w:history="1">
        <w:r w:rsidRPr="00673DED">
          <w:rPr>
            <w:rStyle w:val="Hyperlink"/>
            <w:rFonts w:eastAsia="Times New Roman"/>
            <w:noProof/>
          </w:rPr>
          <w:t>1.13</w:t>
        </w:r>
        <w:r>
          <w:rPr>
            <w:rFonts w:eastAsiaTheme="minorEastAsia" w:cstheme="minorBidi"/>
            <w:b w:val="0"/>
            <w:bCs w:val="0"/>
            <w:smallCaps w:val="0"/>
            <w:noProof/>
            <w:sz w:val="24"/>
            <w:szCs w:val="24"/>
            <w:lang w:eastAsia="en-GB"/>
          </w:rPr>
          <w:tab/>
        </w:r>
        <w:r w:rsidRPr="00673DED">
          <w:rPr>
            <w:rStyle w:val="Hyperlink"/>
            <w:rFonts w:eastAsia="Times New Roman"/>
            <w:noProof/>
          </w:rPr>
          <w:t>Career Growth Opportunities</w:t>
        </w:r>
        <w:r>
          <w:rPr>
            <w:noProof/>
            <w:webHidden/>
          </w:rPr>
          <w:tab/>
        </w:r>
        <w:r>
          <w:rPr>
            <w:noProof/>
            <w:webHidden/>
          </w:rPr>
          <w:fldChar w:fldCharType="begin"/>
        </w:r>
        <w:r>
          <w:rPr>
            <w:noProof/>
            <w:webHidden/>
          </w:rPr>
          <w:instrText xml:space="preserve"> PAGEREF _Toc236217335 \h </w:instrText>
        </w:r>
        <w:r>
          <w:rPr>
            <w:noProof/>
            <w:webHidden/>
          </w:rPr>
        </w:r>
        <w:r>
          <w:rPr>
            <w:noProof/>
            <w:webHidden/>
          </w:rPr>
          <w:fldChar w:fldCharType="separate"/>
        </w:r>
        <w:r>
          <w:rPr>
            <w:noProof/>
            <w:webHidden/>
          </w:rPr>
          <w:t>5</w:t>
        </w:r>
        <w:r>
          <w:rPr>
            <w:noProof/>
            <w:webHidden/>
          </w:rPr>
          <w:fldChar w:fldCharType="end"/>
        </w:r>
      </w:hyperlink>
    </w:p>
    <w:p w14:paraId="6DE194B5" w14:textId="2EF620A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36" w:history="1">
        <w:r w:rsidRPr="00673DED">
          <w:rPr>
            <w:rStyle w:val="Hyperlink"/>
            <w:rFonts w:eastAsia="Times New Roman"/>
            <w:noProof/>
          </w:rPr>
          <w:t>1.14</w:t>
        </w:r>
        <w:r>
          <w:rPr>
            <w:rFonts w:eastAsiaTheme="minorEastAsia" w:cstheme="minorBidi"/>
            <w:b w:val="0"/>
            <w:bCs w:val="0"/>
            <w:smallCaps w:val="0"/>
            <w:noProof/>
            <w:sz w:val="24"/>
            <w:szCs w:val="24"/>
            <w:lang w:eastAsia="en-GB"/>
          </w:rPr>
          <w:tab/>
        </w:r>
        <w:r w:rsidRPr="00673DED">
          <w:rPr>
            <w:rStyle w:val="Hyperlink"/>
            <w:rFonts w:eastAsia="Times New Roman"/>
            <w:noProof/>
          </w:rPr>
          <w:t>Key Takeaways</w:t>
        </w:r>
        <w:r>
          <w:rPr>
            <w:noProof/>
            <w:webHidden/>
          </w:rPr>
          <w:tab/>
        </w:r>
        <w:r>
          <w:rPr>
            <w:noProof/>
            <w:webHidden/>
          </w:rPr>
          <w:fldChar w:fldCharType="begin"/>
        </w:r>
        <w:r>
          <w:rPr>
            <w:noProof/>
            <w:webHidden/>
          </w:rPr>
          <w:instrText xml:space="preserve"> PAGEREF _Toc236217336 \h </w:instrText>
        </w:r>
        <w:r>
          <w:rPr>
            <w:noProof/>
            <w:webHidden/>
          </w:rPr>
        </w:r>
        <w:r>
          <w:rPr>
            <w:noProof/>
            <w:webHidden/>
          </w:rPr>
          <w:fldChar w:fldCharType="separate"/>
        </w:r>
        <w:r>
          <w:rPr>
            <w:noProof/>
            <w:webHidden/>
          </w:rPr>
          <w:t>5</w:t>
        </w:r>
        <w:r>
          <w:rPr>
            <w:noProof/>
            <w:webHidden/>
          </w:rPr>
          <w:fldChar w:fldCharType="end"/>
        </w:r>
      </w:hyperlink>
    </w:p>
    <w:p w14:paraId="0212DE31" w14:textId="174AAAEE"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337" w:history="1">
        <w:r w:rsidRPr="00673DED">
          <w:rPr>
            <w:rStyle w:val="Hyperlink"/>
            <w:rFonts w:cstheme="majorBidi"/>
            <w:noProof/>
          </w:rPr>
          <w:t>2</w:t>
        </w:r>
        <w:r>
          <w:rPr>
            <w:rFonts w:eastAsiaTheme="minorEastAsia" w:cstheme="minorBidi"/>
            <w:b w:val="0"/>
            <w:bCs w:val="0"/>
            <w:caps w:val="0"/>
            <w:noProof/>
            <w:sz w:val="24"/>
            <w:szCs w:val="24"/>
            <w:u w:val="none"/>
            <w:lang w:eastAsia="en-GB"/>
          </w:rPr>
          <w:tab/>
        </w:r>
        <w:r w:rsidRPr="00673DED">
          <w:rPr>
            <w:rStyle w:val="Hyperlink"/>
            <w:rFonts w:cstheme="majorBidi"/>
            <w:noProof/>
          </w:rPr>
          <w:t>Build Your Portfolio</w:t>
        </w:r>
        <w:r>
          <w:rPr>
            <w:noProof/>
            <w:webHidden/>
          </w:rPr>
          <w:tab/>
        </w:r>
        <w:r>
          <w:rPr>
            <w:noProof/>
            <w:webHidden/>
          </w:rPr>
          <w:fldChar w:fldCharType="begin"/>
        </w:r>
        <w:r>
          <w:rPr>
            <w:noProof/>
            <w:webHidden/>
          </w:rPr>
          <w:instrText xml:space="preserve"> PAGEREF _Toc236217337 \h </w:instrText>
        </w:r>
        <w:r>
          <w:rPr>
            <w:noProof/>
            <w:webHidden/>
          </w:rPr>
        </w:r>
        <w:r>
          <w:rPr>
            <w:noProof/>
            <w:webHidden/>
          </w:rPr>
          <w:fldChar w:fldCharType="separate"/>
        </w:r>
        <w:r>
          <w:rPr>
            <w:noProof/>
            <w:webHidden/>
          </w:rPr>
          <w:t>5</w:t>
        </w:r>
        <w:r>
          <w:rPr>
            <w:noProof/>
            <w:webHidden/>
          </w:rPr>
          <w:fldChar w:fldCharType="end"/>
        </w:r>
      </w:hyperlink>
    </w:p>
    <w:p w14:paraId="28E2A9C9" w14:textId="68DD29EB"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38" w:history="1">
        <w:r w:rsidRPr="00673DED">
          <w:rPr>
            <w:rStyle w:val="Hyperlink"/>
            <w:noProof/>
          </w:rPr>
          <w:t>2.1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_Toc236217338 \h </w:instrText>
        </w:r>
        <w:r>
          <w:rPr>
            <w:noProof/>
            <w:webHidden/>
          </w:rPr>
        </w:r>
        <w:r>
          <w:rPr>
            <w:noProof/>
            <w:webHidden/>
          </w:rPr>
          <w:fldChar w:fldCharType="separate"/>
        </w:r>
        <w:r>
          <w:rPr>
            <w:noProof/>
            <w:webHidden/>
          </w:rPr>
          <w:t>5</w:t>
        </w:r>
        <w:r>
          <w:rPr>
            <w:noProof/>
            <w:webHidden/>
          </w:rPr>
          <w:fldChar w:fldCharType="end"/>
        </w:r>
      </w:hyperlink>
    </w:p>
    <w:p w14:paraId="1A984F67" w14:textId="54260E54"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39" w:history="1">
        <w:r w:rsidRPr="00673DED">
          <w:rPr>
            <w:rStyle w:val="Hyperlink"/>
            <w:noProof/>
          </w:rPr>
          <w:t>2.2</w:t>
        </w:r>
        <w:r>
          <w:rPr>
            <w:rFonts w:eastAsiaTheme="minorEastAsia" w:cstheme="minorBidi"/>
            <w:b w:val="0"/>
            <w:bCs w:val="0"/>
            <w:smallCaps w:val="0"/>
            <w:noProof/>
            <w:sz w:val="24"/>
            <w:szCs w:val="24"/>
            <w:lang w:eastAsia="en-GB"/>
          </w:rPr>
          <w:tab/>
        </w:r>
        <w:r w:rsidRPr="00673DED">
          <w:rPr>
            <w:rStyle w:val="Hyperlink"/>
            <w:noProof/>
          </w:rPr>
          <w:t>Importance of a Portfolio</w:t>
        </w:r>
        <w:r>
          <w:rPr>
            <w:noProof/>
            <w:webHidden/>
          </w:rPr>
          <w:tab/>
        </w:r>
        <w:r>
          <w:rPr>
            <w:noProof/>
            <w:webHidden/>
          </w:rPr>
          <w:fldChar w:fldCharType="begin"/>
        </w:r>
        <w:r>
          <w:rPr>
            <w:noProof/>
            <w:webHidden/>
          </w:rPr>
          <w:instrText xml:space="preserve"> PAGEREF _Toc236217339 \h </w:instrText>
        </w:r>
        <w:r>
          <w:rPr>
            <w:noProof/>
            <w:webHidden/>
          </w:rPr>
        </w:r>
        <w:r>
          <w:rPr>
            <w:noProof/>
            <w:webHidden/>
          </w:rPr>
          <w:fldChar w:fldCharType="separate"/>
        </w:r>
        <w:r>
          <w:rPr>
            <w:noProof/>
            <w:webHidden/>
          </w:rPr>
          <w:t>5</w:t>
        </w:r>
        <w:r>
          <w:rPr>
            <w:noProof/>
            <w:webHidden/>
          </w:rPr>
          <w:fldChar w:fldCharType="end"/>
        </w:r>
      </w:hyperlink>
    </w:p>
    <w:p w14:paraId="602AE28E" w14:textId="57A7B1CA"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40" w:history="1">
        <w:r w:rsidRPr="00673DED">
          <w:rPr>
            <w:rStyle w:val="Hyperlink"/>
            <w:noProof/>
          </w:rPr>
          <w:t>2.3</w:t>
        </w:r>
        <w:r>
          <w:rPr>
            <w:rFonts w:eastAsiaTheme="minorEastAsia" w:cstheme="minorBidi"/>
            <w:b w:val="0"/>
            <w:bCs w:val="0"/>
            <w:smallCaps w:val="0"/>
            <w:noProof/>
            <w:sz w:val="24"/>
            <w:szCs w:val="24"/>
            <w:lang w:eastAsia="en-GB"/>
          </w:rPr>
          <w:tab/>
        </w:r>
        <w:r w:rsidRPr="00673DED">
          <w:rPr>
            <w:rStyle w:val="Hyperlink"/>
            <w:noProof/>
          </w:rPr>
          <w:t>Projects to Include in a Portfolio</w:t>
        </w:r>
        <w:r>
          <w:rPr>
            <w:noProof/>
            <w:webHidden/>
          </w:rPr>
          <w:tab/>
        </w:r>
        <w:r>
          <w:rPr>
            <w:noProof/>
            <w:webHidden/>
          </w:rPr>
          <w:fldChar w:fldCharType="begin"/>
        </w:r>
        <w:r>
          <w:rPr>
            <w:noProof/>
            <w:webHidden/>
          </w:rPr>
          <w:instrText xml:space="preserve"> PAGEREF _Toc236217340 \h </w:instrText>
        </w:r>
        <w:r>
          <w:rPr>
            <w:noProof/>
            <w:webHidden/>
          </w:rPr>
        </w:r>
        <w:r>
          <w:rPr>
            <w:noProof/>
            <w:webHidden/>
          </w:rPr>
          <w:fldChar w:fldCharType="separate"/>
        </w:r>
        <w:r>
          <w:rPr>
            <w:noProof/>
            <w:webHidden/>
          </w:rPr>
          <w:t>6</w:t>
        </w:r>
        <w:r>
          <w:rPr>
            <w:noProof/>
            <w:webHidden/>
          </w:rPr>
          <w:fldChar w:fldCharType="end"/>
        </w:r>
      </w:hyperlink>
    </w:p>
    <w:p w14:paraId="68424E01" w14:textId="0F34FDF1"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41" w:history="1">
        <w:r w:rsidRPr="00673DED">
          <w:rPr>
            <w:rStyle w:val="Hyperlink"/>
            <w:noProof/>
          </w:rPr>
          <w:t>2.4</w:t>
        </w:r>
        <w:r>
          <w:rPr>
            <w:rFonts w:eastAsiaTheme="minorEastAsia" w:cstheme="minorBidi"/>
            <w:b w:val="0"/>
            <w:bCs w:val="0"/>
            <w:smallCaps w:val="0"/>
            <w:noProof/>
            <w:sz w:val="24"/>
            <w:szCs w:val="24"/>
            <w:lang w:eastAsia="en-GB"/>
          </w:rPr>
          <w:tab/>
        </w:r>
        <w:r w:rsidRPr="00673DED">
          <w:rPr>
            <w:rStyle w:val="Hyperlink"/>
            <w:noProof/>
          </w:rPr>
          <w:t>Additional Ideas for Portfolio Content</w:t>
        </w:r>
        <w:r>
          <w:rPr>
            <w:noProof/>
            <w:webHidden/>
          </w:rPr>
          <w:tab/>
        </w:r>
        <w:r>
          <w:rPr>
            <w:noProof/>
            <w:webHidden/>
          </w:rPr>
          <w:fldChar w:fldCharType="begin"/>
        </w:r>
        <w:r>
          <w:rPr>
            <w:noProof/>
            <w:webHidden/>
          </w:rPr>
          <w:instrText xml:space="preserve"> PAGEREF _Toc236217341 \h </w:instrText>
        </w:r>
        <w:r>
          <w:rPr>
            <w:noProof/>
            <w:webHidden/>
          </w:rPr>
        </w:r>
        <w:r>
          <w:rPr>
            <w:noProof/>
            <w:webHidden/>
          </w:rPr>
          <w:fldChar w:fldCharType="separate"/>
        </w:r>
        <w:r>
          <w:rPr>
            <w:noProof/>
            <w:webHidden/>
          </w:rPr>
          <w:t>6</w:t>
        </w:r>
        <w:r>
          <w:rPr>
            <w:noProof/>
            <w:webHidden/>
          </w:rPr>
          <w:fldChar w:fldCharType="end"/>
        </w:r>
      </w:hyperlink>
    </w:p>
    <w:p w14:paraId="52B77632" w14:textId="10B167FF"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42" w:history="1">
        <w:r w:rsidRPr="00673DED">
          <w:rPr>
            <w:rStyle w:val="Hyperlink"/>
            <w:noProof/>
          </w:rPr>
          <w:t>2.5</w:t>
        </w:r>
        <w:r>
          <w:rPr>
            <w:rFonts w:eastAsiaTheme="minorEastAsia" w:cstheme="minorBidi"/>
            <w:b w:val="0"/>
            <w:bCs w:val="0"/>
            <w:smallCaps w:val="0"/>
            <w:noProof/>
            <w:sz w:val="24"/>
            <w:szCs w:val="24"/>
            <w:lang w:eastAsia="en-GB"/>
          </w:rPr>
          <w:tab/>
        </w:r>
        <w:r w:rsidRPr="00673DED">
          <w:rPr>
            <w:rStyle w:val="Hyperlink"/>
            <w:noProof/>
          </w:rPr>
          <w:t>Steps to Build a Strong Portfolio</w:t>
        </w:r>
        <w:r>
          <w:rPr>
            <w:noProof/>
            <w:webHidden/>
          </w:rPr>
          <w:tab/>
        </w:r>
        <w:r>
          <w:rPr>
            <w:noProof/>
            <w:webHidden/>
          </w:rPr>
          <w:fldChar w:fldCharType="begin"/>
        </w:r>
        <w:r>
          <w:rPr>
            <w:noProof/>
            <w:webHidden/>
          </w:rPr>
          <w:instrText xml:space="preserve"> PAGEREF _Toc236217342 \h </w:instrText>
        </w:r>
        <w:r>
          <w:rPr>
            <w:noProof/>
            <w:webHidden/>
          </w:rPr>
        </w:r>
        <w:r>
          <w:rPr>
            <w:noProof/>
            <w:webHidden/>
          </w:rPr>
          <w:fldChar w:fldCharType="separate"/>
        </w:r>
        <w:r>
          <w:rPr>
            <w:noProof/>
            <w:webHidden/>
          </w:rPr>
          <w:t>7</w:t>
        </w:r>
        <w:r>
          <w:rPr>
            <w:noProof/>
            <w:webHidden/>
          </w:rPr>
          <w:fldChar w:fldCharType="end"/>
        </w:r>
      </w:hyperlink>
    </w:p>
    <w:p w14:paraId="633E4357" w14:textId="7BF9A4AA"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43" w:history="1">
        <w:r w:rsidRPr="00673DED">
          <w:rPr>
            <w:rStyle w:val="Hyperlink"/>
            <w:noProof/>
          </w:rPr>
          <w:t>2.5.1</w:t>
        </w:r>
        <w:r>
          <w:rPr>
            <w:rFonts w:eastAsiaTheme="minorEastAsia" w:cstheme="minorBidi"/>
            <w:smallCaps w:val="0"/>
            <w:noProof/>
            <w:sz w:val="24"/>
            <w:szCs w:val="24"/>
            <w:lang w:eastAsia="en-GB"/>
          </w:rPr>
          <w:tab/>
        </w:r>
        <w:r w:rsidRPr="00673DED">
          <w:rPr>
            <w:rStyle w:val="Hyperlink"/>
            <w:noProof/>
          </w:rPr>
          <w:t>Understand the Required Skills</w:t>
        </w:r>
        <w:r>
          <w:rPr>
            <w:noProof/>
            <w:webHidden/>
          </w:rPr>
          <w:tab/>
        </w:r>
        <w:r>
          <w:rPr>
            <w:noProof/>
            <w:webHidden/>
          </w:rPr>
          <w:fldChar w:fldCharType="begin"/>
        </w:r>
        <w:r>
          <w:rPr>
            <w:noProof/>
            <w:webHidden/>
          </w:rPr>
          <w:instrText xml:space="preserve"> PAGEREF _Toc236217343 \h </w:instrText>
        </w:r>
        <w:r>
          <w:rPr>
            <w:noProof/>
            <w:webHidden/>
          </w:rPr>
        </w:r>
        <w:r>
          <w:rPr>
            <w:noProof/>
            <w:webHidden/>
          </w:rPr>
          <w:fldChar w:fldCharType="separate"/>
        </w:r>
        <w:r>
          <w:rPr>
            <w:noProof/>
            <w:webHidden/>
          </w:rPr>
          <w:t>7</w:t>
        </w:r>
        <w:r>
          <w:rPr>
            <w:noProof/>
            <w:webHidden/>
          </w:rPr>
          <w:fldChar w:fldCharType="end"/>
        </w:r>
      </w:hyperlink>
    </w:p>
    <w:p w14:paraId="66AA3F03" w14:textId="2F14F535"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44" w:history="1">
        <w:r w:rsidRPr="00673DED">
          <w:rPr>
            <w:rStyle w:val="Hyperlink"/>
            <w:noProof/>
          </w:rPr>
          <w:t>2.5.2</w:t>
        </w:r>
        <w:r>
          <w:rPr>
            <w:rFonts w:eastAsiaTheme="minorEastAsia" w:cstheme="minorBidi"/>
            <w:smallCaps w:val="0"/>
            <w:noProof/>
            <w:sz w:val="24"/>
            <w:szCs w:val="24"/>
            <w:lang w:eastAsia="en-GB"/>
          </w:rPr>
          <w:tab/>
        </w:r>
        <w:r w:rsidRPr="00673DED">
          <w:rPr>
            <w:rStyle w:val="Hyperlink"/>
            <w:noProof/>
          </w:rPr>
          <w:t>Generate Project Ideas</w:t>
        </w:r>
        <w:r>
          <w:rPr>
            <w:noProof/>
            <w:webHidden/>
          </w:rPr>
          <w:tab/>
        </w:r>
        <w:r>
          <w:rPr>
            <w:noProof/>
            <w:webHidden/>
          </w:rPr>
          <w:fldChar w:fldCharType="begin"/>
        </w:r>
        <w:r>
          <w:rPr>
            <w:noProof/>
            <w:webHidden/>
          </w:rPr>
          <w:instrText xml:space="preserve"> PAGEREF _Toc236217344 \h </w:instrText>
        </w:r>
        <w:r>
          <w:rPr>
            <w:noProof/>
            <w:webHidden/>
          </w:rPr>
        </w:r>
        <w:r>
          <w:rPr>
            <w:noProof/>
            <w:webHidden/>
          </w:rPr>
          <w:fldChar w:fldCharType="separate"/>
        </w:r>
        <w:r>
          <w:rPr>
            <w:noProof/>
            <w:webHidden/>
          </w:rPr>
          <w:t>7</w:t>
        </w:r>
        <w:r>
          <w:rPr>
            <w:noProof/>
            <w:webHidden/>
          </w:rPr>
          <w:fldChar w:fldCharType="end"/>
        </w:r>
      </w:hyperlink>
    </w:p>
    <w:p w14:paraId="2C405133" w14:textId="3FD10C06"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45" w:history="1">
        <w:r w:rsidRPr="00673DED">
          <w:rPr>
            <w:rStyle w:val="Hyperlink"/>
            <w:noProof/>
          </w:rPr>
          <w:t>2.5.3</w:t>
        </w:r>
        <w:r>
          <w:rPr>
            <w:rFonts w:eastAsiaTheme="minorEastAsia" w:cstheme="minorBidi"/>
            <w:smallCaps w:val="0"/>
            <w:noProof/>
            <w:sz w:val="24"/>
            <w:szCs w:val="24"/>
            <w:lang w:eastAsia="en-GB"/>
          </w:rPr>
          <w:tab/>
        </w:r>
        <w:r w:rsidRPr="00673DED">
          <w:rPr>
            <w:rStyle w:val="Hyperlink"/>
            <w:noProof/>
          </w:rPr>
          <w:t>Collect a Real-World Dataset</w:t>
        </w:r>
        <w:r>
          <w:rPr>
            <w:noProof/>
            <w:webHidden/>
          </w:rPr>
          <w:tab/>
        </w:r>
        <w:r>
          <w:rPr>
            <w:noProof/>
            <w:webHidden/>
          </w:rPr>
          <w:fldChar w:fldCharType="begin"/>
        </w:r>
        <w:r>
          <w:rPr>
            <w:noProof/>
            <w:webHidden/>
          </w:rPr>
          <w:instrText xml:space="preserve"> PAGEREF _Toc236217345 \h </w:instrText>
        </w:r>
        <w:r>
          <w:rPr>
            <w:noProof/>
            <w:webHidden/>
          </w:rPr>
        </w:r>
        <w:r>
          <w:rPr>
            <w:noProof/>
            <w:webHidden/>
          </w:rPr>
          <w:fldChar w:fldCharType="separate"/>
        </w:r>
        <w:r>
          <w:rPr>
            <w:noProof/>
            <w:webHidden/>
          </w:rPr>
          <w:t>7</w:t>
        </w:r>
        <w:r>
          <w:rPr>
            <w:noProof/>
            <w:webHidden/>
          </w:rPr>
          <w:fldChar w:fldCharType="end"/>
        </w:r>
      </w:hyperlink>
    </w:p>
    <w:p w14:paraId="3A77D5B6" w14:textId="5FF7CD10"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46" w:history="1">
        <w:r w:rsidRPr="00673DED">
          <w:rPr>
            <w:rStyle w:val="Hyperlink"/>
            <w:noProof/>
          </w:rPr>
          <w:t>2.5.4</w:t>
        </w:r>
        <w:r>
          <w:rPr>
            <w:rFonts w:eastAsiaTheme="minorEastAsia" w:cstheme="minorBidi"/>
            <w:smallCaps w:val="0"/>
            <w:noProof/>
            <w:sz w:val="24"/>
            <w:szCs w:val="24"/>
            <w:lang w:eastAsia="en-GB"/>
          </w:rPr>
          <w:tab/>
        </w:r>
        <w:r w:rsidRPr="00673DED">
          <w:rPr>
            <w:rStyle w:val="Hyperlink"/>
            <w:noProof/>
          </w:rPr>
          <w:t>Clean the Data and Perform Exploratory Data Analysis (EDA)</w:t>
        </w:r>
        <w:r>
          <w:rPr>
            <w:noProof/>
            <w:webHidden/>
          </w:rPr>
          <w:tab/>
        </w:r>
        <w:r>
          <w:rPr>
            <w:noProof/>
            <w:webHidden/>
          </w:rPr>
          <w:fldChar w:fldCharType="begin"/>
        </w:r>
        <w:r>
          <w:rPr>
            <w:noProof/>
            <w:webHidden/>
          </w:rPr>
          <w:instrText xml:space="preserve"> PAGEREF _Toc236217346 \h </w:instrText>
        </w:r>
        <w:r>
          <w:rPr>
            <w:noProof/>
            <w:webHidden/>
          </w:rPr>
        </w:r>
        <w:r>
          <w:rPr>
            <w:noProof/>
            <w:webHidden/>
          </w:rPr>
          <w:fldChar w:fldCharType="separate"/>
        </w:r>
        <w:r>
          <w:rPr>
            <w:noProof/>
            <w:webHidden/>
          </w:rPr>
          <w:t>7</w:t>
        </w:r>
        <w:r>
          <w:rPr>
            <w:noProof/>
            <w:webHidden/>
          </w:rPr>
          <w:fldChar w:fldCharType="end"/>
        </w:r>
      </w:hyperlink>
    </w:p>
    <w:p w14:paraId="224E8C33" w14:textId="73EF7972"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47" w:history="1">
        <w:r w:rsidRPr="00673DED">
          <w:rPr>
            <w:rStyle w:val="Hyperlink"/>
            <w:noProof/>
          </w:rPr>
          <w:t>2.5.5</w:t>
        </w:r>
        <w:r>
          <w:rPr>
            <w:rFonts w:eastAsiaTheme="minorEastAsia" w:cstheme="minorBidi"/>
            <w:smallCaps w:val="0"/>
            <w:noProof/>
            <w:sz w:val="24"/>
            <w:szCs w:val="24"/>
            <w:lang w:eastAsia="en-GB"/>
          </w:rPr>
          <w:tab/>
        </w:r>
        <w:r w:rsidRPr="00673DED">
          <w:rPr>
            <w:rStyle w:val="Hyperlink"/>
            <w:noProof/>
          </w:rPr>
          <w:t>Host Projects on GitHub</w:t>
        </w:r>
        <w:r>
          <w:rPr>
            <w:noProof/>
            <w:webHidden/>
          </w:rPr>
          <w:tab/>
        </w:r>
        <w:r>
          <w:rPr>
            <w:noProof/>
            <w:webHidden/>
          </w:rPr>
          <w:fldChar w:fldCharType="begin"/>
        </w:r>
        <w:r>
          <w:rPr>
            <w:noProof/>
            <w:webHidden/>
          </w:rPr>
          <w:instrText xml:space="preserve"> PAGEREF _Toc236217347 \h </w:instrText>
        </w:r>
        <w:r>
          <w:rPr>
            <w:noProof/>
            <w:webHidden/>
          </w:rPr>
        </w:r>
        <w:r>
          <w:rPr>
            <w:noProof/>
            <w:webHidden/>
          </w:rPr>
          <w:fldChar w:fldCharType="separate"/>
        </w:r>
        <w:r>
          <w:rPr>
            <w:noProof/>
            <w:webHidden/>
          </w:rPr>
          <w:t>8</w:t>
        </w:r>
        <w:r>
          <w:rPr>
            <w:noProof/>
            <w:webHidden/>
          </w:rPr>
          <w:fldChar w:fldCharType="end"/>
        </w:r>
      </w:hyperlink>
    </w:p>
    <w:p w14:paraId="3A653547" w14:textId="0665C2E8"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48" w:history="1">
        <w:r w:rsidRPr="00673DED">
          <w:rPr>
            <w:rStyle w:val="Hyperlink"/>
            <w:noProof/>
          </w:rPr>
          <w:t>2.6</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_Toc236217348 \h </w:instrText>
        </w:r>
        <w:r>
          <w:rPr>
            <w:noProof/>
            <w:webHidden/>
          </w:rPr>
        </w:r>
        <w:r>
          <w:rPr>
            <w:noProof/>
            <w:webHidden/>
          </w:rPr>
          <w:fldChar w:fldCharType="separate"/>
        </w:r>
        <w:r>
          <w:rPr>
            <w:noProof/>
            <w:webHidden/>
          </w:rPr>
          <w:t>8</w:t>
        </w:r>
        <w:r>
          <w:rPr>
            <w:noProof/>
            <w:webHidden/>
          </w:rPr>
          <w:fldChar w:fldCharType="end"/>
        </w:r>
      </w:hyperlink>
    </w:p>
    <w:p w14:paraId="57B9B9D6" w14:textId="69BEA1D4"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349" w:history="1">
        <w:r w:rsidRPr="00673DED">
          <w:rPr>
            <w:rStyle w:val="Hyperlink"/>
            <w:rFonts w:cstheme="majorBidi"/>
            <w:noProof/>
          </w:rPr>
          <w:t>3</w:t>
        </w:r>
        <w:r>
          <w:rPr>
            <w:rFonts w:eastAsiaTheme="minorEastAsia" w:cstheme="minorBidi"/>
            <w:b w:val="0"/>
            <w:bCs w:val="0"/>
            <w:caps w:val="0"/>
            <w:noProof/>
            <w:sz w:val="24"/>
            <w:szCs w:val="24"/>
            <w:u w:val="none"/>
            <w:lang w:eastAsia="en-GB"/>
          </w:rPr>
          <w:tab/>
        </w:r>
        <w:r w:rsidRPr="00673DED">
          <w:rPr>
            <w:rStyle w:val="Hyperlink"/>
            <w:rFonts w:cstheme="majorBidi"/>
            <w:noProof/>
          </w:rPr>
          <w:t>Drafting an Effective Resume</w:t>
        </w:r>
        <w:r>
          <w:rPr>
            <w:noProof/>
            <w:webHidden/>
          </w:rPr>
          <w:tab/>
        </w:r>
        <w:r>
          <w:rPr>
            <w:noProof/>
            <w:webHidden/>
          </w:rPr>
          <w:fldChar w:fldCharType="begin"/>
        </w:r>
        <w:r>
          <w:rPr>
            <w:noProof/>
            <w:webHidden/>
          </w:rPr>
          <w:instrText xml:space="preserve"> PAGEREF _Toc236217349 \h </w:instrText>
        </w:r>
        <w:r>
          <w:rPr>
            <w:noProof/>
            <w:webHidden/>
          </w:rPr>
        </w:r>
        <w:r>
          <w:rPr>
            <w:noProof/>
            <w:webHidden/>
          </w:rPr>
          <w:fldChar w:fldCharType="separate"/>
        </w:r>
        <w:r>
          <w:rPr>
            <w:noProof/>
            <w:webHidden/>
          </w:rPr>
          <w:t>8</w:t>
        </w:r>
        <w:r>
          <w:rPr>
            <w:noProof/>
            <w:webHidden/>
          </w:rPr>
          <w:fldChar w:fldCharType="end"/>
        </w:r>
      </w:hyperlink>
    </w:p>
    <w:p w14:paraId="0B1B26CE" w14:textId="013D1A3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50" w:history="1">
        <w:r w:rsidRPr="00673DED">
          <w:rPr>
            <w:rStyle w:val="Hyperlink"/>
            <w:noProof/>
          </w:rPr>
          <w:t>3.1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_Toc236217350 \h </w:instrText>
        </w:r>
        <w:r>
          <w:rPr>
            <w:noProof/>
            <w:webHidden/>
          </w:rPr>
        </w:r>
        <w:r>
          <w:rPr>
            <w:noProof/>
            <w:webHidden/>
          </w:rPr>
          <w:fldChar w:fldCharType="separate"/>
        </w:r>
        <w:r>
          <w:rPr>
            <w:noProof/>
            <w:webHidden/>
          </w:rPr>
          <w:t>8</w:t>
        </w:r>
        <w:r>
          <w:rPr>
            <w:noProof/>
            <w:webHidden/>
          </w:rPr>
          <w:fldChar w:fldCharType="end"/>
        </w:r>
      </w:hyperlink>
    </w:p>
    <w:p w14:paraId="2BAC5B11" w14:textId="282486AE"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51" w:history="1">
        <w:r w:rsidRPr="00673DED">
          <w:rPr>
            <w:rStyle w:val="Hyperlink"/>
            <w:noProof/>
          </w:rPr>
          <w:t>3.2</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_Toc236217351 \h </w:instrText>
        </w:r>
        <w:r>
          <w:rPr>
            <w:noProof/>
            <w:webHidden/>
          </w:rPr>
        </w:r>
        <w:r>
          <w:rPr>
            <w:noProof/>
            <w:webHidden/>
          </w:rPr>
          <w:fldChar w:fldCharType="separate"/>
        </w:r>
        <w:r>
          <w:rPr>
            <w:noProof/>
            <w:webHidden/>
          </w:rPr>
          <w:t>8</w:t>
        </w:r>
        <w:r>
          <w:rPr>
            <w:noProof/>
            <w:webHidden/>
          </w:rPr>
          <w:fldChar w:fldCharType="end"/>
        </w:r>
      </w:hyperlink>
    </w:p>
    <w:p w14:paraId="0E2E77CA" w14:textId="304BF964"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52" w:history="1">
        <w:r w:rsidRPr="00673DED">
          <w:rPr>
            <w:rStyle w:val="Hyperlink"/>
            <w:noProof/>
          </w:rPr>
          <w:t>3.3</w:t>
        </w:r>
        <w:r>
          <w:rPr>
            <w:rFonts w:eastAsiaTheme="minorEastAsia" w:cstheme="minorBidi"/>
            <w:b w:val="0"/>
            <w:bCs w:val="0"/>
            <w:smallCaps w:val="0"/>
            <w:noProof/>
            <w:sz w:val="24"/>
            <w:szCs w:val="24"/>
            <w:lang w:eastAsia="en-GB"/>
          </w:rPr>
          <w:tab/>
        </w:r>
        <w:r w:rsidRPr="00673DED">
          <w:rPr>
            <w:rStyle w:val="Hyperlink"/>
            <w:noProof/>
          </w:rPr>
          <w:t>Resume Writing Best Practices</w:t>
        </w:r>
        <w:r>
          <w:rPr>
            <w:noProof/>
            <w:webHidden/>
          </w:rPr>
          <w:tab/>
        </w:r>
        <w:r>
          <w:rPr>
            <w:noProof/>
            <w:webHidden/>
          </w:rPr>
          <w:fldChar w:fldCharType="begin"/>
        </w:r>
        <w:r>
          <w:rPr>
            <w:noProof/>
            <w:webHidden/>
          </w:rPr>
          <w:instrText xml:space="preserve"> PAGEREF _Toc236217352 \h </w:instrText>
        </w:r>
        <w:r>
          <w:rPr>
            <w:noProof/>
            <w:webHidden/>
          </w:rPr>
        </w:r>
        <w:r>
          <w:rPr>
            <w:noProof/>
            <w:webHidden/>
          </w:rPr>
          <w:fldChar w:fldCharType="separate"/>
        </w:r>
        <w:r>
          <w:rPr>
            <w:noProof/>
            <w:webHidden/>
          </w:rPr>
          <w:t>9</w:t>
        </w:r>
        <w:r>
          <w:rPr>
            <w:noProof/>
            <w:webHidden/>
          </w:rPr>
          <w:fldChar w:fldCharType="end"/>
        </w:r>
      </w:hyperlink>
    </w:p>
    <w:p w14:paraId="27B64757" w14:textId="5B9F9E3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53" w:history="1">
        <w:r w:rsidRPr="00673DED">
          <w:rPr>
            <w:rStyle w:val="Hyperlink"/>
            <w:noProof/>
          </w:rPr>
          <w:t>3.4</w:t>
        </w:r>
        <w:r>
          <w:rPr>
            <w:rFonts w:eastAsiaTheme="minorEastAsia" w:cstheme="minorBidi"/>
            <w:b w:val="0"/>
            <w:bCs w:val="0"/>
            <w:smallCaps w:val="0"/>
            <w:noProof/>
            <w:sz w:val="24"/>
            <w:szCs w:val="24"/>
            <w:lang w:eastAsia="en-GB"/>
          </w:rPr>
          <w:tab/>
        </w:r>
        <w:r w:rsidRPr="00673DED">
          <w:rPr>
            <w:rStyle w:val="Hyperlink"/>
            <w:noProof/>
          </w:rPr>
          <w:t>Resume Sections</w:t>
        </w:r>
        <w:r>
          <w:rPr>
            <w:noProof/>
            <w:webHidden/>
          </w:rPr>
          <w:tab/>
        </w:r>
        <w:r>
          <w:rPr>
            <w:noProof/>
            <w:webHidden/>
          </w:rPr>
          <w:fldChar w:fldCharType="begin"/>
        </w:r>
        <w:r>
          <w:rPr>
            <w:noProof/>
            <w:webHidden/>
          </w:rPr>
          <w:instrText xml:space="preserve"> PAGEREF _Toc236217353 \h </w:instrText>
        </w:r>
        <w:r>
          <w:rPr>
            <w:noProof/>
            <w:webHidden/>
          </w:rPr>
        </w:r>
        <w:r>
          <w:rPr>
            <w:noProof/>
            <w:webHidden/>
          </w:rPr>
          <w:fldChar w:fldCharType="separate"/>
        </w:r>
        <w:r>
          <w:rPr>
            <w:noProof/>
            <w:webHidden/>
          </w:rPr>
          <w:t>9</w:t>
        </w:r>
        <w:r>
          <w:rPr>
            <w:noProof/>
            <w:webHidden/>
          </w:rPr>
          <w:fldChar w:fldCharType="end"/>
        </w:r>
      </w:hyperlink>
    </w:p>
    <w:p w14:paraId="16DBAEF9" w14:textId="26003E69"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54" w:history="1">
        <w:r w:rsidRPr="00673DED">
          <w:rPr>
            <w:rStyle w:val="Hyperlink"/>
            <w:noProof/>
          </w:rPr>
          <w:t>3.4.1</w:t>
        </w:r>
        <w:r>
          <w:rPr>
            <w:rFonts w:eastAsiaTheme="minorEastAsia" w:cstheme="minorBidi"/>
            <w:smallCaps w:val="0"/>
            <w:noProof/>
            <w:sz w:val="24"/>
            <w:szCs w:val="24"/>
            <w:lang w:eastAsia="en-GB"/>
          </w:rPr>
          <w:tab/>
        </w:r>
        <w:r w:rsidRPr="00673DED">
          <w:rPr>
            <w:rStyle w:val="Hyperlink"/>
            <w:noProof/>
          </w:rPr>
          <w:t>Work Experience</w:t>
        </w:r>
        <w:r>
          <w:rPr>
            <w:noProof/>
            <w:webHidden/>
          </w:rPr>
          <w:tab/>
        </w:r>
        <w:r>
          <w:rPr>
            <w:noProof/>
            <w:webHidden/>
          </w:rPr>
          <w:fldChar w:fldCharType="begin"/>
        </w:r>
        <w:r>
          <w:rPr>
            <w:noProof/>
            <w:webHidden/>
          </w:rPr>
          <w:instrText xml:space="preserve"> PAGEREF _Toc236217354 \h </w:instrText>
        </w:r>
        <w:r>
          <w:rPr>
            <w:noProof/>
            <w:webHidden/>
          </w:rPr>
        </w:r>
        <w:r>
          <w:rPr>
            <w:noProof/>
            <w:webHidden/>
          </w:rPr>
          <w:fldChar w:fldCharType="separate"/>
        </w:r>
        <w:r>
          <w:rPr>
            <w:noProof/>
            <w:webHidden/>
          </w:rPr>
          <w:t>9</w:t>
        </w:r>
        <w:r>
          <w:rPr>
            <w:noProof/>
            <w:webHidden/>
          </w:rPr>
          <w:fldChar w:fldCharType="end"/>
        </w:r>
      </w:hyperlink>
    </w:p>
    <w:p w14:paraId="04D43C2F" w14:textId="73B2DD61"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55" w:history="1">
        <w:r w:rsidRPr="00673DED">
          <w:rPr>
            <w:rStyle w:val="Hyperlink"/>
            <w:noProof/>
          </w:rPr>
          <w:t>3.4.2</w:t>
        </w:r>
        <w:r>
          <w:rPr>
            <w:rFonts w:eastAsiaTheme="minorEastAsia" w:cstheme="minorBidi"/>
            <w:smallCaps w:val="0"/>
            <w:noProof/>
            <w:sz w:val="24"/>
            <w:szCs w:val="24"/>
            <w:lang w:eastAsia="en-GB"/>
          </w:rPr>
          <w:tab/>
        </w:r>
        <w:r w:rsidRPr="00673DED">
          <w:rPr>
            <w:rStyle w:val="Hyperlink"/>
            <w:noProof/>
          </w:rPr>
          <w:t>Projects</w:t>
        </w:r>
        <w:r>
          <w:rPr>
            <w:noProof/>
            <w:webHidden/>
          </w:rPr>
          <w:tab/>
        </w:r>
        <w:r>
          <w:rPr>
            <w:noProof/>
            <w:webHidden/>
          </w:rPr>
          <w:fldChar w:fldCharType="begin"/>
        </w:r>
        <w:r>
          <w:rPr>
            <w:noProof/>
            <w:webHidden/>
          </w:rPr>
          <w:instrText xml:space="preserve"> PAGEREF _Toc236217355 \h </w:instrText>
        </w:r>
        <w:r>
          <w:rPr>
            <w:noProof/>
            <w:webHidden/>
          </w:rPr>
        </w:r>
        <w:r>
          <w:rPr>
            <w:noProof/>
            <w:webHidden/>
          </w:rPr>
          <w:fldChar w:fldCharType="separate"/>
        </w:r>
        <w:r>
          <w:rPr>
            <w:noProof/>
            <w:webHidden/>
          </w:rPr>
          <w:t>10</w:t>
        </w:r>
        <w:r>
          <w:rPr>
            <w:noProof/>
            <w:webHidden/>
          </w:rPr>
          <w:fldChar w:fldCharType="end"/>
        </w:r>
      </w:hyperlink>
    </w:p>
    <w:p w14:paraId="5D15939D" w14:textId="4EFF2DF9"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56" w:history="1">
        <w:r w:rsidRPr="00673DED">
          <w:rPr>
            <w:rStyle w:val="Hyperlink"/>
            <w:noProof/>
          </w:rPr>
          <w:t>3.4.3</w:t>
        </w:r>
        <w:r>
          <w:rPr>
            <w:rFonts w:eastAsiaTheme="minorEastAsia" w:cstheme="minorBidi"/>
            <w:smallCaps w:val="0"/>
            <w:noProof/>
            <w:sz w:val="24"/>
            <w:szCs w:val="24"/>
            <w:lang w:eastAsia="en-GB"/>
          </w:rPr>
          <w:tab/>
        </w:r>
        <w:r w:rsidRPr="00673DED">
          <w:rPr>
            <w:rStyle w:val="Hyperlink"/>
            <w:noProof/>
          </w:rPr>
          <w:t>Skills</w:t>
        </w:r>
        <w:r>
          <w:rPr>
            <w:noProof/>
            <w:webHidden/>
          </w:rPr>
          <w:tab/>
        </w:r>
        <w:r>
          <w:rPr>
            <w:noProof/>
            <w:webHidden/>
          </w:rPr>
          <w:fldChar w:fldCharType="begin"/>
        </w:r>
        <w:r>
          <w:rPr>
            <w:noProof/>
            <w:webHidden/>
          </w:rPr>
          <w:instrText xml:space="preserve"> PAGEREF _Toc236217356 \h </w:instrText>
        </w:r>
        <w:r>
          <w:rPr>
            <w:noProof/>
            <w:webHidden/>
          </w:rPr>
        </w:r>
        <w:r>
          <w:rPr>
            <w:noProof/>
            <w:webHidden/>
          </w:rPr>
          <w:fldChar w:fldCharType="separate"/>
        </w:r>
        <w:r>
          <w:rPr>
            <w:noProof/>
            <w:webHidden/>
          </w:rPr>
          <w:t>10</w:t>
        </w:r>
        <w:r>
          <w:rPr>
            <w:noProof/>
            <w:webHidden/>
          </w:rPr>
          <w:fldChar w:fldCharType="end"/>
        </w:r>
      </w:hyperlink>
    </w:p>
    <w:p w14:paraId="1FCCE540" w14:textId="6E5CD28B"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57" w:history="1">
        <w:r w:rsidRPr="00673DED">
          <w:rPr>
            <w:rStyle w:val="Hyperlink"/>
            <w:noProof/>
          </w:rPr>
          <w:t>3.4.4</w:t>
        </w:r>
        <w:r>
          <w:rPr>
            <w:rFonts w:eastAsiaTheme="minorEastAsia" w:cstheme="minorBidi"/>
            <w:smallCaps w:val="0"/>
            <w:noProof/>
            <w:sz w:val="24"/>
            <w:szCs w:val="24"/>
            <w:lang w:eastAsia="en-GB"/>
          </w:rPr>
          <w:tab/>
        </w:r>
        <w:r w:rsidRPr="00673DED">
          <w:rPr>
            <w:rStyle w:val="Hyperlink"/>
            <w:noProof/>
          </w:rPr>
          <w:t>Education</w:t>
        </w:r>
        <w:r>
          <w:rPr>
            <w:noProof/>
            <w:webHidden/>
          </w:rPr>
          <w:tab/>
        </w:r>
        <w:r>
          <w:rPr>
            <w:noProof/>
            <w:webHidden/>
          </w:rPr>
          <w:fldChar w:fldCharType="begin"/>
        </w:r>
        <w:r>
          <w:rPr>
            <w:noProof/>
            <w:webHidden/>
          </w:rPr>
          <w:instrText xml:space="preserve"> PAGEREF _Toc236217357 \h </w:instrText>
        </w:r>
        <w:r>
          <w:rPr>
            <w:noProof/>
            <w:webHidden/>
          </w:rPr>
        </w:r>
        <w:r>
          <w:rPr>
            <w:noProof/>
            <w:webHidden/>
          </w:rPr>
          <w:fldChar w:fldCharType="separate"/>
        </w:r>
        <w:r>
          <w:rPr>
            <w:noProof/>
            <w:webHidden/>
          </w:rPr>
          <w:t>10</w:t>
        </w:r>
        <w:r>
          <w:rPr>
            <w:noProof/>
            <w:webHidden/>
          </w:rPr>
          <w:fldChar w:fldCharType="end"/>
        </w:r>
      </w:hyperlink>
    </w:p>
    <w:p w14:paraId="12837B5B" w14:textId="5598846F"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58" w:history="1">
        <w:r w:rsidRPr="00673DED">
          <w:rPr>
            <w:rStyle w:val="Hyperlink"/>
            <w:noProof/>
          </w:rPr>
          <w:t>3.4.5</w:t>
        </w:r>
        <w:r>
          <w:rPr>
            <w:rFonts w:eastAsiaTheme="minorEastAsia" w:cstheme="minorBidi"/>
            <w:smallCaps w:val="0"/>
            <w:noProof/>
            <w:sz w:val="24"/>
            <w:szCs w:val="24"/>
            <w:lang w:eastAsia="en-GB"/>
          </w:rPr>
          <w:tab/>
        </w:r>
        <w:r w:rsidRPr="00673DED">
          <w:rPr>
            <w:rStyle w:val="Hyperlink"/>
            <w:noProof/>
          </w:rPr>
          <w:t>Hobbies and Interests</w:t>
        </w:r>
        <w:r>
          <w:rPr>
            <w:noProof/>
            <w:webHidden/>
          </w:rPr>
          <w:tab/>
        </w:r>
        <w:r>
          <w:rPr>
            <w:noProof/>
            <w:webHidden/>
          </w:rPr>
          <w:fldChar w:fldCharType="begin"/>
        </w:r>
        <w:r>
          <w:rPr>
            <w:noProof/>
            <w:webHidden/>
          </w:rPr>
          <w:instrText xml:space="preserve"> PAGEREF _Toc236217358 \h </w:instrText>
        </w:r>
        <w:r>
          <w:rPr>
            <w:noProof/>
            <w:webHidden/>
          </w:rPr>
        </w:r>
        <w:r>
          <w:rPr>
            <w:noProof/>
            <w:webHidden/>
          </w:rPr>
          <w:fldChar w:fldCharType="separate"/>
        </w:r>
        <w:r>
          <w:rPr>
            <w:noProof/>
            <w:webHidden/>
          </w:rPr>
          <w:t>10</w:t>
        </w:r>
        <w:r>
          <w:rPr>
            <w:noProof/>
            <w:webHidden/>
          </w:rPr>
          <w:fldChar w:fldCharType="end"/>
        </w:r>
      </w:hyperlink>
    </w:p>
    <w:p w14:paraId="592000E3" w14:textId="2181349E"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59" w:history="1">
        <w:r w:rsidRPr="00673DED">
          <w:rPr>
            <w:rStyle w:val="Hyperlink"/>
            <w:noProof/>
          </w:rPr>
          <w:t>3.4.6</w:t>
        </w:r>
        <w:r>
          <w:rPr>
            <w:rFonts w:eastAsiaTheme="minorEastAsia" w:cstheme="minorBidi"/>
            <w:smallCaps w:val="0"/>
            <w:noProof/>
            <w:sz w:val="24"/>
            <w:szCs w:val="24"/>
            <w:lang w:eastAsia="en-GB"/>
          </w:rPr>
          <w:tab/>
        </w:r>
        <w:r w:rsidRPr="00673DED">
          <w:rPr>
            <w:rStyle w:val="Hyperlink"/>
            <w:noProof/>
          </w:rPr>
          <w:t>Additional Sections</w:t>
        </w:r>
        <w:r>
          <w:rPr>
            <w:noProof/>
            <w:webHidden/>
          </w:rPr>
          <w:tab/>
        </w:r>
        <w:r>
          <w:rPr>
            <w:noProof/>
            <w:webHidden/>
          </w:rPr>
          <w:fldChar w:fldCharType="begin"/>
        </w:r>
        <w:r>
          <w:rPr>
            <w:noProof/>
            <w:webHidden/>
          </w:rPr>
          <w:instrText xml:space="preserve"> PAGEREF _Toc236217359 \h </w:instrText>
        </w:r>
        <w:r>
          <w:rPr>
            <w:noProof/>
            <w:webHidden/>
          </w:rPr>
        </w:r>
        <w:r>
          <w:rPr>
            <w:noProof/>
            <w:webHidden/>
          </w:rPr>
          <w:fldChar w:fldCharType="separate"/>
        </w:r>
        <w:r>
          <w:rPr>
            <w:noProof/>
            <w:webHidden/>
          </w:rPr>
          <w:t>11</w:t>
        </w:r>
        <w:r>
          <w:rPr>
            <w:noProof/>
            <w:webHidden/>
          </w:rPr>
          <w:fldChar w:fldCharType="end"/>
        </w:r>
      </w:hyperlink>
    </w:p>
    <w:p w14:paraId="3BCEF276" w14:textId="600A228A"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60" w:history="1">
        <w:r w:rsidRPr="00673DED">
          <w:rPr>
            <w:rStyle w:val="Hyperlink"/>
            <w:noProof/>
          </w:rPr>
          <w:t>3.5</w:t>
        </w:r>
        <w:r>
          <w:rPr>
            <w:rFonts w:eastAsiaTheme="minorEastAsia" w:cstheme="minorBidi"/>
            <w:b w:val="0"/>
            <w:bCs w:val="0"/>
            <w:smallCaps w:val="0"/>
            <w:noProof/>
            <w:sz w:val="24"/>
            <w:szCs w:val="24"/>
            <w:lang w:eastAsia="en-GB"/>
          </w:rPr>
          <w:tab/>
        </w:r>
        <w:r w:rsidRPr="00673DED">
          <w:rPr>
            <w:rStyle w:val="Hyperlink"/>
            <w:noProof/>
          </w:rPr>
          <w:t>Communication Skills</w:t>
        </w:r>
        <w:r>
          <w:rPr>
            <w:noProof/>
            <w:webHidden/>
          </w:rPr>
          <w:tab/>
        </w:r>
        <w:r>
          <w:rPr>
            <w:noProof/>
            <w:webHidden/>
          </w:rPr>
          <w:fldChar w:fldCharType="begin"/>
        </w:r>
        <w:r>
          <w:rPr>
            <w:noProof/>
            <w:webHidden/>
          </w:rPr>
          <w:instrText xml:space="preserve"> PAGEREF _Toc236217360 \h </w:instrText>
        </w:r>
        <w:r>
          <w:rPr>
            <w:noProof/>
            <w:webHidden/>
          </w:rPr>
        </w:r>
        <w:r>
          <w:rPr>
            <w:noProof/>
            <w:webHidden/>
          </w:rPr>
          <w:fldChar w:fldCharType="separate"/>
        </w:r>
        <w:r>
          <w:rPr>
            <w:noProof/>
            <w:webHidden/>
          </w:rPr>
          <w:t>11</w:t>
        </w:r>
        <w:r>
          <w:rPr>
            <w:noProof/>
            <w:webHidden/>
          </w:rPr>
          <w:fldChar w:fldCharType="end"/>
        </w:r>
      </w:hyperlink>
    </w:p>
    <w:p w14:paraId="0D386539" w14:textId="33A0C64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61" w:history="1">
        <w:r w:rsidRPr="00673DED">
          <w:rPr>
            <w:rStyle w:val="Hyperlink"/>
            <w:noProof/>
          </w:rPr>
          <w:t>3.6</w:t>
        </w:r>
        <w:r>
          <w:rPr>
            <w:rFonts w:eastAsiaTheme="minorEastAsia" w:cstheme="minorBidi"/>
            <w:b w:val="0"/>
            <w:bCs w:val="0"/>
            <w:smallCaps w:val="0"/>
            <w:noProof/>
            <w:sz w:val="24"/>
            <w:szCs w:val="24"/>
            <w:lang w:eastAsia="en-GB"/>
          </w:rPr>
          <w:tab/>
        </w:r>
        <w:r w:rsidRPr="00673DED">
          <w:rPr>
            <w:rStyle w:val="Hyperlink"/>
            <w:noProof/>
          </w:rPr>
          <w:t>Creating an ATS-Friendly Resume</w:t>
        </w:r>
        <w:r>
          <w:rPr>
            <w:noProof/>
            <w:webHidden/>
          </w:rPr>
          <w:tab/>
        </w:r>
        <w:r>
          <w:rPr>
            <w:noProof/>
            <w:webHidden/>
          </w:rPr>
          <w:fldChar w:fldCharType="begin"/>
        </w:r>
        <w:r>
          <w:rPr>
            <w:noProof/>
            <w:webHidden/>
          </w:rPr>
          <w:instrText xml:space="preserve"> PAGEREF _Toc236217361 \h </w:instrText>
        </w:r>
        <w:r>
          <w:rPr>
            <w:noProof/>
            <w:webHidden/>
          </w:rPr>
        </w:r>
        <w:r>
          <w:rPr>
            <w:noProof/>
            <w:webHidden/>
          </w:rPr>
          <w:fldChar w:fldCharType="separate"/>
        </w:r>
        <w:r>
          <w:rPr>
            <w:noProof/>
            <w:webHidden/>
          </w:rPr>
          <w:t>11</w:t>
        </w:r>
        <w:r>
          <w:rPr>
            <w:noProof/>
            <w:webHidden/>
          </w:rPr>
          <w:fldChar w:fldCharType="end"/>
        </w:r>
      </w:hyperlink>
    </w:p>
    <w:p w14:paraId="478FF2B4" w14:textId="03801424"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62" w:history="1">
        <w:r w:rsidRPr="00673DED">
          <w:rPr>
            <w:rStyle w:val="Hyperlink"/>
            <w:noProof/>
          </w:rPr>
          <w:t>3.6.1</w:t>
        </w:r>
        <w:r>
          <w:rPr>
            <w:rFonts w:eastAsiaTheme="minorEastAsia" w:cstheme="minorBidi"/>
            <w:smallCaps w:val="0"/>
            <w:noProof/>
            <w:sz w:val="24"/>
            <w:szCs w:val="24"/>
            <w:lang w:eastAsia="en-GB"/>
          </w:rPr>
          <w:tab/>
        </w:r>
        <w:r w:rsidRPr="00673DED">
          <w:rPr>
            <w:rStyle w:val="Hyperlink"/>
            <w:noProof/>
          </w:rPr>
          <w:t>ATS-Friendly Resume Tips</w:t>
        </w:r>
        <w:r>
          <w:rPr>
            <w:noProof/>
            <w:webHidden/>
          </w:rPr>
          <w:tab/>
        </w:r>
        <w:r>
          <w:rPr>
            <w:noProof/>
            <w:webHidden/>
          </w:rPr>
          <w:fldChar w:fldCharType="begin"/>
        </w:r>
        <w:r>
          <w:rPr>
            <w:noProof/>
            <w:webHidden/>
          </w:rPr>
          <w:instrText xml:space="preserve"> PAGEREF _Toc236217362 \h </w:instrText>
        </w:r>
        <w:r>
          <w:rPr>
            <w:noProof/>
            <w:webHidden/>
          </w:rPr>
        </w:r>
        <w:r>
          <w:rPr>
            <w:noProof/>
            <w:webHidden/>
          </w:rPr>
          <w:fldChar w:fldCharType="separate"/>
        </w:r>
        <w:r>
          <w:rPr>
            <w:noProof/>
            <w:webHidden/>
          </w:rPr>
          <w:t>12</w:t>
        </w:r>
        <w:r>
          <w:rPr>
            <w:noProof/>
            <w:webHidden/>
          </w:rPr>
          <w:fldChar w:fldCharType="end"/>
        </w:r>
      </w:hyperlink>
    </w:p>
    <w:p w14:paraId="785EC9AA" w14:textId="5967D2F7"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63" w:history="1">
        <w:r w:rsidRPr="00673DED">
          <w:rPr>
            <w:rStyle w:val="Hyperlink"/>
            <w:noProof/>
          </w:rPr>
          <w:t>3.7</w:t>
        </w:r>
        <w:r>
          <w:rPr>
            <w:rFonts w:eastAsiaTheme="minorEastAsia" w:cstheme="minorBidi"/>
            <w:b w:val="0"/>
            <w:bCs w:val="0"/>
            <w:smallCaps w:val="0"/>
            <w:noProof/>
            <w:sz w:val="24"/>
            <w:szCs w:val="24"/>
            <w:lang w:eastAsia="en-GB"/>
          </w:rPr>
          <w:tab/>
        </w:r>
        <w:r w:rsidRPr="00673DED">
          <w:rPr>
            <w:rStyle w:val="Hyperlink"/>
            <w:noProof/>
          </w:rPr>
          <w:t>Optimizing a Resume for Search Engines (SEO)</w:t>
        </w:r>
        <w:r>
          <w:rPr>
            <w:noProof/>
            <w:webHidden/>
          </w:rPr>
          <w:tab/>
        </w:r>
        <w:r>
          <w:rPr>
            <w:noProof/>
            <w:webHidden/>
          </w:rPr>
          <w:fldChar w:fldCharType="begin"/>
        </w:r>
        <w:r>
          <w:rPr>
            <w:noProof/>
            <w:webHidden/>
          </w:rPr>
          <w:instrText xml:space="preserve"> PAGEREF _Toc236217363 \h </w:instrText>
        </w:r>
        <w:r>
          <w:rPr>
            <w:noProof/>
            <w:webHidden/>
          </w:rPr>
        </w:r>
        <w:r>
          <w:rPr>
            <w:noProof/>
            <w:webHidden/>
          </w:rPr>
          <w:fldChar w:fldCharType="separate"/>
        </w:r>
        <w:r>
          <w:rPr>
            <w:noProof/>
            <w:webHidden/>
          </w:rPr>
          <w:t>12</w:t>
        </w:r>
        <w:r>
          <w:rPr>
            <w:noProof/>
            <w:webHidden/>
          </w:rPr>
          <w:fldChar w:fldCharType="end"/>
        </w:r>
      </w:hyperlink>
    </w:p>
    <w:p w14:paraId="676B7CA3" w14:textId="6BC3C4E1"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64" w:history="1">
        <w:r w:rsidRPr="00673DED">
          <w:rPr>
            <w:rStyle w:val="Hyperlink"/>
            <w:noProof/>
          </w:rPr>
          <w:t>3.7.1</w:t>
        </w:r>
        <w:r>
          <w:rPr>
            <w:rFonts w:eastAsiaTheme="minorEastAsia" w:cstheme="minorBidi"/>
            <w:smallCaps w:val="0"/>
            <w:noProof/>
            <w:sz w:val="24"/>
            <w:szCs w:val="24"/>
            <w:lang w:eastAsia="en-GB"/>
          </w:rPr>
          <w:tab/>
        </w:r>
        <w:r w:rsidRPr="00673DED">
          <w:rPr>
            <w:rStyle w:val="Hyperlink"/>
            <w:noProof/>
          </w:rPr>
          <w:t>SEO Best Practices</w:t>
        </w:r>
        <w:r>
          <w:rPr>
            <w:noProof/>
            <w:webHidden/>
          </w:rPr>
          <w:tab/>
        </w:r>
        <w:r>
          <w:rPr>
            <w:noProof/>
            <w:webHidden/>
          </w:rPr>
          <w:fldChar w:fldCharType="begin"/>
        </w:r>
        <w:r>
          <w:rPr>
            <w:noProof/>
            <w:webHidden/>
          </w:rPr>
          <w:instrText xml:space="preserve"> PAGEREF _Toc236217364 \h </w:instrText>
        </w:r>
        <w:r>
          <w:rPr>
            <w:noProof/>
            <w:webHidden/>
          </w:rPr>
        </w:r>
        <w:r>
          <w:rPr>
            <w:noProof/>
            <w:webHidden/>
          </w:rPr>
          <w:fldChar w:fldCharType="separate"/>
        </w:r>
        <w:r>
          <w:rPr>
            <w:noProof/>
            <w:webHidden/>
          </w:rPr>
          <w:t>12</w:t>
        </w:r>
        <w:r>
          <w:rPr>
            <w:noProof/>
            <w:webHidden/>
          </w:rPr>
          <w:fldChar w:fldCharType="end"/>
        </w:r>
      </w:hyperlink>
    </w:p>
    <w:p w14:paraId="2199590D" w14:textId="4718F83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65" w:history="1">
        <w:r w:rsidRPr="00673DED">
          <w:rPr>
            <w:rStyle w:val="Hyperlink"/>
            <w:noProof/>
          </w:rPr>
          <w:t>3.8</w:t>
        </w:r>
        <w:r>
          <w:rPr>
            <w:rFonts w:eastAsiaTheme="minorEastAsia" w:cstheme="minorBidi"/>
            <w:b w:val="0"/>
            <w:bCs w:val="0"/>
            <w:smallCaps w:val="0"/>
            <w:noProof/>
            <w:sz w:val="24"/>
            <w:szCs w:val="24"/>
            <w:lang w:eastAsia="en-GB"/>
          </w:rPr>
          <w:tab/>
        </w:r>
        <w:r w:rsidRPr="00673DED">
          <w:rPr>
            <w:rStyle w:val="Hyperlink"/>
            <w:noProof/>
          </w:rPr>
          <w:t>Accessibility Best Practices</w:t>
        </w:r>
        <w:r>
          <w:rPr>
            <w:noProof/>
            <w:webHidden/>
          </w:rPr>
          <w:tab/>
        </w:r>
        <w:r>
          <w:rPr>
            <w:noProof/>
            <w:webHidden/>
          </w:rPr>
          <w:fldChar w:fldCharType="begin"/>
        </w:r>
        <w:r>
          <w:rPr>
            <w:noProof/>
            <w:webHidden/>
          </w:rPr>
          <w:instrText xml:space="preserve"> PAGEREF _Toc236217365 \h </w:instrText>
        </w:r>
        <w:r>
          <w:rPr>
            <w:noProof/>
            <w:webHidden/>
          </w:rPr>
        </w:r>
        <w:r>
          <w:rPr>
            <w:noProof/>
            <w:webHidden/>
          </w:rPr>
          <w:fldChar w:fldCharType="separate"/>
        </w:r>
        <w:r>
          <w:rPr>
            <w:noProof/>
            <w:webHidden/>
          </w:rPr>
          <w:t>12</w:t>
        </w:r>
        <w:r>
          <w:rPr>
            <w:noProof/>
            <w:webHidden/>
          </w:rPr>
          <w:fldChar w:fldCharType="end"/>
        </w:r>
      </w:hyperlink>
    </w:p>
    <w:p w14:paraId="12FA076A" w14:textId="45CE0780"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66" w:history="1">
        <w:r w:rsidRPr="00673DED">
          <w:rPr>
            <w:rStyle w:val="Hyperlink"/>
            <w:noProof/>
          </w:rPr>
          <w:t>3.9</w:t>
        </w:r>
        <w:r>
          <w:rPr>
            <w:rFonts w:eastAsiaTheme="minorEastAsia" w:cstheme="minorBidi"/>
            <w:b w:val="0"/>
            <w:bCs w:val="0"/>
            <w:smallCaps w:val="0"/>
            <w:noProof/>
            <w:sz w:val="24"/>
            <w:szCs w:val="24"/>
            <w:lang w:eastAsia="en-GB"/>
          </w:rPr>
          <w:tab/>
        </w:r>
        <w:r w:rsidRPr="00673DED">
          <w:rPr>
            <w:rStyle w:val="Hyperlink"/>
            <w:noProof/>
          </w:rPr>
          <w:t>Resume File Formats</w:t>
        </w:r>
        <w:r>
          <w:rPr>
            <w:noProof/>
            <w:webHidden/>
          </w:rPr>
          <w:tab/>
        </w:r>
        <w:r>
          <w:rPr>
            <w:noProof/>
            <w:webHidden/>
          </w:rPr>
          <w:fldChar w:fldCharType="begin"/>
        </w:r>
        <w:r>
          <w:rPr>
            <w:noProof/>
            <w:webHidden/>
          </w:rPr>
          <w:instrText xml:space="preserve"> PAGEREF _Toc236217366 \h </w:instrText>
        </w:r>
        <w:r>
          <w:rPr>
            <w:noProof/>
            <w:webHidden/>
          </w:rPr>
        </w:r>
        <w:r>
          <w:rPr>
            <w:noProof/>
            <w:webHidden/>
          </w:rPr>
          <w:fldChar w:fldCharType="separate"/>
        </w:r>
        <w:r>
          <w:rPr>
            <w:noProof/>
            <w:webHidden/>
          </w:rPr>
          <w:t>13</w:t>
        </w:r>
        <w:r>
          <w:rPr>
            <w:noProof/>
            <w:webHidden/>
          </w:rPr>
          <w:fldChar w:fldCharType="end"/>
        </w:r>
      </w:hyperlink>
    </w:p>
    <w:p w14:paraId="1CFB301F" w14:textId="5C1188CC"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67" w:history="1">
        <w:r w:rsidRPr="00673DED">
          <w:rPr>
            <w:rStyle w:val="Hyperlink"/>
            <w:noProof/>
          </w:rPr>
          <w:t>3.10</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_Toc236217367 \h </w:instrText>
        </w:r>
        <w:r>
          <w:rPr>
            <w:noProof/>
            <w:webHidden/>
          </w:rPr>
        </w:r>
        <w:r>
          <w:rPr>
            <w:noProof/>
            <w:webHidden/>
          </w:rPr>
          <w:fldChar w:fldCharType="separate"/>
        </w:r>
        <w:r>
          <w:rPr>
            <w:noProof/>
            <w:webHidden/>
          </w:rPr>
          <w:t>13</w:t>
        </w:r>
        <w:r>
          <w:rPr>
            <w:noProof/>
            <w:webHidden/>
          </w:rPr>
          <w:fldChar w:fldCharType="end"/>
        </w:r>
      </w:hyperlink>
    </w:p>
    <w:p w14:paraId="6B71DB18" w14:textId="23C4CC3F"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368" w:history="1">
        <w:r w:rsidRPr="00673DED">
          <w:rPr>
            <w:rStyle w:val="Hyperlink"/>
            <w:rFonts w:cstheme="majorBidi"/>
            <w:noProof/>
          </w:rPr>
          <w:t>4</w:t>
        </w:r>
        <w:r>
          <w:rPr>
            <w:rFonts w:eastAsiaTheme="minorEastAsia" w:cstheme="minorBidi"/>
            <w:b w:val="0"/>
            <w:bCs w:val="0"/>
            <w:caps w:val="0"/>
            <w:noProof/>
            <w:sz w:val="24"/>
            <w:szCs w:val="24"/>
            <w:u w:val="none"/>
            <w:lang w:eastAsia="en-GB"/>
          </w:rPr>
          <w:tab/>
        </w:r>
        <w:r w:rsidRPr="00673DED">
          <w:rPr>
            <w:rStyle w:val="Hyperlink"/>
            <w:rFonts w:cstheme="majorBidi"/>
            <w:noProof/>
          </w:rPr>
          <w:t>Expert Viewpoints: Attention-Getting Resumes</w:t>
        </w:r>
        <w:r>
          <w:rPr>
            <w:noProof/>
            <w:webHidden/>
          </w:rPr>
          <w:tab/>
        </w:r>
        <w:r>
          <w:rPr>
            <w:noProof/>
            <w:webHidden/>
          </w:rPr>
          <w:fldChar w:fldCharType="begin"/>
        </w:r>
        <w:r>
          <w:rPr>
            <w:noProof/>
            <w:webHidden/>
          </w:rPr>
          <w:instrText xml:space="preserve"> PAGEREF _Toc236217368 \h </w:instrText>
        </w:r>
        <w:r>
          <w:rPr>
            <w:noProof/>
            <w:webHidden/>
          </w:rPr>
        </w:r>
        <w:r>
          <w:rPr>
            <w:noProof/>
            <w:webHidden/>
          </w:rPr>
          <w:fldChar w:fldCharType="separate"/>
        </w:r>
        <w:r>
          <w:rPr>
            <w:noProof/>
            <w:webHidden/>
          </w:rPr>
          <w:t>13</w:t>
        </w:r>
        <w:r>
          <w:rPr>
            <w:noProof/>
            <w:webHidden/>
          </w:rPr>
          <w:fldChar w:fldCharType="end"/>
        </w:r>
      </w:hyperlink>
    </w:p>
    <w:p w14:paraId="09EF0CA7" w14:textId="52C5BD1E"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69" w:history="1">
        <w:r w:rsidRPr="00673DED">
          <w:rPr>
            <w:rStyle w:val="Hyperlink"/>
            <w:noProof/>
          </w:rPr>
          <w:t>4.1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_Toc236217369 \h </w:instrText>
        </w:r>
        <w:r>
          <w:rPr>
            <w:noProof/>
            <w:webHidden/>
          </w:rPr>
        </w:r>
        <w:r>
          <w:rPr>
            <w:noProof/>
            <w:webHidden/>
          </w:rPr>
          <w:fldChar w:fldCharType="separate"/>
        </w:r>
        <w:r>
          <w:rPr>
            <w:noProof/>
            <w:webHidden/>
          </w:rPr>
          <w:t>13</w:t>
        </w:r>
        <w:r>
          <w:rPr>
            <w:noProof/>
            <w:webHidden/>
          </w:rPr>
          <w:fldChar w:fldCharType="end"/>
        </w:r>
      </w:hyperlink>
    </w:p>
    <w:p w14:paraId="32C5098F" w14:textId="7F2E2E64"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0" w:history="1">
        <w:r w:rsidRPr="00673DED">
          <w:rPr>
            <w:rStyle w:val="Hyperlink"/>
            <w:noProof/>
          </w:rPr>
          <w:t>4.2</w:t>
        </w:r>
        <w:r>
          <w:rPr>
            <w:rFonts w:eastAsiaTheme="minorEastAsia" w:cstheme="minorBidi"/>
            <w:b w:val="0"/>
            <w:bCs w:val="0"/>
            <w:smallCaps w:val="0"/>
            <w:noProof/>
            <w:sz w:val="24"/>
            <w:szCs w:val="24"/>
            <w:lang w:eastAsia="en-GB"/>
          </w:rPr>
          <w:tab/>
        </w:r>
        <w:r w:rsidRPr="00673DED">
          <w:rPr>
            <w:rStyle w:val="Hyperlink"/>
            <w:noProof/>
          </w:rPr>
          <w:t>What Hiring Managers Look for in a Resume and Cover Letter</w:t>
        </w:r>
        <w:r>
          <w:rPr>
            <w:noProof/>
            <w:webHidden/>
          </w:rPr>
          <w:tab/>
        </w:r>
        <w:r>
          <w:rPr>
            <w:noProof/>
            <w:webHidden/>
          </w:rPr>
          <w:fldChar w:fldCharType="begin"/>
        </w:r>
        <w:r>
          <w:rPr>
            <w:noProof/>
            <w:webHidden/>
          </w:rPr>
          <w:instrText xml:space="preserve"> PAGEREF _Toc236217370 \h </w:instrText>
        </w:r>
        <w:r>
          <w:rPr>
            <w:noProof/>
            <w:webHidden/>
          </w:rPr>
        </w:r>
        <w:r>
          <w:rPr>
            <w:noProof/>
            <w:webHidden/>
          </w:rPr>
          <w:fldChar w:fldCharType="separate"/>
        </w:r>
        <w:r>
          <w:rPr>
            <w:noProof/>
            <w:webHidden/>
          </w:rPr>
          <w:t>13</w:t>
        </w:r>
        <w:r>
          <w:rPr>
            <w:noProof/>
            <w:webHidden/>
          </w:rPr>
          <w:fldChar w:fldCharType="end"/>
        </w:r>
      </w:hyperlink>
    </w:p>
    <w:p w14:paraId="4C0C70D7" w14:textId="5FFD47CF"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1" w:history="1">
        <w:r w:rsidRPr="00673DED">
          <w:rPr>
            <w:rStyle w:val="Hyperlink"/>
            <w:noProof/>
          </w:rPr>
          <w:t>4.3</w:t>
        </w:r>
        <w:r>
          <w:rPr>
            <w:rFonts w:eastAsiaTheme="minorEastAsia" w:cstheme="minorBidi"/>
            <w:b w:val="0"/>
            <w:bCs w:val="0"/>
            <w:smallCaps w:val="0"/>
            <w:noProof/>
            <w:sz w:val="24"/>
            <w:szCs w:val="24"/>
            <w:lang w:eastAsia="en-GB"/>
          </w:rPr>
          <w:tab/>
        </w:r>
        <w:r w:rsidRPr="00673DED">
          <w:rPr>
            <w:rStyle w:val="Hyperlink"/>
            <w:noProof/>
          </w:rPr>
          <w:t>Common Resume Mistakes</w:t>
        </w:r>
        <w:r>
          <w:rPr>
            <w:noProof/>
            <w:webHidden/>
          </w:rPr>
          <w:tab/>
        </w:r>
        <w:r>
          <w:rPr>
            <w:noProof/>
            <w:webHidden/>
          </w:rPr>
          <w:fldChar w:fldCharType="begin"/>
        </w:r>
        <w:r>
          <w:rPr>
            <w:noProof/>
            <w:webHidden/>
          </w:rPr>
          <w:instrText xml:space="preserve"> PAGEREF _Toc236217371 \h </w:instrText>
        </w:r>
        <w:r>
          <w:rPr>
            <w:noProof/>
            <w:webHidden/>
          </w:rPr>
        </w:r>
        <w:r>
          <w:rPr>
            <w:noProof/>
            <w:webHidden/>
          </w:rPr>
          <w:fldChar w:fldCharType="separate"/>
        </w:r>
        <w:r>
          <w:rPr>
            <w:noProof/>
            <w:webHidden/>
          </w:rPr>
          <w:t>14</w:t>
        </w:r>
        <w:r>
          <w:rPr>
            <w:noProof/>
            <w:webHidden/>
          </w:rPr>
          <w:fldChar w:fldCharType="end"/>
        </w:r>
      </w:hyperlink>
    </w:p>
    <w:p w14:paraId="1451C34C" w14:textId="5692F76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2" w:history="1">
        <w:r w:rsidRPr="00673DED">
          <w:rPr>
            <w:rStyle w:val="Hyperlink"/>
            <w:noProof/>
          </w:rPr>
          <w:t>4.4</w:t>
        </w:r>
        <w:r>
          <w:rPr>
            <w:rFonts w:eastAsiaTheme="minorEastAsia" w:cstheme="minorBidi"/>
            <w:b w:val="0"/>
            <w:bCs w:val="0"/>
            <w:smallCaps w:val="0"/>
            <w:noProof/>
            <w:sz w:val="24"/>
            <w:szCs w:val="24"/>
            <w:lang w:eastAsia="en-GB"/>
          </w:rPr>
          <w:tab/>
        </w:r>
        <w:r w:rsidRPr="00673DED">
          <w:rPr>
            <w:rStyle w:val="Hyperlink"/>
            <w:noProof/>
          </w:rPr>
          <w:t>Resume Design and Presentation</w:t>
        </w:r>
        <w:r>
          <w:rPr>
            <w:noProof/>
            <w:webHidden/>
          </w:rPr>
          <w:tab/>
        </w:r>
        <w:r>
          <w:rPr>
            <w:noProof/>
            <w:webHidden/>
          </w:rPr>
          <w:fldChar w:fldCharType="begin"/>
        </w:r>
        <w:r>
          <w:rPr>
            <w:noProof/>
            <w:webHidden/>
          </w:rPr>
          <w:instrText xml:space="preserve"> PAGEREF _Toc236217372 \h </w:instrText>
        </w:r>
        <w:r>
          <w:rPr>
            <w:noProof/>
            <w:webHidden/>
          </w:rPr>
        </w:r>
        <w:r>
          <w:rPr>
            <w:noProof/>
            <w:webHidden/>
          </w:rPr>
          <w:fldChar w:fldCharType="separate"/>
        </w:r>
        <w:r>
          <w:rPr>
            <w:noProof/>
            <w:webHidden/>
          </w:rPr>
          <w:t>14</w:t>
        </w:r>
        <w:r>
          <w:rPr>
            <w:noProof/>
            <w:webHidden/>
          </w:rPr>
          <w:fldChar w:fldCharType="end"/>
        </w:r>
      </w:hyperlink>
    </w:p>
    <w:p w14:paraId="1FBDF043" w14:textId="0DE36BAE"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3" w:history="1">
        <w:r w:rsidRPr="00673DED">
          <w:rPr>
            <w:rStyle w:val="Hyperlink"/>
            <w:noProof/>
          </w:rPr>
          <w:t>4.5</w:t>
        </w:r>
        <w:r>
          <w:rPr>
            <w:rFonts w:eastAsiaTheme="minorEastAsia" w:cstheme="minorBidi"/>
            <w:b w:val="0"/>
            <w:bCs w:val="0"/>
            <w:smallCaps w:val="0"/>
            <w:noProof/>
            <w:sz w:val="24"/>
            <w:szCs w:val="24"/>
            <w:lang w:eastAsia="en-GB"/>
          </w:rPr>
          <w:tab/>
        </w:r>
        <w:r w:rsidRPr="00673DED">
          <w:rPr>
            <w:rStyle w:val="Hyperlink"/>
            <w:noProof/>
          </w:rPr>
          <w:t>Aligning the Resume, Cover Letter, and LinkedIn Profile</w:t>
        </w:r>
        <w:r>
          <w:rPr>
            <w:noProof/>
            <w:webHidden/>
          </w:rPr>
          <w:tab/>
        </w:r>
        <w:r>
          <w:rPr>
            <w:noProof/>
            <w:webHidden/>
          </w:rPr>
          <w:fldChar w:fldCharType="begin"/>
        </w:r>
        <w:r>
          <w:rPr>
            <w:noProof/>
            <w:webHidden/>
          </w:rPr>
          <w:instrText xml:space="preserve"> PAGEREF _Toc236217373 \h </w:instrText>
        </w:r>
        <w:r>
          <w:rPr>
            <w:noProof/>
            <w:webHidden/>
          </w:rPr>
        </w:r>
        <w:r>
          <w:rPr>
            <w:noProof/>
            <w:webHidden/>
          </w:rPr>
          <w:fldChar w:fldCharType="separate"/>
        </w:r>
        <w:r>
          <w:rPr>
            <w:noProof/>
            <w:webHidden/>
          </w:rPr>
          <w:t>14</w:t>
        </w:r>
        <w:r>
          <w:rPr>
            <w:noProof/>
            <w:webHidden/>
          </w:rPr>
          <w:fldChar w:fldCharType="end"/>
        </w:r>
      </w:hyperlink>
    </w:p>
    <w:p w14:paraId="54B6EFEA" w14:textId="5CEFB9F1"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4" w:history="1">
        <w:r w:rsidRPr="00673DED">
          <w:rPr>
            <w:rStyle w:val="Hyperlink"/>
            <w:noProof/>
          </w:rPr>
          <w:t>4.6</w:t>
        </w:r>
        <w:r>
          <w:rPr>
            <w:rFonts w:eastAsiaTheme="minorEastAsia" w:cstheme="minorBidi"/>
            <w:b w:val="0"/>
            <w:bCs w:val="0"/>
            <w:smallCaps w:val="0"/>
            <w:noProof/>
            <w:sz w:val="24"/>
            <w:szCs w:val="24"/>
            <w:lang w:eastAsia="en-GB"/>
          </w:rPr>
          <w:tab/>
        </w:r>
        <w:r w:rsidRPr="00673DED">
          <w:rPr>
            <w:rStyle w:val="Hyperlink"/>
            <w:noProof/>
          </w:rPr>
          <w:t>Building Practical Experience</w:t>
        </w:r>
        <w:r>
          <w:rPr>
            <w:noProof/>
            <w:webHidden/>
          </w:rPr>
          <w:tab/>
        </w:r>
        <w:r>
          <w:rPr>
            <w:noProof/>
            <w:webHidden/>
          </w:rPr>
          <w:fldChar w:fldCharType="begin"/>
        </w:r>
        <w:r>
          <w:rPr>
            <w:noProof/>
            <w:webHidden/>
          </w:rPr>
          <w:instrText xml:space="preserve"> PAGEREF _Toc236217374 \h </w:instrText>
        </w:r>
        <w:r>
          <w:rPr>
            <w:noProof/>
            <w:webHidden/>
          </w:rPr>
        </w:r>
        <w:r>
          <w:rPr>
            <w:noProof/>
            <w:webHidden/>
          </w:rPr>
          <w:fldChar w:fldCharType="separate"/>
        </w:r>
        <w:r>
          <w:rPr>
            <w:noProof/>
            <w:webHidden/>
          </w:rPr>
          <w:t>15</w:t>
        </w:r>
        <w:r>
          <w:rPr>
            <w:noProof/>
            <w:webHidden/>
          </w:rPr>
          <w:fldChar w:fldCharType="end"/>
        </w:r>
      </w:hyperlink>
    </w:p>
    <w:p w14:paraId="091EB8FB" w14:textId="3FE8F5A0"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5" w:history="1">
        <w:r w:rsidRPr="00673DED">
          <w:rPr>
            <w:rStyle w:val="Hyperlink"/>
            <w:noProof/>
          </w:rPr>
          <w:t>4.7</w:t>
        </w:r>
        <w:r>
          <w:rPr>
            <w:rFonts w:eastAsiaTheme="minorEastAsia" w:cstheme="minorBidi"/>
            <w:b w:val="0"/>
            <w:bCs w:val="0"/>
            <w:smallCaps w:val="0"/>
            <w:noProof/>
            <w:sz w:val="24"/>
            <w:szCs w:val="24"/>
            <w:lang w:eastAsia="en-GB"/>
          </w:rPr>
          <w:tab/>
        </w:r>
        <w:r w:rsidRPr="00673DED">
          <w:rPr>
            <w:rStyle w:val="Hyperlink"/>
            <w:noProof/>
          </w:rPr>
          <w:t>Writing an Effective Cover Letter</w:t>
        </w:r>
        <w:r>
          <w:rPr>
            <w:noProof/>
            <w:webHidden/>
          </w:rPr>
          <w:tab/>
        </w:r>
        <w:r>
          <w:rPr>
            <w:noProof/>
            <w:webHidden/>
          </w:rPr>
          <w:fldChar w:fldCharType="begin"/>
        </w:r>
        <w:r>
          <w:rPr>
            <w:noProof/>
            <w:webHidden/>
          </w:rPr>
          <w:instrText xml:space="preserve"> PAGEREF _Toc236217375 \h </w:instrText>
        </w:r>
        <w:r>
          <w:rPr>
            <w:noProof/>
            <w:webHidden/>
          </w:rPr>
        </w:r>
        <w:r>
          <w:rPr>
            <w:noProof/>
            <w:webHidden/>
          </w:rPr>
          <w:fldChar w:fldCharType="separate"/>
        </w:r>
        <w:r>
          <w:rPr>
            <w:noProof/>
            <w:webHidden/>
          </w:rPr>
          <w:t>15</w:t>
        </w:r>
        <w:r>
          <w:rPr>
            <w:noProof/>
            <w:webHidden/>
          </w:rPr>
          <w:fldChar w:fldCharType="end"/>
        </w:r>
      </w:hyperlink>
    </w:p>
    <w:p w14:paraId="7AAB27E8" w14:textId="61B6FB8B"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6" w:history="1">
        <w:r w:rsidRPr="00673DED">
          <w:rPr>
            <w:rStyle w:val="Hyperlink"/>
            <w:noProof/>
          </w:rPr>
          <w:t>4.8</w:t>
        </w:r>
        <w:r>
          <w:rPr>
            <w:rFonts w:eastAsiaTheme="minorEastAsia" w:cstheme="minorBidi"/>
            <w:b w:val="0"/>
            <w:bCs w:val="0"/>
            <w:smallCaps w:val="0"/>
            <w:noProof/>
            <w:sz w:val="24"/>
            <w:szCs w:val="24"/>
            <w:lang w:eastAsia="en-GB"/>
          </w:rPr>
          <w:tab/>
        </w:r>
        <w:r w:rsidRPr="00673DED">
          <w:rPr>
            <w:rStyle w:val="Hyperlink"/>
            <w:noProof/>
          </w:rPr>
          <w:t>Keeping the Resume Concise</w:t>
        </w:r>
        <w:r>
          <w:rPr>
            <w:noProof/>
            <w:webHidden/>
          </w:rPr>
          <w:tab/>
        </w:r>
        <w:r>
          <w:rPr>
            <w:noProof/>
            <w:webHidden/>
          </w:rPr>
          <w:fldChar w:fldCharType="begin"/>
        </w:r>
        <w:r>
          <w:rPr>
            <w:noProof/>
            <w:webHidden/>
          </w:rPr>
          <w:instrText xml:space="preserve"> PAGEREF _Toc236217376 \h </w:instrText>
        </w:r>
        <w:r>
          <w:rPr>
            <w:noProof/>
            <w:webHidden/>
          </w:rPr>
        </w:r>
        <w:r>
          <w:rPr>
            <w:noProof/>
            <w:webHidden/>
          </w:rPr>
          <w:fldChar w:fldCharType="separate"/>
        </w:r>
        <w:r>
          <w:rPr>
            <w:noProof/>
            <w:webHidden/>
          </w:rPr>
          <w:t>15</w:t>
        </w:r>
        <w:r>
          <w:rPr>
            <w:noProof/>
            <w:webHidden/>
          </w:rPr>
          <w:fldChar w:fldCharType="end"/>
        </w:r>
      </w:hyperlink>
    </w:p>
    <w:p w14:paraId="1326EE5D" w14:textId="0D23A6E6"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77" w:history="1">
        <w:r w:rsidRPr="00673DED">
          <w:rPr>
            <w:rStyle w:val="Hyperlink"/>
            <w:noProof/>
          </w:rPr>
          <w:t>4.9</w:t>
        </w:r>
        <w:r>
          <w:rPr>
            <w:rFonts w:eastAsiaTheme="minorEastAsia" w:cstheme="minorBidi"/>
            <w:b w:val="0"/>
            <w:bCs w:val="0"/>
            <w:smallCaps w:val="0"/>
            <w:noProof/>
            <w:sz w:val="24"/>
            <w:szCs w:val="24"/>
            <w:lang w:eastAsia="en-GB"/>
          </w:rPr>
          <w:tab/>
        </w:r>
        <w:r w:rsidRPr="00673DED">
          <w:rPr>
            <w:rStyle w:val="Hyperlink"/>
            <w:noProof/>
          </w:rPr>
          <w:t>Tailoring the Resume for Different Roles</w:t>
        </w:r>
        <w:r>
          <w:rPr>
            <w:noProof/>
            <w:webHidden/>
          </w:rPr>
          <w:tab/>
        </w:r>
        <w:r>
          <w:rPr>
            <w:noProof/>
            <w:webHidden/>
          </w:rPr>
          <w:fldChar w:fldCharType="begin"/>
        </w:r>
        <w:r>
          <w:rPr>
            <w:noProof/>
            <w:webHidden/>
          </w:rPr>
          <w:instrText xml:space="preserve"> PAGEREF _Toc236217377 \h </w:instrText>
        </w:r>
        <w:r>
          <w:rPr>
            <w:noProof/>
            <w:webHidden/>
          </w:rPr>
        </w:r>
        <w:r>
          <w:rPr>
            <w:noProof/>
            <w:webHidden/>
          </w:rPr>
          <w:fldChar w:fldCharType="separate"/>
        </w:r>
        <w:r>
          <w:rPr>
            <w:noProof/>
            <w:webHidden/>
          </w:rPr>
          <w:t>15</w:t>
        </w:r>
        <w:r>
          <w:rPr>
            <w:noProof/>
            <w:webHidden/>
          </w:rPr>
          <w:fldChar w:fldCharType="end"/>
        </w:r>
      </w:hyperlink>
    </w:p>
    <w:p w14:paraId="57931BA8" w14:textId="775A825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78" w:history="1">
        <w:r w:rsidRPr="00673DED">
          <w:rPr>
            <w:rStyle w:val="Hyperlink"/>
            <w:noProof/>
          </w:rPr>
          <w:t>4.10</w:t>
        </w:r>
        <w:r>
          <w:rPr>
            <w:rFonts w:eastAsiaTheme="minorEastAsia" w:cstheme="minorBidi"/>
            <w:b w:val="0"/>
            <w:bCs w:val="0"/>
            <w:smallCaps w:val="0"/>
            <w:noProof/>
            <w:sz w:val="24"/>
            <w:szCs w:val="24"/>
            <w:lang w:eastAsia="en-GB"/>
          </w:rPr>
          <w:tab/>
        </w:r>
        <w:r w:rsidRPr="00673DED">
          <w:rPr>
            <w:rStyle w:val="Hyperlink"/>
            <w:noProof/>
          </w:rPr>
          <w:t>Important Skills and Experiences for Data Science Careers</w:t>
        </w:r>
        <w:r>
          <w:rPr>
            <w:noProof/>
            <w:webHidden/>
          </w:rPr>
          <w:tab/>
        </w:r>
        <w:r>
          <w:rPr>
            <w:noProof/>
            <w:webHidden/>
          </w:rPr>
          <w:fldChar w:fldCharType="begin"/>
        </w:r>
        <w:r>
          <w:rPr>
            <w:noProof/>
            <w:webHidden/>
          </w:rPr>
          <w:instrText xml:space="preserve"> PAGEREF _Toc236217378 \h </w:instrText>
        </w:r>
        <w:r>
          <w:rPr>
            <w:noProof/>
            <w:webHidden/>
          </w:rPr>
        </w:r>
        <w:r>
          <w:rPr>
            <w:noProof/>
            <w:webHidden/>
          </w:rPr>
          <w:fldChar w:fldCharType="separate"/>
        </w:r>
        <w:r>
          <w:rPr>
            <w:noProof/>
            <w:webHidden/>
          </w:rPr>
          <w:t>16</w:t>
        </w:r>
        <w:r>
          <w:rPr>
            <w:noProof/>
            <w:webHidden/>
          </w:rPr>
          <w:fldChar w:fldCharType="end"/>
        </w:r>
      </w:hyperlink>
    </w:p>
    <w:p w14:paraId="4198ECE0" w14:textId="00EE8B0C"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379" w:history="1">
        <w:r w:rsidRPr="00673DED">
          <w:rPr>
            <w:rStyle w:val="Hyperlink"/>
            <w:noProof/>
          </w:rPr>
          <w:t>4.10.1</w:t>
        </w:r>
        <w:r>
          <w:rPr>
            <w:rFonts w:eastAsiaTheme="minorEastAsia" w:cstheme="minorBidi"/>
            <w:smallCaps w:val="0"/>
            <w:noProof/>
            <w:sz w:val="24"/>
            <w:szCs w:val="24"/>
            <w:lang w:eastAsia="en-GB"/>
          </w:rPr>
          <w:tab/>
        </w:r>
        <w:r w:rsidRPr="00673DED">
          <w:rPr>
            <w:rStyle w:val="Hyperlink"/>
            <w:noProof/>
          </w:rPr>
          <w:t>Technical Skills</w:t>
        </w:r>
        <w:r>
          <w:rPr>
            <w:noProof/>
            <w:webHidden/>
          </w:rPr>
          <w:tab/>
        </w:r>
        <w:r>
          <w:rPr>
            <w:noProof/>
            <w:webHidden/>
          </w:rPr>
          <w:fldChar w:fldCharType="begin"/>
        </w:r>
        <w:r>
          <w:rPr>
            <w:noProof/>
            <w:webHidden/>
          </w:rPr>
          <w:instrText xml:space="preserve"> PAGEREF _Toc236217379 \h </w:instrText>
        </w:r>
        <w:r>
          <w:rPr>
            <w:noProof/>
            <w:webHidden/>
          </w:rPr>
        </w:r>
        <w:r>
          <w:rPr>
            <w:noProof/>
            <w:webHidden/>
          </w:rPr>
          <w:fldChar w:fldCharType="separate"/>
        </w:r>
        <w:r>
          <w:rPr>
            <w:noProof/>
            <w:webHidden/>
          </w:rPr>
          <w:t>16</w:t>
        </w:r>
        <w:r>
          <w:rPr>
            <w:noProof/>
            <w:webHidden/>
          </w:rPr>
          <w:fldChar w:fldCharType="end"/>
        </w:r>
      </w:hyperlink>
    </w:p>
    <w:p w14:paraId="22C415FC" w14:textId="238885A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380" w:history="1">
        <w:r w:rsidRPr="00673DED">
          <w:rPr>
            <w:rStyle w:val="Hyperlink"/>
            <w:noProof/>
          </w:rPr>
          <w:t>4.10.2</w:t>
        </w:r>
        <w:r>
          <w:rPr>
            <w:rFonts w:eastAsiaTheme="minorEastAsia" w:cstheme="minorBidi"/>
            <w:smallCaps w:val="0"/>
            <w:noProof/>
            <w:sz w:val="24"/>
            <w:szCs w:val="24"/>
            <w:lang w:eastAsia="en-GB"/>
          </w:rPr>
          <w:tab/>
        </w:r>
        <w:r w:rsidRPr="00673DED">
          <w:rPr>
            <w:rStyle w:val="Hyperlink"/>
            <w:noProof/>
          </w:rPr>
          <w:t>Practical Experience</w:t>
        </w:r>
        <w:r>
          <w:rPr>
            <w:noProof/>
            <w:webHidden/>
          </w:rPr>
          <w:tab/>
        </w:r>
        <w:r>
          <w:rPr>
            <w:noProof/>
            <w:webHidden/>
          </w:rPr>
          <w:fldChar w:fldCharType="begin"/>
        </w:r>
        <w:r>
          <w:rPr>
            <w:noProof/>
            <w:webHidden/>
          </w:rPr>
          <w:instrText xml:space="preserve"> PAGEREF _Toc236217380 \h </w:instrText>
        </w:r>
        <w:r>
          <w:rPr>
            <w:noProof/>
            <w:webHidden/>
          </w:rPr>
        </w:r>
        <w:r>
          <w:rPr>
            <w:noProof/>
            <w:webHidden/>
          </w:rPr>
          <w:fldChar w:fldCharType="separate"/>
        </w:r>
        <w:r>
          <w:rPr>
            <w:noProof/>
            <w:webHidden/>
          </w:rPr>
          <w:t>16</w:t>
        </w:r>
        <w:r>
          <w:rPr>
            <w:noProof/>
            <w:webHidden/>
          </w:rPr>
          <w:fldChar w:fldCharType="end"/>
        </w:r>
      </w:hyperlink>
    </w:p>
    <w:p w14:paraId="578C1865" w14:textId="14C047E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81" w:history="1">
        <w:r w:rsidRPr="00673DED">
          <w:rPr>
            <w:rStyle w:val="Hyperlink"/>
            <w:noProof/>
          </w:rPr>
          <w:t>4.11</w:t>
        </w:r>
        <w:r>
          <w:rPr>
            <w:rFonts w:eastAsiaTheme="minorEastAsia" w:cstheme="minorBidi"/>
            <w:b w:val="0"/>
            <w:bCs w:val="0"/>
            <w:smallCaps w:val="0"/>
            <w:noProof/>
            <w:sz w:val="24"/>
            <w:szCs w:val="24"/>
            <w:lang w:eastAsia="en-GB"/>
          </w:rPr>
          <w:tab/>
        </w:r>
        <w:r w:rsidRPr="00673DED">
          <w:rPr>
            <w:rStyle w:val="Hyperlink"/>
            <w:noProof/>
          </w:rPr>
          <w:t>Recommended Learning Path</w:t>
        </w:r>
        <w:r>
          <w:rPr>
            <w:noProof/>
            <w:webHidden/>
          </w:rPr>
          <w:tab/>
        </w:r>
        <w:r>
          <w:rPr>
            <w:noProof/>
            <w:webHidden/>
          </w:rPr>
          <w:fldChar w:fldCharType="begin"/>
        </w:r>
        <w:r>
          <w:rPr>
            <w:noProof/>
            <w:webHidden/>
          </w:rPr>
          <w:instrText xml:space="preserve"> PAGEREF _Toc236217381 \h </w:instrText>
        </w:r>
        <w:r>
          <w:rPr>
            <w:noProof/>
            <w:webHidden/>
          </w:rPr>
        </w:r>
        <w:r>
          <w:rPr>
            <w:noProof/>
            <w:webHidden/>
          </w:rPr>
          <w:fldChar w:fldCharType="separate"/>
        </w:r>
        <w:r>
          <w:rPr>
            <w:noProof/>
            <w:webHidden/>
          </w:rPr>
          <w:t>16</w:t>
        </w:r>
        <w:r>
          <w:rPr>
            <w:noProof/>
            <w:webHidden/>
          </w:rPr>
          <w:fldChar w:fldCharType="end"/>
        </w:r>
      </w:hyperlink>
    </w:p>
    <w:p w14:paraId="3490CF35" w14:textId="148A8C6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82" w:history="1">
        <w:r w:rsidRPr="00673DED">
          <w:rPr>
            <w:rStyle w:val="Hyperlink"/>
            <w:noProof/>
          </w:rPr>
          <w:t>4.12</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_Toc236217382 \h </w:instrText>
        </w:r>
        <w:r>
          <w:rPr>
            <w:noProof/>
            <w:webHidden/>
          </w:rPr>
        </w:r>
        <w:r>
          <w:rPr>
            <w:noProof/>
            <w:webHidden/>
          </w:rPr>
          <w:fldChar w:fldCharType="separate"/>
        </w:r>
        <w:r>
          <w:rPr>
            <w:noProof/>
            <w:webHidden/>
          </w:rPr>
          <w:t>17</w:t>
        </w:r>
        <w:r>
          <w:rPr>
            <w:noProof/>
            <w:webHidden/>
          </w:rPr>
          <w:fldChar w:fldCharType="end"/>
        </w:r>
      </w:hyperlink>
    </w:p>
    <w:p w14:paraId="3269E90A" w14:textId="30C5B26B"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383" w:history="1">
        <w:r w:rsidRPr="00673DED">
          <w:rPr>
            <w:rStyle w:val="Hyperlink"/>
            <w:rFonts w:cstheme="majorBidi"/>
            <w:noProof/>
          </w:rPr>
          <w:t>5</w:t>
        </w:r>
        <w:r>
          <w:rPr>
            <w:rFonts w:eastAsiaTheme="minorEastAsia" w:cstheme="minorBidi"/>
            <w:b w:val="0"/>
            <w:bCs w:val="0"/>
            <w:caps w:val="0"/>
            <w:noProof/>
            <w:sz w:val="24"/>
            <w:szCs w:val="24"/>
            <w:u w:val="none"/>
            <w:lang w:eastAsia="en-GB"/>
          </w:rPr>
          <w:tab/>
        </w:r>
        <w:r w:rsidRPr="00673DED">
          <w:rPr>
            <w:rStyle w:val="Hyperlink"/>
            <w:rFonts w:cstheme="majorBidi"/>
            <w:noProof/>
          </w:rPr>
          <w:t>Draft Your Resume</w:t>
        </w:r>
        <w:r>
          <w:rPr>
            <w:noProof/>
            <w:webHidden/>
          </w:rPr>
          <w:tab/>
        </w:r>
        <w:r>
          <w:rPr>
            <w:noProof/>
            <w:webHidden/>
          </w:rPr>
          <w:fldChar w:fldCharType="begin"/>
        </w:r>
        <w:r>
          <w:rPr>
            <w:noProof/>
            <w:webHidden/>
          </w:rPr>
          <w:instrText xml:space="preserve"> PAGEREF _Toc236217383 \h </w:instrText>
        </w:r>
        <w:r>
          <w:rPr>
            <w:noProof/>
            <w:webHidden/>
          </w:rPr>
        </w:r>
        <w:r>
          <w:rPr>
            <w:noProof/>
            <w:webHidden/>
          </w:rPr>
          <w:fldChar w:fldCharType="separate"/>
        </w:r>
        <w:r>
          <w:rPr>
            <w:noProof/>
            <w:webHidden/>
          </w:rPr>
          <w:t>17</w:t>
        </w:r>
        <w:r>
          <w:rPr>
            <w:noProof/>
            <w:webHidden/>
          </w:rPr>
          <w:fldChar w:fldCharType="end"/>
        </w:r>
      </w:hyperlink>
    </w:p>
    <w:p w14:paraId="241DF4BC" w14:textId="48D85631"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84" w:history="1">
        <w:r w:rsidRPr="00673DED">
          <w:rPr>
            <w:rStyle w:val="Hyperlink"/>
            <w:noProof/>
          </w:rPr>
          <w:t>5.1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_Toc236217384 \h </w:instrText>
        </w:r>
        <w:r>
          <w:rPr>
            <w:noProof/>
            <w:webHidden/>
          </w:rPr>
        </w:r>
        <w:r>
          <w:rPr>
            <w:noProof/>
            <w:webHidden/>
          </w:rPr>
          <w:fldChar w:fldCharType="separate"/>
        </w:r>
        <w:r>
          <w:rPr>
            <w:noProof/>
            <w:webHidden/>
          </w:rPr>
          <w:t>17</w:t>
        </w:r>
        <w:r>
          <w:rPr>
            <w:noProof/>
            <w:webHidden/>
          </w:rPr>
          <w:fldChar w:fldCharType="end"/>
        </w:r>
      </w:hyperlink>
    </w:p>
    <w:p w14:paraId="2C428A71" w14:textId="0196D539"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85" w:history="1">
        <w:r w:rsidRPr="00673DED">
          <w:rPr>
            <w:rStyle w:val="Hyperlink"/>
            <w:noProof/>
          </w:rPr>
          <w:t>5.2</w:t>
        </w:r>
        <w:r>
          <w:rPr>
            <w:rFonts w:eastAsiaTheme="minorEastAsia" w:cstheme="minorBidi"/>
            <w:b w:val="0"/>
            <w:bCs w:val="0"/>
            <w:smallCaps w:val="0"/>
            <w:noProof/>
            <w:sz w:val="24"/>
            <w:szCs w:val="24"/>
            <w:lang w:eastAsia="en-GB"/>
          </w:rPr>
          <w:tab/>
        </w:r>
        <w:r w:rsidRPr="00673DED">
          <w:rPr>
            <w:rStyle w:val="Hyperlink"/>
            <w:noProof/>
          </w:rPr>
          <w:t>Prerequisites</w:t>
        </w:r>
        <w:r>
          <w:rPr>
            <w:noProof/>
            <w:webHidden/>
          </w:rPr>
          <w:tab/>
        </w:r>
        <w:r>
          <w:rPr>
            <w:noProof/>
            <w:webHidden/>
          </w:rPr>
          <w:fldChar w:fldCharType="begin"/>
        </w:r>
        <w:r>
          <w:rPr>
            <w:noProof/>
            <w:webHidden/>
          </w:rPr>
          <w:instrText xml:space="preserve"> PAGEREF _Toc236217385 \h </w:instrText>
        </w:r>
        <w:r>
          <w:rPr>
            <w:noProof/>
            <w:webHidden/>
          </w:rPr>
        </w:r>
        <w:r>
          <w:rPr>
            <w:noProof/>
            <w:webHidden/>
          </w:rPr>
          <w:fldChar w:fldCharType="separate"/>
        </w:r>
        <w:r>
          <w:rPr>
            <w:noProof/>
            <w:webHidden/>
          </w:rPr>
          <w:t>17</w:t>
        </w:r>
        <w:r>
          <w:rPr>
            <w:noProof/>
            <w:webHidden/>
          </w:rPr>
          <w:fldChar w:fldCharType="end"/>
        </w:r>
      </w:hyperlink>
    </w:p>
    <w:p w14:paraId="0FC5E918" w14:textId="1EF85C6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86" w:history="1">
        <w:r w:rsidRPr="00673DED">
          <w:rPr>
            <w:rStyle w:val="Hyperlink"/>
            <w:noProof/>
          </w:rPr>
          <w:t>5.3</w:t>
        </w:r>
        <w:r>
          <w:rPr>
            <w:rFonts w:eastAsiaTheme="minorEastAsia" w:cstheme="minorBidi"/>
            <w:b w:val="0"/>
            <w:bCs w:val="0"/>
            <w:smallCaps w:val="0"/>
            <w:noProof/>
            <w:sz w:val="24"/>
            <w:szCs w:val="24"/>
            <w:lang w:eastAsia="en-GB"/>
          </w:rPr>
          <w:tab/>
        </w:r>
        <w:r w:rsidRPr="00673DED">
          <w:rPr>
            <w:rStyle w:val="Hyperlink"/>
            <w:noProof/>
          </w:rPr>
          <w:t>Important Considerations</w:t>
        </w:r>
        <w:r>
          <w:rPr>
            <w:noProof/>
            <w:webHidden/>
          </w:rPr>
          <w:tab/>
        </w:r>
        <w:r>
          <w:rPr>
            <w:noProof/>
            <w:webHidden/>
          </w:rPr>
          <w:fldChar w:fldCharType="begin"/>
        </w:r>
        <w:r>
          <w:rPr>
            <w:noProof/>
            <w:webHidden/>
          </w:rPr>
          <w:instrText xml:space="preserve"> PAGEREF _Toc236217386 \h </w:instrText>
        </w:r>
        <w:r>
          <w:rPr>
            <w:noProof/>
            <w:webHidden/>
          </w:rPr>
        </w:r>
        <w:r>
          <w:rPr>
            <w:noProof/>
            <w:webHidden/>
          </w:rPr>
          <w:fldChar w:fldCharType="separate"/>
        </w:r>
        <w:r>
          <w:rPr>
            <w:noProof/>
            <w:webHidden/>
          </w:rPr>
          <w:t>18</w:t>
        </w:r>
        <w:r>
          <w:rPr>
            <w:noProof/>
            <w:webHidden/>
          </w:rPr>
          <w:fldChar w:fldCharType="end"/>
        </w:r>
      </w:hyperlink>
    </w:p>
    <w:p w14:paraId="368C019B" w14:textId="5E3970F0"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87" w:history="1">
        <w:r w:rsidRPr="00673DED">
          <w:rPr>
            <w:rStyle w:val="Hyperlink"/>
            <w:noProof/>
          </w:rPr>
          <w:t>5.4</w:t>
        </w:r>
        <w:r>
          <w:rPr>
            <w:rFonts w:eastAsiaTheme="minorEastAsia" w:cstheme="minorBidi"/>
            <w:b w:val="0"/>
            <w:bCs w:val="0"/>
            <w:smallCaps w:val="0"/>
            <w:noProof/>
            <w:sz w:val="24"/>
            <w:szCs w:val="24"/>
            <w:lang w:eastAsia="en-GB"/>
          </w:rPr>
          <w:tab/>
        </w:r>
        <w:r w:rsidRPr="00673DED">
          <w:rPr>
            <w:rStyle w:val="Hyperlink"/>
            <w:noProof/>
          </w:rPr>
          <w:t>Should We Use a Resume Template?</w:t>
        </w:r>
        <w:r>
          <w:rPr>
            <w:noProof/>
            <w:webHidden/>
          </w:rPr>
          <w:tab/>
        </w:r>
        <w:r>
          <w:rPr>
            <w:noProof/>
            <w:webHidden/>
          </w:rPr>
          <w:fldChar w:fldCharType="begin"/>
        </w:r>
        <w:r>
          <w:rPr>
            <w:noProof/>
            <w:webHidden/>
          </w:rPr>
          <w:instrText xml:space="preserve"> PAGEREF _Toc236217387 \h </w:instrText>
        </w:r>
        <w:r>
          <w:rPr>
            <w:noProof/>
            <w:webHidden/>
          </w:rPr>
        </w:r>
        <w:r>
          <w:rPr>
            <w:noProof/>
            <w:webHidden/>
          </w:rPr>
          <w:fldChar w:fldCharType="separate"/>
        </w:r>
        <w:r>
          <w:rPr>
            <w:noProof/>
            <w:webHidden/>
          </w:rPr>
          <w:t>18</w:t>
        </w:r>
        <w:r>
          <w:rPr>
            <w:noProof/>
            <w:webHidden/>
          </w:rPr>
          <w:fldChar w:fldCharType="end"/>
        </w:r>
      </w:hyperlink>
    </w:p>
    <w:p w14:paraId="34266084" w14:textId="2F114A46"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88" w:history="1">
        <w:r w:rsidRPr="00673DED">
          <w:rPr>
            <w:rStyle w:val="Hyperlink"/>
            <w:noProof/>
          </w:rPr>
          <w:t>5.5</w:t>
        </w:r>
        <w:r>
          <w:rPr>
            <w:rFonts w:eastAsiaTheme="minorEastAsia" w:cstheme="minorBidi"/>
            <w:b w:val="0"/>
            <w:bCs w:val="0"/>
            <w:smallCaps w:val="0"/>
            <w:noProof/>
            <w:sz w:val="24"/>
            <w:szCs w:val="24"/>
            <w:lang w:eastAsia="en-GB"/>
          </w:rPr>
          <w:tab/>
        </w:r>
        <w:r w:rsidRPr="00673DED">
          <w:rPr>
            <w:rStyle w:val="Hyperlink"/>
            <w:noProof/>
          </w:rPr>
          <w:t>Contact Information</w:t>
        </w:r>
        <w:r>
          <w:rPr>
            <w:noProof/>
            <w:webHidden/>
          </w:rPr>
          <w:tab/>
        </w:r>
        <w:r>
          <w:rPr>
            <w:noProof/>
            <w:webHidden/>
          </w:rPr>
          <w:fldChar w:fldCharType="begin"/>
        </w:r>
        <w:r>
          <w:rPr>
            <w:noProof/>
            <w:webHidden/>
          </w:rPr>
          <w:instrText xml:space="preserve"> PAGEREF _Toc236217388 \h </w:instrText>
        </w:r>
        <w:r>
          <w:rPr>
            <w:noProof/>
            <w:webHidden/>
          </w:rPr>
        </w:r>
        <w:r>
          <w:rPr>
            <w:noProof/>
            <w:webHidden/>
          </w:rPr>
          <w:fldChar w:fldCharType="separate"/>
        </w:r>
        <w:r>
          <w:rPr>
            <w:noProof/>
            <w:webHidden/>
          </w:rPr>
          <w:t>18</w:t>
        </w:r>
        <w:r>
          <w:rPr>
            <w:noProof/>
            <w:webHidden/>
          </w:rPr>
          <w:fldChar w:fldCharType="end"/>
        </w:r>
      </w:hyperlink>
    </w:p>
    <w:p w14:paraId="3F516D30" w14:textId="5735434C"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89" w:history="1">
        <w:r w:rsidRPr="00673DED">
          <w:rPr>
            <w:rStyle w:val="Hyperlink"/>
            <w:noProof/>
          </w:rPr>
          <w:t>5.6</w:t>
        </w:r>
        <w:r>
          <w:rPr>
            <w:rFonts w:eastAsiaTheme="minorEastAsia" w:cstheme="minorBidi"/>
            <w:b w:val="0"/>
            <w:bCs w:val="0"/>
            <w:smallCaps w:val="0"/>
            <w:noProof/>
            <w:sz w:val="24"/>
            <w:szCs w:val="24"/>
            <w:lang w:eastAsia="en-GB"/>
          </w:rPr>
          <w:tab/>
        </w:r>
        <w:r w:rsidRPr="00673DED">
          <w:rPr>
            <w:rStyle w:val="Hyperlink"/>
            <w:noProof/>
          </w:rPr>
          <w:t>Resume Summary</w:t>
        </w:r>
        <w:r>
          <w:rPr>
            <w:noProof/>
            <w:webHidden/>
          </w:rPr>
          <w:tab/>
        </w:r>
        <w:r>
          <w:rPr>
            <w:noProof/>
            <w:webHidden/>
          </w:rPr>
          <w:fldChar w:fldCharType="begin"/>
        </w:r>
        <w:r>
          <w:rPr>
            <w:noProof/>
            <w:webHidden/>
          </w:rPr>
          <w:instrText xml:space="preserve"> PAGEREF _Toc236217389 \h </w:instrText>
        </w:r>
        <w:r>
          <w:rPr>
            <w:noProof/>
            <w:webHidden/>
          </w:rPr>
        </w:r>
        <w:r>
          <w:rPr>
            <w:noProof/>
            <w:webHidden/>
          </w:rPr>
          <w:fldChar w:fldCharType="separate"/>
        </w:r>
        <w:r>
          <w:rPr>
            <w:noProof/>
            <w:webHidden/>
          </w:rPr>
          <w:t>19</w:t>
        </w:r>
        <w:r>
          <w:rPr>
            <w:noProof/>
            <w:webHidden/>
          </w:rPr>
          <w:fldChar w:fldCharType="end"/>
        </w:r>
      </w:hyperlink>
    </w:p>
    <w:p w14:paraId="31D69DFC" w14:textId="57C0C93A"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90" w:history="1">
        <w:r w:rsidRPr="00673DED">
          <w:rPr>
            <w:rStyle w:val="Hyperlink"/>
            <w:noProof/>
          </w:rPr>
          <w:t>5.7</w:t>
        </w:r>
        <w:r>
          <w:rPr>
            <w:rFonts w:eastAsiaTheme="minorEastAsia" w:cstheme="minorBidi"/>
            <w:b w:val="0"/>
            <w:bCs w:val="0"/>
            <w:smallCaps w:val="0"/>
            <w:noProof/>
            <w:sz w:val="24"/>
            <w:szCs w:val="24"/>
            <w:lang w:eastAsia="en-GB"/>
          </w:rPr>
          <w:tab/>
        </w:r>
        <w:r w:rsidRPr="00673DED">
          <w:rPr>
            <w:rStyle w:val="Hyperlink"/>
            <w:noProof/>
          </w:rPr>
          <w:t>Professional Experience</w:t>
        </w:r>
        <w:r>
          <w:rPr>
            <w:noProof/>
            <w:webHidden/>
          </w:rPr>
          <w:tab/>
        </w:r>
        <w:r>
          <w:rPr>
            <w:noProof/>
            <w:webHidden/>
          </w:rPr>
          <w:fldChar w:fldCharType="begin"/>
        </w:r>
        <w:r>
          <w:rPr>
            <w:noProof/>
            <w:webHidden/>
          </w:rPr>
          <w:instrText xml:space="preserve"> PAGEREF _Toc236217390 \h </w:instrText>
        </w:r>
        <w:r>
          <w:rPr>
            <w:noProof/>
            <w:webHidden/>
          </w:rPr>
        </w:r>
        <w:r>
          <w:rPr>
            <w:noProof/>
            <w:webHidden/>
          </w:rPr>
          <w:fldChar w:fldCharType="separate"/>
        </w:r>
        <w:r>
          <w:rPr>
            <w:noProof/>
            <w:webHidden/>
          </w:rPr>
          <w:t>19</w:t>
        </w:r>
        <w:r>
          <w:rPr>
            <w:noProof/>
            <w:webHidden/>
          </w:rPr>
          <w:fldChar w:fldCharType="end"/>
        </w:r>
      </w:hyperlink>
    </w:p>
    <w:p w14:paraId="11779455" w14:textId="599768E8"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91" w:history="1">
        <w:r w:rsidRPr="00673DED">
          <w:rPr>
            <w:rStyle w:val="Hyperlink"/>
            <w:noProof/>
          </w:rPr>
          <w:t>5.7.1</w:t>
        </w:r>
        <w:r>
          <w:rPr>
            <w:rFonts w:eastAsiaTheme="minorEastAsia" w:cstheme="minorBidi"/>
            <w:smallCaps w:val="0"/>
            <w:noProof/>
            <w:sz w:val="24"/>
            <w:szCs w:val="24"/>
            <w:lang w:eastAsia="en-GB"/>
          </w:rPr>
          <w:tab/>
        </w:r>
        <w:r w:rsidRPr="00673DED">
          <w:rPr>
            <w:rStyle w:val="Hyperlink"/>
            <w:noProof/>
          </w:rPr>
          <w:t>Organizing Work Experience</w:t>
        </w:r>
        <w:r>
          <w:rPr>
            <w:noProof/>
            <w:webHidden/>
          </w:rPr>
          <w:tab/>
        </w:r>
        <w:r>
          <w:rPr>
            <w:noProof/>
            <w:webHidden/>
          </w:rPr>
          <w:fldChar w:fldCharType="begin"/>
        </w:r>
        <w:r>
          <w:rPr>
            <w:noProof/>
            <w:webHidden/>
          </w:rPr>
          <w:instrText xml:space="preserve"> PAGEREF _Toc236217391 \h </w:instrText>
        </w:r>
        <w:r>
          <w:rPr>
            <w:noProof/>
            <w:webHidden/>
          </w:rPr>
        </w:r>
        <w:r>
          <w:rPr>
            <w:noProof/>
            <w:webHidden/>
          </w:rPr>
          <w:fldChar w:fldCharType="separate"/>
        </w:r>
        <w:r>
          <w:rPr>
            <w:noProof/>
            <w:webHidden/>
          </w:rPr>
          <w:t>19</w:t>
        </w:r>
        <w:r>
          <w:rPr>
            <w:noProof/>
            <w:webHidden/>
          </w:rPr>
          <w:fldChar w:fldCharType="end"/>
        </w:r>
      </w:hyperlink>
    </w:p>
    <w:p w14:paraId="338234CE" w14:textId="44F61F5F"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92" w:history="1">
        <w:r w:rsidRPr="00673DED">
          <w:rPr>
            <w:rStyle w:val="Hyperlink"/>
            <w:noProof/>
          </w:rPr>
          <w:t>5.7.2</w:t>
        </w:r>
        <w:r>
          <w:rPr>
            <w:rFonts w:eastAsiaTheme="minorEastAsia" w:cstheme="minorBidi"/>
            <w:smallCaps w:val="0"/>
            <w:noProof/>
            <w:sz w:val="24"/>
            <w:szCs w:val="24"/>
            <w:lang w:eastAsia="en-GB"/>
          </w:rPr>
          <w:tab/>
        </w:r>
        <w:r w:rsidRPr="00673DED">
          <w:rPr>
            <w:rStyle w:val="Hyperlink"/>
            <w:noProof/>
          </w:rPr>
          <w:t>Writing Experience Statements</w:t>
        </w:r>
        <w:r>
          <w:rPr>
            <w:noProof/>
            <w:webHidden/>
          </w:rPr>
          <w:tab/>
        </w:r>
        <w:r>
          <w:rPr>
            <w:noProof/>
            <w:webHidden/>
          </w:rPr>
          <w:fldChar w:fldCharType="begin"/>
        </w:r>
        <w:r>
          <w:rPr>
            <w:noProof/>
            <w:webHidden/>
          </w:rPr>
          <w:instrText xml:space="preserve"> PAGEREF _Toc236217392 \h </w:instrText>
        </w:r>
        <w:r>
          <w:rPr>
            <w:noProof/>
            <w:webHidden/>
          </w:rPr>
        </w:r>
        <w:r>
          <w:rPr>
            <w:noProof/>
            <w:webHidden/>
          </w:rPr>
          <w:fldChar w:fldCharType="separate"/>
        </w:r>
        <w:r>
          <w:rPr>
            <w:noProof/>
            <w:webHidden/>
          </w:rPr>
          <w:t>19</w:t>
        </w:r>
        <w:r>
          <w:rPr>
            <w:noProof/>
            <w:webHidden/>
          </w:rPr>
          <w:fldChar w:fldCharType="end"/>
        </w:r>
      </w:hyperlink>
    </w:p>
    <w:p w14:paraId="253097F5" w14:textId="7675EAEC"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93" w:history="1">
        <w:r w:rsidRPr="00673DED">
          <w:rPr>
            <w:rStyle w:val="Hyperlink"/>
            <w:noProof/>
          </w:rPr>
          <w:t>5.7.3</w:t>
        </w:r>
        <w:r>
          <w:rPr>
            <w:rFonts w:eastAsiaTheme="minorEastAsia" w:cstheme="minorBidi"/>
            <w:smallCaps w:val="0"/>
            <w:noProof/>
            <w:sz w:val="24"/>
            <w:szCs w:val="24"/>
            <w:lang w:eastAsia="en-GB"/>
          </w:rPr>
          <w:tab/>
        </w:r>
        <w:r w:rsidRPr="00673DED">
          <w:rPr>
            <w:rStyle w:val="Hyperlink"/>
            <w:noProof/>
          </w:rPr>
          <w:t>Additional Guidelines</w:t>
        </w:r>
        <w:r>
          <w:rPr>
            <w:noProof/>
            <w:webHidden/>
          </w:rPr>
          <w:tab/>
        </w:r>
        <w:r>
          <w:rPr>
            <w:noProof/>
            <w:webHidden/>
          </w:rPr>
          <w:fldChar w:fldCharType="begin"/>
        </w:r>
        <w:r>
          <w:rPr>
            <w:noProof/>
            <w:webHidden/>
          </w:rPr>
          <w:instrText xml:space="preserve"> PAGEREF _Toc236217393 \h </w:instrText>
        </w:r>
        <w:r>
          <w:rPr>
            <w:noProof/>
            <w:webHidden/>
          </w:rPr>
        </w:r>
        <w:r>
          <w:rPr>
            <w:noProof/>
            <w:webHidden/>
          </w:rPr>
          <w:fldChar w:fldCharType="separate"/>
        </w:r>
        <w:r>
          <w:rPr>
            <w:noProof/>
            <w:webHidden/>
          </w:rPr>
          <w:t>20</w:t>
        </w:r>
        <w:r>
          <w:rPr>
            <w:noProof/>
            <w:webHidden/>
          </w:rPr>
          <w:fldChar w:fldCharType="end"/>
        </w:r>
      </w:hyperlink>
    </w:p>
    <w:p w14:paraId="544252AB" w14:textId="4E1880D5"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94" w:history="1">
        <w:r w:rsidRPr="00673DED">
          <w:rPr>
            <w:rStyle w:val="Hyperlink"/>
            <w:noProof/>
          </w:rPr>
          <w:t>5.8</w:t>
        </w:r>
        <w:r>
          <w:rPr>
            <w:rFonts w:eastAsiaTheme="minorEastAsia" w:cstheme="minorBidi"/>
            <w:b w:val="0"/>
            <w:bCs w:val="0"/>
            <w:smallCaps w:val="0"/>
            <w:noProof/>
            <w:sz w:val="24"/>
            <w:szCs w:val="24"/>
            <w:lang w:eastAsia="en-GB"/>
          </w:rPr>
          <w:tab/>
        </w:r>
        <w:r w:rsidRPr="00673DED">
          <w:rPr>
            <w:rStyle w:val="Hyperlink"/>
            <w:noProof/>
          </w:rPr>
          <w:t>Education</w:t>
        </w:r>
        <w:r>
          <w:rPr>
            <w:noProof/>
            <w:webHidden/>
          </w:rPr>
          <w:tab/>
        </w:r>
        <w:r>
          <w:rPr>
            <w:noProof/>
            <w:webHidden/>
          </w:rPr>
          <w:fldChar w:fldCharType="begin"/>
        </w:r>
        <w:r>
          <w:rPr>
            <w:noProof/>
            <w:webHidden/>
          </w:rPr>
          <w:instrText xml:space="preserve"> PAGEREF _Toc236217394 \h </w:instrText>
        </w:r>
        <w:r>
          <w:rPr>
            <w:noProof/>
            <w:webHidden/>
          </w:rPr>
        </w:r>
        <w:r>
          <w:rPr>
            <w:noProof/>
            <w:webHidden/>
          </w:rPr>
          <w:fldChar w:fldCharType="separate"/>
        </w:r>
        <w:r>
          <w:rPr>
            <w:noProof/>
            <w:webHidden/>
          </w:rPr>
          <w:t>20</w:t>
        </w:r>
        <w:r>
          <w:rPr>
            <w:noProof/>
            <w:webHidden/>
          </w:rPr>
          <w:fldChar w:fldCharType="end"/>
        </w:r>
      </w:hyperlink>
    </w:p>
    <w:p w14:paraId="0F6A3A99" w14:textId="054AFE6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395" w:history="1">
        <w:r w:rsidRPr="00673DED">
          <w:rPr>
            <w:rStyle w:val="Hyperlink"/>
            <w:noProof/>
          </w:rPr>
          <w:t>5.9</w:t>
        </w:r>
        <w:r>
          <w:rPr>
            <w:rFonts w:eastAsiaTheme="minorEastAsia" w:cstheme="minorBidi"/>
            <w:b w:val="0"/>
            <w:bCs w:val="0"/>
            <w:smallCaps w:val="0"/>
            <w:noProof/>
            <w:sz w:val="24"/>
            <w:szCs w:val="24"/>
            <w:lang w:eastAsia="en-GB"/>
          </w:rPr>
          <w:tab/>
        </w:r>
        <w:r w:rsidRPr="00673DED">
          <w:rPr>
            <w:rStyle w:val="Hyperlink"/>
            <w:noProof/>
          </w:rPr>
          <w:t>Optional Resume Sections</w:t>
        </w:r>
        <w:r>
          <w:rPr>
            <w:noProof/>
            <w:webHidden/>
          </w:rPr>
          <w:tab/>
        </w:r>
        <w:r>
          <w:rPr>
            <w:noProof/>
            <w:webHidden/>
          </w:rPr>
          <w:fldChar w:fldCharType="begin"/>
        </w:r>
        <w:r>
          <w:rPr>
            <w:noProof/>
            <w:webHidden/>
          </w:rPr>
          <w:instrText xml:space="preserve"> PAGEREF _Toc236217395 \h </w:instrText>
        </w:r>
        <w:r>
          <w:rPr>
            <w:noProof/>
            <w:webHidden/>
          </w:rPr>
        </w:r>
        <w:r>
          <w:rPr>
            <w:noProof/>
            <w:webHidden/>
          </w:rPr>
          <w:fldChar w:fldCharType="separate"/>
        </w:r>
        <w:r>
          <w:rPr>
            <w:noProof/>
            <w:webHidden/>
          </w:rPr>
          <w:t>20</w:t>
        </w:r>
        <w:r>
          <w:rPr>
            <w:noProof/>
            <w:webHidden/>
          </w:rPr>
          <w:fldChar w:fldCharType="end"/>
        </w:r>
      </w:hyperlink>
    </w:p>
    <w:p w14:paraId="7956B634" w14:textId="4DD4A0FE"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96" w:history="1">
        <w:r w:rsidRPr="00673DED">
          <w:rPr>
            <w:rStyle w:val="Hyperlink"/>
            <w:noProof/>
          </w:rPr>
          <w:t>5.9.1</w:t>
        </w:r>
        <w:r>
          <w:rPr>
            <w:rFonts w:eastAsiaTheme="minorEastAsia" w:cstheme="minorBidi"/>
            <w:smallCaps w:val="0"/>
            <w:noProof/>
            <w:sz w:val="24"/>
            <w:szCs w:val="24"/>
            <w:lang w:eastAsia="en-GB"/>
          </w:rPr>
          <w:tab/>
        </w:r>
        <w:r w:rsidRPr="00673DED">
          <w:rPr>
            <w:rStyle w:val="Hyperlink"/>
            <w:noProof/>
          </w:rPr>
          <w:t>Projects</w:t>
        </w:r>
        <w:r>
          <w:rPr>
            <w:noProof/>
            <w:webHidden/>
          </w:rPr>
          <w:tab/>
        </w:r>
        <w:r>
          <w:rPr>
            <w:noProof/>
            <w:webHidden/>
          </w:rPr>
          <w:fldChar w:fldCharType="begin"/>
        </w:r>
        <w:r>
          <w:rPr>
            <w:noProof/>
            <w:webHidden/>
          </w:rPr>
          <w:instrText xml:space="preserve"> PAGEREF _Toc236217396 \h </w:instrText>
        </w:r>
        <w:r>
          <w:rPr>
            <w:noProof/>
            <w:webHidden/>
          </w:rPr>
        </w:r>
        <w:r>
          <w:rPr>
            <w:noProof/>
            <w:webHidden/>
          </w:rPr>
          <w:fldChar w:fldCharType="separate"/>
        </w:r>
        <w:r>
          <w:rPr>
            <w:noProof/>
            <w:webHidden/>
          </w:rPr>
          <w:t>21</w:t>
        </w:r>
        <w:r>
          <w:rPr>
            <w:noProof/>
            <w:webHidden/>
          </w:rPr>
          <w:fldChar w:fldCharType="end"/>
        </w:r>
      </w:hyperlink>
    </w:p>
    <w:p w14:paraId="0E98D2B1" w14:textId="02CADBC9"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97" w:history="1">
        <w:r w:rsidRPr="00673DED">
          <w:rPr>
            <w:rStyle w:val="Hyperlink"/>
            <w:noProof/>
          </w:rPr>
          <w:t>5.9.2</w:t>
        </w:r>
        <w:r>
          <w:rPr>
            <w:rFonts w:eastAsiaTheme="minorEastAsia" w:cstheme="minorBidi"/>
            <w:smallCaps w:val="0"/>
            <w:noProof/>
            <w:sz w:val="24"/>
            <w:szCs w:val="24"/>
            <w:lang w:eastAsia="en-GB"/>
          </w:rPr>
          <w:tab/>
        </w:r>
        <w:r w:rsidRPr="00673DED">
          <w:rPr>
            <w:rStyle w:val="Hyperlink"/>
            <w:noProof/>
          </w:rPr>
          <w:t>Additional Professional Activities</w:t>
        </w:r>
        <w:r>
          <w:rPr>
            <w:noProof/>
            <w:webHidden/>
          </w:rPr>
          <w:tab/>
        </w:r>
        <w:r>
          <w:rPr>
            <w:noProof/>
            <w:webHidden/>
          </w:rPr>
          <w:fldChar w:fldCharType="begin"/>
        </w:r>
        <w:r>
          <w:rPr>
            <w:noProof/>
            <w:webHidden/>
          </w:rPr>
          <w:instrText xml:space="preserve"> PAGEREF _Toc236217397 \h </w:instrText>
        </w:r>
        <w:r>
          <w:rPr>
            <w:noProof/>
            <w:webHidden/>
          </w:rPr>
        </w:r>
        <w:r>
          <w:rPr>
            <w:noProof/>
            <w:webHidden/>
          </w:rPr>
          <w:fldChar w:fldCharType="separate"/>
        </w:r>
        <w:r>
          <w:rPr>
            <w:noProof/>
            <w:webHidden/>
          </w:rPr>
          <w:t>21</w:t>
        </w:r>
        <w:r>
          <w:rPr>
            <w:noProof/>
            <w:webHidden/>
          </w:rPr>
          <w:fldChar w:fldCharType="end"/>
        </w:r>
      </w:hyperlink>
    </w:p>
    <w:p w14:paraId="17D79610" w14:textId="30CEBFCB"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398" w:history="1">
        <w:r w:rsidRPr="00673DED">
          <w:rPr>
            <w:rStyle w:val="Hyperlink"/>
            <w:noProof/>
          </w:rPr>
          <w:t>5.9.3</w:t>
        </w:r>
        <w:r>
          <w:rPr>
            <w:rFonts w:eastAsiaTheme="minorEastAsia" w:cstheme="minorBidi"/>
            <w:smallCaps w:val="0"/>
            <w:noProof/>
            <w:sz w:val="24"/>
            <w:szCs w:val="24"/>
            <w:lang w:eastAsia="en-GB"/>
          </w:rPr>
          <w:tab/>
        </w:r>
        <w:r w:rsidRPr="00673DED">
          <w:rPr>
            <w:rStyle w:val="Hyperlink"/>
            <w:noProof/>
          </w:rPr>
          <w:t>Hobbies, Interests, and Volunteer Work</w:t>
        </w:r>
        <w:r>
          <w:rPr>
            <w:noProof/>
            <w:webHidden/>
          </w:rPr>
          <w:tab/>
        </w:r>
        <w:r>
          <w:rPr>
            <w:noProof/>
            <w:webHidden/>
          </w:rPr>
          <w:fldChar w:fldCharType="begin"/>
        </w:r>
        <w:r>
          <w:rPr>
            <w:noProof/>
            <w:webHidden/>
          </w:rPr>
          <w:instrText xml:space="preserve"> PAGEREF _Toc236217398 \h </w:instrText>
        </w:r>
        <w:r>
          <w:rPr>
            <w:noProof/>
            <w:webHidden/>
          </w:rPr>
        </w:r>
        <w:r>
          <w:rPr>
            <w:noProof/>
            <w:webHidden/>
          </w:rPr>
          <w:fldChar w:fldCharType="separate"/>
        </w:r>
        <w:r>
          <w:rPr>
            <w:noProof/>
            <w:webHidden/>
          </w:rPr>
          <w:t>21</w:t>
        </w:r>
        <w:r>
          <w:rPr>
            <w:noProof/>
            <w:webHidden/>
          </w:rPr>
          <w:fldChar w:fldCharType="end"/>
        </w:r>
      </w:hyperlink>
    </w:p>
    <w:p w14:paraId="44A49B69" w14:textId="595F9778"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399" w:history="1">
        <w:r w:rsidRPr="00673DED">
          <w:rPr>
            <w:rStyle w:val="Hyperlink"/>
            <w:noProof/>
          </w:rPr>
          <w:t>5.10</w:t>
        </w:r>
        <w:r>
          <w:rPr>
            <w:rFonts w:eastAsiaTheme="minorEastAsia" w:cstheme="minorBidi"/>
            <w:b w:val="0"/>
            <w:bCs w:val="0"/>
            <w:smallCaps w:val="0"/>
            <w:noProof/>
            <w:sz w:val="24"/>
            <w:szCs w:val="24"/>
            <w:lang w:eastAsia="en-GB"/>
          </w:rPr>
          <w:tab/>
        </w:r>
        <w:r w:rsidRPr="00673DED">
          <w:rPr>
            <w:rStyle w:val="Hyperlink"/>
            <w:noProof/>
          </w:rPr>
          <w:t>Resume Tips</w:t>
        </w:r>
        <w:r>
          <w:rPr>
            <w:noProof/>
            <w:webHidden/>
          </w:rPr>
          <w:tab/>
        </w:r>
        <w:r>
          <w:rPr>
            <w:noProof/>
            <w:webHidden/>
          </w:rPr>
          <w:fldChar w:fldCharType="begin"/>
        </w:r>
        <w:r>
          <w:rPr>
            <w:noProof/>
            <w:webHidden/>
          </w:rPr>
          <w:instrText xml:space="preserve"> PAGEREF _Toc236217399 \h </w:instrText>
        </w:r>
        <w:r>
          <w:rPr>
            <w:noProof/>
            <w:webHidden/>
          </w:rPr>
        </w:r>
        <w:r>
          <w:rPr>
            <w:noProof/>
            <w:webHidden/>
          </w:rPr>
          <w:fldChar w:fldCharType="separate"/>
        </w:r>
        <w:r>
          <w:rPr>
            <w:noProof/>
            <w:webHidden/>
          </w:rPr>
          <w:t>21</w:t>
        </w:r>
        <w:r>
          <w:rPr>
            <w:noProof/>
            <w:webHidden/>
          </w:rPr>
          <w:fldChar w:fldCharType="end"/>
        </w:r>
      </w:hyperlink>
    </w:p>
    <w:p w14:paraId="79EADC70" w14:textId="72462F2C"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400" w:history="1">
        <w:r w:rsidRPr="00673DED">
          <w:rPr>
            <w:rStyle w:val="Hyperlink"/>
            <w:rFonts w:cstheme="majorBidi"/>
            <w:noProof/>
          </w:rPr>
          <w:t>6</w:t>
        </w:r>
        <w:r>
          <w:rPr>
            <w:rFonts w:eastAsiaTheme="minorEastAsia" w:cstheme="minorBidi"/>
            <w:b w:val="0"/>
            <w:bCs w:val="0"/>
            <w:caps w:val="0"/>
            <w:noProof/>
            <w:sz w:val="24"/>
            <w:szCs w:val="24"/>
            <w:u w:val="none"/>
            <w:lang w:eastAsia="en-GB"/>
          </w:rPr>
          <w:tab/>
        </w:r>
        <w:r w:rsidRPr="00673DED">
          <w:rPr>
            <w:rStyle w:val="Hyperlink"/>
            <w:rFonts w:cstheme="majorBidi"/>
            <w:noProof/>
          </w:rPr>
          <w:t>Create Your Cover Letter</w:t>
        </w:r>
        <w:r>
          <w:rPr>
            <w:noProof/>
            <w:webHidden/>
          </w:rPr>
          <w:tab/>
        </w:r>
        <w:r>
          <w:rPr>
            <w:noProof/>
            <w:webHidden/>
          </w:rPr>
          <w:fldChar w:fldCharType="begin"/>
        </w:r>
        <w:r>
          <w:rPr>
            <w:noProof/>
            <w:webHidden/>
          </w:rPr>
          <w:instrText xml:space="preserve"> PAGEREF _Toc236217400 \h </w:instrText>
        </w:r>
        <w:r>
          <w:rPr>
            <w:noProof/>
            <w:webHidden/>
          </w:rPr>
        </w:r>
        <w:r>
          <w:rPr>
            <w:noProof/>
            <w:webHidden/>
          </w:rPr>
          <w:fldChar w:fldCharType="separate"/>
        </w:r>
        <w:r>
          <w:rPr>
            <w:noProof/>
            <w:webHidden/>
          </w:rPr>
          <w:t>21</w:t>
        </w:r>
        <w:r>
          <w:rPr>
            <w:noProof/>
            <w:webHidden/>
          </w:rPr>
          <w:fldChar w:fldCharType="end"/>
        </w:r>
      </w:hyperlink>
    </w:p>
    <w:p w14:paraId="4217B7F6" w14:textId="72CCD690"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1" w:history="1">
        <w:r w:rsidRPr="00673DED">
          <w:rPr>
            <w:rStyle w:val="Hyperlink"/>
            <w:noProof/>
          </w:rPr>
          <w:t>6.1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_Toc236217401 \h </w:instrText>
        </w:r>
        <w:r>
          <w:rPr>
            <w:noProof/>
            <w:webHidden/>
          </w:rPr>
        </w:r>
        <w:r>
          <w:rPr>
            <w:noProof/>
            <w:webHidden/>
          </w:rPr>
          <w:fldChar w:fldCharType="separate"/>
        </w:r>
        <w:r>
          <w:rPr>
            <w:noProof/>
            <w:webHidden/>
          </w:rPr>
          <w:t>21</w:t>
        </w:r>
        <w:r>
          <w:rPr>
            <w:noProof/>
            <w:webHidden/>
          </w:rPr>
          <w:fldChar w:fldCharType="end"/>
        </w:r>
      </w:hyperlink>
    </w:p>
    <w:p w14:paraId="22F93B33" w14:textId="1AF9B7A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2" w:history="1">
        <w:r w:rsidRPr="00673DED">
          <w:rPr>
            <w:rStyle w:val="Hyperlink"/>
            <w:noProof/>
          </w:rPr>
          <w:t>6.2</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_Toc236217402 \h </w:instrText>
        </w:r>
        <w:r>
          <w:rPr>
            <w:noProof/>
            <w:webHidden/>
          </w:rPr>
        </w:r>
        <w:r>
          <w:rPr>
            <w:noProof/>
            <w:webHidden/>
          </w:rPr>
          <w:fldChar w:fldCharType="separate"/>
        </w:r>
        <w:r>
          <w:rPr>
            <w:noProof/>
            <w:webHidden/>
          </w:rPr>
          <w:t>22</w:t>
        </w:r>
        <w:r>
          <w:rPr>
            <w:noProof/>
            <w:webHidden/>
          </w:rPr>
          <w:fldChar w:fldCharType="end"/>
        </w:r>
      </w:hyperlink>
    </w:p>
    <w:p w14:paraId="4E60DD68" w14:textId="10052AA7"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3" w:history="1">
        <w:r w:rsidRPr="00673DED">
          <w:rPr>
            <w:rStyle w:val="Hyperlink"/>
            <w:noProof/>
          </w:rPr>
          <w:t>6.3</w:t>
        </w:r>
        <w:r>
          <w:rPr>
            <w:rFonts w:eastAsiaTheme="minorEastAsia" w:cstheme="minorBidi"/>
            <w:b w:val="0"/>
            <w:bCs w:val="0"/>
            <w:smallCaps w:val="0"/>
            <w:noProof/>
            <w:sz w:val="24"/>
            <w:szCs w:val="24"/>
            <w:lang w:eastAsia="en-GB"/>
          </w:rPr>
          <w:tab/>
        </w:r>
        <w:r w:rsidRPr="00673DED">
          <w:rPr>
            <w:rStyle w:val="Hyperlink"/>
            <w:noProof/>
          </w:rPr>
          <w:t>Prerequisites</w:t>
        </w:r>
        <w:r>
          <w:rPr>
            <w:noProof/>
            <w:webHidden/>
          </w:rPr>
          <w:tab/>
        </w:r>
        <w:r>
          <w:rPr>
            <w:noProof/>
            <w:webHidden/>
          </w:rPr>
          <w:fldChar w:fldCharType="begin"/>
        </w:r>
        <w:r>
          <w:rPr>
            <w:noProof/>
            <w:webHidden/>
          </w:rPr>
          <w:instrText xml:space="preserve"> PAGEREF _Toc236217403 \h </w:instrText>
        </w:r>
        <w:r>
          <w:rPr>
            <w:noProof/>
            <w:webHidden/>
          </w:rPr>
        </w:r>
        <w:r>
          <w:rPr>
            <w:noProof/>
            <w:webHidden/>
          </w:rPr>
          <w:fldChar w:fldCharType="separate"/>
        </w:r>
        <w:r>
          <w:rPr>
            <w:noProof/>
            <w:webHidden/>
          </w:rPr>
          <w:t>22</w:t>
        </w:r>
        <w:r>
          <w:rPr>
            <w:noProof/>
            <w:webHidden/>
          </w:rPr>
          <w:fldChar w:fldCharType="end"/>
        </w:r>
      </w:hyperlink>
    </w:p>
    <w:p w14:paraId="751ABC5D" w14:textId="4E1F0A55"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4" w:history="1">
        <w:r w:rsidRPr="00673DED">
          <w:rPr>
            <w:rStyle w:val="Hyperlink"/>
            <w:noProof/>
          </w:rPr>
          <w:t>6.4</w:t>
        </w:r>
        <w:r>
          <w:rPr>
            <w:rFonts w:eastAsiaTheme="minorEastAsia" w:cstheme="minorBidi"/>
            <w:b w:val="0"/>
            <w:bCs w:val="0"/>
            <w:smallCaps w:val="0"/>
            <w:noProof/>
            <w:sz w:val="24"/>
            <w:szCs w:val="24"/>
            <w:lang w:eastAsia="en-GB"/>
          </w:rPr>
          <w:tab/>
        </w:r>
        <w:r w:rsidRPr="00673DED">
          <w:rPr>
            <w:rStyle w:val="Hyperlink"/>
            <w:noProof/>
          </w:rPr>
          <w:t>Keep in Mind</w:t>
        </w:r>
        <w:r>
          <w:rPr>
            <w:noProof/>
            <w:webHidden/>
          </w:rPr>
          <w:tab/>
        </w:r>
        <w:r>
          <w:rPr>
            <w:noProof/>
            <w:webHidden/>
          </w:rPr>
          <w:fldChar w:fldCharType="begin"/>
        </w:r>
        <w:r>
          <w:rPr>
            <w:noProof/>
            <w:webHidden/>
          </w:rPr>
          <w:instrText xml:space="preserve"> PAGEREF _Toc236217404 \h </w:instrText>
        </w:r>
        <w:r>
          <w:rPr>
            <w:noProof/>
            <w:webHidden/>
          </w:rPr>
        </w:r>
        <w:r>
          <w:rPr>
            <w:noProof/>
            <w:webHidden/>
          </w:rPr>
          <w:fldChar w:fldCharType="separate"/>
        </w:r>
        <w:r>
          <w:rPr>
            <w:noProof/>
            <w:webHidden/>
          </w:rPr>
          <w:t>22</w:t>
        </w:r>
        <w:r>
          <w:rPr>
            <w:noProof/>
            <w:webHidden/>
          </w:rPr>
          <w:fldChar w:fldCharType="end"/>
        </w:r>
      </w:hyperlink>
    </w:p>
    <w:p w14:paraId="1DB936F8" w14:textId="78E5A094"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5" w:history="1">
        <w:r w:rsidRPr="00673DED">
          <w:rPr>
            <w:rStyle w:val="Hyperlink"/>
            <w:noProof/>
          </w:rPr>
          <w:t>6.5</w:t>
        </w:r>
        <w:r>
          <w:rPr>
            <w:rFonts w:eastAsiaTheme="minorEastAsia" w:cstheme="minorBidi"/>
            <w:b w:val="0"/>
            <w:bCs w:val="0"/>
            <w:smallCaps w:val="0"/>
            <w:noProof/>
            <w:sz w:val="24"/>
            <w:szCs w:val="24"/>
            <w:lang w:eastAsia="en-GB"/>
          </w:rPr>
          <w:tab/>
        </w:r>
        <w:r w:rsidRPr="00673DED">
          <w:rPr>
            <w:rStyle w:val="Hyperlink"/>
            <w:noProof/>
          </w:rPr>
          <w:t>Begin the Cover Letter</w:t>
        </w:r>
        <w:r>
          <w:rPr>
            <w:noProof/>
            <w:webHidden/>
          </w:rPr>
          <w:tab/>
        </w:r>
        <w:r>
          <w:rPr>
            <w:noProof/>
            <w:webHidden/>
          </w:rPr>
          <w:fldChar w:fldCharType="begin"/>
        </w:r>
        <w:r>
          <w:rPr>
            <w:noProof/>
            <w:webHidden/>
          </w:rPr>
          <w:instrText xml:space="preserve"> PAGEREF _Toc236217405 \h </w:instrText>
        </w:r>
        <w:r>
          <w:rPr>
            <w:noProof/>
            <w:webHidden/>
          </w:rPr>
        </w:r>
        <w:r>
          <w:rPr>
            <w:noProof/>
            <w:webHidden/>
          </w:rPr>
          <w:fldChar w:fldCharType="separate"/>
        </w:r>
        <w:r>
          <w:rPr>
            <w:noProof/>
            <w:webHidden/>
          </w:rPr>
          <w:t>22</w:t>
        </w:r>
        <w:r>
          <w:rPr>
            <w:noProof/>
            <w:webHidden/>
          </w:rPr>
          <w:fldChar w:fldCharType="end"/>
        </w:r>
      </w:hyperlink>
    </w:p>
    <w:p w14:paraId="657E933F" w14:textId="01D5C312"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6" w:history="1">
        <w:r w:rsidRPr="00673DED">
          <w:rPr>
            <w:rStyle w:val="Hyperlink"/>
            <w:noProof/>
          </w:rPr>
          <w:t>6.6</w:t>
        </w:r>
        <w:r>
          <w:rPr>
            <w:rFonts w:eastAsiaTheme="minorEastAsia" w:cstheme="minorBidi"/>
            <w:b w:val="0"/>
            <w:bCs w:val="0"/>
            <w:smallCaps w:val="0"/>
            <w:noProof/>
            <w:sz w:val="24"/>
            <w:szCs w:val="24"/>
            <w:lang w:eastAsia="en-GB"/>
          </w:rPr>
          <w:tab/>
        </w:r>
        <w:r w:rsidRPr="00673DED">
          <w:rPr>
            <w:rStyle w:val="Hyperlink"/>
            <w:noProof/>
          </w:rPr>
          <w:t>Write the First Paragraph</w:t>
        </w:r>
        <w:r>
          <w:rPr>
            <w:noProof/>
            <w:webHidden/>
          </w:rPr>
          <w:tab/>
        </w:r>
        <w:r>
          <w:rPr>
            <w:noProof/>
            <w:webHidden/>
          </w:rPr>
          <w:fldChar w:fldCharType="begin"/>
        </w:r>
        <w:r>
          <w:rPr>
            <w:noProof/>
            <w:webHidden/>
          </w:rPr>
          <w:instrText xml:space="preserve"> PAGEREF _Toc236217406 \h </w:instrText>
        </w:r>
        <w:r>
          <w:rPr>
            <w:noProof/>
            <w:webHidden/>
          </w:rPr>
        </w:r>
        <w:r>
          <w:rPr>
            <w:noProof/>
            <w:webHidden/>
          </w:rPr>
          <w:fldChar w:fldCharType="separate"/>
        </w:r>
        <w:r>
          <w:rPr>
            <w:noProof/>
            <w:webHidden/>
          </w:rPr>
          <w:t>23</w:t>
        </w:r>
        <w:r>
          <w:rPr>
            <w:noProof/>
            <w:webHidden/>
          </w:rPr>
          <w:fldChar w:fldCharType="end"/>
        </w:r>
      </w:hyperlink>
    </w:p>
    <w:p w14:paraId="43E3B8D8" w14:textId="77827508"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7" w:history="1">
        <w:r w:rsidRPr="00673DED">
          <w:rPr>
            <w:rStyle w:val="Hyperlink"/>
            <w:noProof/>
          </w:rPr>
          <w:t>6.7</w:t>
        </w:r>
        <w:r>
          <w:rPr>
            <w:rFonts w:eastAsiaTheme="minorEastAsia" w:cstheme="minorBidi"/>
            <w:b w:val="0"/>
            <w:bCs w:val="0"/>
            <w:smallCaps w:val="0"/>
            <w:noProof/>
            <w:sz w:val="24"/>
            <w:szCs w:val="24"/>
            <w:lang w:eastAsia="en-GB"/>
          </w:rPr>
          <w:tab/>
        </w:r>
        <w:r w:rsidRPr="00673DED">
          <w:rPr>
            <w:rStyle w:val="Hyperlink"/>
            <w:noProof/>
          </w:rPr>
          <w:t>Write the Main Body of the Letter</w:t>
        </w:r>
        <w:r>
          <w:rPr>
            <w:noProof/>
            <w:webHidden/>
          </w:rPr>
          <w:tab/>
        </w:r>
        <w:r>
          <w:rPr>
            <w:noProof/>
            <w:webHidden/>
          </w:rPr>
          <w:fldChar w:fldCharType="begin"/>
        </w:r>
        <w:r>
          <w:rPr>
            <w:noProof/>
            <w:webHidden/>
          </w:rPr>
          <w:instrText xml:space="preserve"> PAGEREF _Toc236217407 \h </w:instrText>
        </w:r>
        <w:r>
          <w:rPr>
            <w:noProof/>
            <w:webHidden/>
          </w:rPr>
        </w:r>
        <w:r>
          <w:rPr>
            <w:noProof/>
            <w:webHidden/>
          </w:rPr>
          <w:fldChar w:fldCharType="separate"/>
        </w:r>
        <w:r>
          <w:rPr>
            <w:noProof/>
            <w:webHidden/>
          </w:rPr>
          <w:t>23</w:t>
        </w:r>
        <w:r>
          <w:rPr>
            <w:noProof/>
            <w:webHidden/>
          </w:rPr>
          <w:fldChar w:fldCharType="end"/>
        </w:r>
      </w:hyperlink>
    </w:p>
    <w:p w14:paraId="123711F6" w14:textId="77CE9A15"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8" w:history="1">
        <w:r w:rsidRPr="00673DED">
          <w:rPr>
            <w:rStyle w:val="Hyperlink"/>
            <w:noProof/>
          </w:rPr>
          <w:t>6.8</w:t>
        </w:r>
        <w:r>
          <w:rPr>
            <w:rFonts w:eastAsiaTheme="minorEastAsia" w:cstheme="minorBidi"/>
            <w:b w:val="0"/>
            <w:bCs w:val="0"/>
            <w:smallCaps w:val="0"/>
            <w:noProof/>
            <w:sz w:val="24"/>
            <w:szCs w:val="24"/>
            <w:lang w:eastAsia="en-GB"/>
          </w:rPr>
          <w:tab/>
        </w:r>
        <w:r w:rsidRPr="00673DED">
          <w:rPr>
            <w:rStyle w:val="Hyperlink"/>
            <w:noProof/>
          </w:rPr>
          <w:t>Close the Cover Letter</w:t>
        </w:r>
        <w:r>
          <w:rPr>
            <w:noProof/>
            <w:webHidden/>
          </w:rPr>
          <w:tab/>
        </w:r>
        <w:r>
          <w:rPr>
            <w:noProof/>
            <w:webHidden/>
          </w:rPr>
          <w:fldChar w:fldCharType="begin"/>
        </w:r>
        <w:r>
          <w:rPr>
            <w:noProof/>
            <w:webHidden/>
          </w:rPr>
          <w:instrText xml:space="preserve"> PAGEREF _Toc236217408 \h </w:instrText>
        </w:r>
        <w:r>
          <w:rPr>
            <w:noProof/>
            <w:webHidden/>
          </w:rPr>
        </w:r>
        <w:r>
          <w:rPr>
            <w:noProof/>
            <w:webHidden/>
          </w:rPr>
          <w:fldChar w:fldCharType="separate"/>
        </w:r>
        <w:r>
          <w:rPr>
            <w:noProof/>
            <w:webHidden/>
          </w:rPr>
          <w:t>23</w:t>
        </w:r>
        <w:r>
          <w:rPr>
            <w:noProof/>
            <w:webHidden/>
          </w:rPr>
          <w:fldChar w:fldCharType="end"/>
        </w:r>
      </w:hyperlink>
    </w:p>
    <w:p w14:paraId="65B8B586" w14:textId="54517979"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09" w:history="1">
        <w:r w:rsidRPr="00673DED">
          <w:rPr>
            <w:rStyle w:val="Hyperlink"/>
            <w:noProof/>
          </w:rPr>
          <w:t>6.9</w:t>
        </w:r>
        <w:r>
          <w:rPr>
            <w:rFonts w:eastAsiaTheme="minorEastAsia" w:cstheme="minorBidi"/>
            <w:b w:val="0"/>
            <w:bCs w:val="0"/>
            <w:smallCaps w:val="0"/>
            <w:noProof/>
            <w:sz w:val="24"/>
            <w:szCs w:val="24"/>
            <w:lang w:eastAsia="en-GB"/>
          </w:rPr>
          <w:tab/>
        </w:r>
        <w:r w:rsidRPr="00673DED">
          <w:rPr>
            <w:rStyle w:val="Hyperlink"/>
            <w:noProof/>
          </w:rPr>
          <w:t>Tips</w:t>
        </w:r>
        <w:r>
          <w:rPr>
            <w:noProof/>
            <w:webHidden/>
          </w:rPr>
          <w:tab/>
        </w:r>
        <w:r>
          <w:rPr>
            <w:noProof/>
            <w:webHidden/>
          </w:rPr>
          <w:fldChar w:fldCharType="begin"/>
        </w:r>
        <w:r>
          <w:rPr>
            <w:noProof/>
            <w:webHidden/>
          </w:rPr>
          <w:instrText xml:space="preserve"> PAGEREF _Toc236217409 \h </w:instrText>
        </w:r>
        <w:r>
          <w:rPr>
            <w:noProof/>
            <w:webHidden/>
          </w:rPr>
        </w:r>
        <w:r>
          <w:rPr>
            <w:noProof/>
            <w:webHidden/>
          </w:rPr>
          <w:fldChar w:fldCharType="separate"/>
        </w:r>
        <w:r>
          <w:rPr>
            <w:noProof/>
            <w:webHidden/>
          </w:rPr>
          <w:t>24</w:t>
        </w:r>
        <w:r>
          <w:rPr>
            <w:noProof/>
            <w:webHidden/>
          </w:rPr>
          <w:fldChar w:fldCharType="end"/>
        </w:r>
      </w:hyperlink>
    </w:p>
    <w:p w14:paraId="7A18C77E" w14:textId="30F5A888"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410" w:history="1">
        <w:r w:rsidRPr="00673DED">
          <w:rPr>
            <w:rStyle w:val="Hyperlink"/>
            <w:rFonts w:cstheme="majorBidi"/>
            <w:noProof/>
          </w:rPr>
          <w:t>7</w:t>
        </w:r>
        <w:r>
          <w:rPr>
            <w:rFonts w:eastAsiaTheme="minorEastAsia" w:cstheme="minorBidi"/>
            <w:b w:val="0"/>
            <w:bCs w:val="0"/>
            <w:caps w:val="0"/>
            <w:noProof/>
            <w:sz w:val="24"/>
            <w:szCs w:val="24"/>
            <w:u w:val="none"/>
            <w:lang w:eastAsia="en-GB"/>
          </w:rPr>
          <w:tab/>
        </w:r>
        <w:r w:rsidRPr="00673DED">
          <w:rPr>
            <w:rStyle w:val="Hyperlink"/>
            <w:rFonts w:cstheme="majorBidi"/>
            <w:noProof/>
          </w:rPr>
          <w:t>Expert Viewpoints: Standing Out from the Crowd</w:t>
        </w:r>
        <w:r>
          <w:rPr>
            <w:noProof/>
            <w:webHidden/>
          </w:rPr>
          <w:tab/>
        </w:r>
        <w:r>
          <w:rPr>
            <w:noProof/>
            <w:webHidden/>
          </w:rPr>
          <w:fldChar w:fldCharType="begin"/>
        </w:r>
        <w:r>
          <w:rPr>
            <w:noProof/>
            <w:webHidden/>
          </w:rPr>
          <w:instrText xml:space="preserve"> PAGEREF _Toc236217410 \h </w:instrText>
        </w:r>
        <w:r>
          <w:rPr>
            <w:noProof/>
            <w:webHidden/>
          </w:rPr>
        </w:r>
        <w:r>
          <w:rPr>
            <w:noProof/>
            <w:webHidden/>
          </w:rPr>
          <w:fldChar w:fldCharType="separate"/>
        </w:r>
        <w:r>
          <w:rPr>
            <w:noProof/>
            <w:webHidden/>
          </w:rPr>
          <w:t>24</w:t>
        </w:r>
        <w:r>
          <w:rPr>
            <w:noProof/>
            <w:webHidden/>
          </w:rPr>
          <w:fldChar w:fldCharType="end"/>
        </w:r>
      </w:hyperlink>
    </w:p>
    <w:p w14:paraId="23AA299B" w14:textId="08C5913B"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1" w:history="1">
        <w:r w:rsidRPr="00673DED">
          <w:rPr>
            <w:rStyle w:val="Hyperlink"/>
            <w:noProof/>
          </w:rPr>
          <w:t>7.1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_Toc236217411 \h </w:instrText>
        </w:r>
        <w:r>
          <w:rPr>
            <w:noProof/>
            <w:webHidden/>
          </w:rPr>
        </w:r>
        <w:r>
          <w:rPr>
            <w:noProof/>
            <w:webHidden/>
          </w:rPr>
          <w:fldChar w:fldCharType="separate"/>
        </w:r>
        <w:r>
          <w:rPr>
            <w:noProof/>
            <w:webHidden/>
          </w:rPr>
          <w:t>24</w:t>
        </w:r>
        <w:r>
          <w:rPr>
            <w:noProof/>
            <w:webHidden/>
          </w:rPr>
          <w:fldChar w:fldCharType="end"/>
        </w:r>
      </w:hyperlink>
    </w:p>
    <w:p w14:paraId="520AEA76" w14:textId="10A26EBA"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2" w:history="1">
        <w:r w:rsidRPr="00673DED">
          <w:rPr>
            <w:rStyle w:val="Hyperlink"/>
            <w:noProof/>
          </w:rPr>
          <w:t>7.2</w:t>
        </w:r>
        <w:r>
          <w:rPr>
            <w:rFonts w:eastAsiaTheme="minorEastAsia" w:cstheme="minorBidi"/>
            <w:b w:val="0"/>
            <w:bCs w:val="0"/>
            <w:smallCaps w:val="0"/>
            <w:noProof/>
            <w:sz w:val="24"/>
            <w:szCs w:val="24"/>
            <w:lang w:eastAsia="en-GB"/>
          </w:rPr>
          <w:tab/>
        </w:r>
        <w:r w:rsidRPr="00673DED">
          <w:rPr>
            <w:rStyle w:val="Hyperlink"/>
            <w:noProof/>
          </w:rPr>
          <w:t>What Sets Apart a Great Data Science Candidate?</w:t>
        </w:r>
        <w:r>
          <w:rPr>
            <w:noProof/>
            <w:webHidden/>
          </w:rPr>
          <w:tab/>
        </w:r>
        <w:r>
          <w:rPr>
            <w:noProof/>
            <w:webHidden/>
          </w:rPr>
          <w:fldChar w:fldCharType="begin"/>
        </w:r>
        <w:r>
          <w:rPr>
            <w:noProof/>
            <w:webHidden/>
          </w:rPr>
          <w:instrText xml:space="preserve"> PAGEREF _Toc236217412 \h </w:instrText>
        </w:r>
        <w:r>
          <w:rPr>
            <w:noProof/>
            <w:webHidden/>
          </w:rPr>
        </w:r>
        <w:r>
          <w:rPr>
            <w:noProof/>
            <w:webHidden/>
          </w:rPr>
          <w:fldChar w:fldCharType="separate"/>
        </w:r>
        <w:r>
          <w:rPr>
            <w:noProof/>
            <w:webHidden/>
          </w:rPr>
          <w:t>24</w:t>
        </w:r>
        <w:r>
          <w:rPr>
            <w:noProof/>
            <w:webHidden/>
          </w:rPr>
          <w:fldChar w:fldCharType="end"/>
        </w:r>
      </w:hyperlink>
    </w:p>
    <w:p w14:paraId="07D191D4" w14:textId="0DD7A674"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3" w:history="1">
        <w:r w:rsidRPr="00673DED">
          <w:rPr>
            <w:rStyle w:val="Hyperlink"/>
            <w:noProof/>
          </w:rPr>
          <w:t>7.3</w:t>
        </w:r>
        <w:r>
          <w:rPr>
            <w:rFonts w:eastAsiaTheme="minorEastAsia" w:cstheme="minorBidi"/>
            <w:b w:val="0"/>
            <w:bCs w:val="0"/>
            <w:smallCaps w:val="0"/>
            <w:noProof/>
            <w:sz w:val="24"/>
            <w:szCs w:val="24"/>
            <w:lang w:eastAsia="en-GB"/>
          </w:rPr>
          <w:tab/>
        </w:r>
        <w:r w:rsidRPr="00673DED">
          <w:rPr>
            <w:rStyle w:val="Hyperlink"/>
            <w:noProof/>
          </w:rPr>
          <w:t>Technical Foundations</w:t>
        </w:r>
        <w:r>
          <w:rPr>
            <w:noProof/>
            <w:webHidden/>
          </w:rPr>
          <w:tab/>
        </w:r>
        <w:r>
          <w:rPr>
            <w:noProof/>
            <w:webHidden/>
          </w:rPr>
          <w:fldChar w:fldCharType="begin"/>
        </w:r>
        <w:r>
          <w:rPr>
            <w:noProof/>
            <w:webHidden/>
          </w:rPr>
          <w:instrText xml:space="preserve"> PAGEREF _Toc236217413 \h </w:instrText>
        </w:r>
        <w:r>
          <w:rPr>
            <w:noProof/>
            <w:webHidden/>
          </w:rPr>
        </w:r>
        <w:r>
          <w:rPr>
            <w:noProof/>
            <w:webHidden/>
          </w:rPr>
          <w:fldChar w:fldCharType="separate"/>
        </w:r>
        <w:r>
          <w:rPr>
            <w:noProof/>
            <w:webHidden/>
          </w:rPr>
          <w:t>25</w:t>
        </w:r>
        <w:r>
          <w:rPr>
            <w:noProof/>
            <w:webHidden/>
          </w:rPr>
          <w:fldChar w:fldCharType="end"/>
        </w:r>
      </w:hyperlink>
    </w:p>
    <w:p w14:paraId="0DD42725" w14:textId="5B7C85A5"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4" w:history="1">
        <w:r w:rsidRPr="00673DED">
          <w:rPr>
            <w:rStyle w:val="Hyperlink"/>
            <w:noProof/>
          </w:rPr>
          <w:t>7.4</w:t>
        </w:r>
        <w:r>
          <w:rPr>
            <w:rFonts w:eastAsiaTheme="minorEastAsia" w:cstheme="minorBidi"/>
            <w:b w:val="0"/>
            <w:bCs w:val="0"/>
            <w:smallCaps w:val="0"/>
            <w:noProof/>
            <w:sz w:val="24"/>
            <w:szCs w:val="24"/>
            <w:lang w:eastAsia="en-GB"/>
          </w:rPr>
          <w:tab/>
        </w:r>
        <w:r w:rsidRPr="00673DED">
          <w:rPr>
            <w:rStyle w:val="Hyperlink"/>
            <w:noProof/>
          </w:rPr>
          <w:t>Data Acquisition and Data Transformation Skills</w:t>
        </w:r>
        <w:r>
          <w:rPr>
            <w:noProof/>
            <w:webHidden/>
          </w:rPr>
          <w:tab/>
        </w:r>
        <w:r>
          <w:rPr>
            <w:noProof/>
            <w:webHidden/>
          </w:rPr>
          <w:fldChar w:fldCharType="begin"/>
        </w:r>
        <w:r>
          <w:rPr>
            <w:noProof/>
            <w:webHidden/>
          </w:rPr>
          <w:instrText xml:space="preserve"> PAGEREF _Toc236217414 \h </w:instrText>
        </w:r>
        <w:r>
          <w:rPr>
            <w:noProof/>
            <w:webHidden/>
          </w:rPr>
        </w:r>
        <w:r>
          <w:rPr>
            <w:noProof/>
            <w:webHidden/>
          </w:rPr>
          <w:fldChar w:fldCharType="separate"/>
        </w:r>
        <w:r>
          <w:rPr>
            <w:noProof/>
            <w:webHidden/>
          </w:rPr>
          <w:t>25</w:t>
        </w:r>
        <w:r>
          <w:rPr>
            <w:noProof/>
            <w:webHidden/>
          </w:rPr>
          <w:fldChar w:fldCharType="end"/>
        </w:r>
      </w:hyperlink>
    </w:p>
    <w:p w14:paraId="1EEE619A" w14:textId="0B956771"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5" w:history="1">
        <w:r w:rsidRPr="00673DED">
          <w:rPr>
            <w:rStyle w:val="Hyperlink"/>
            <w:noProof/>
          </w:rPr>
          <w:t>7.5</w:t>
        </w:r>
        <w:r>
          <w:rPr>
            <w:rFonts w:eastAsiaTheme="minorEastAsia" w:cstheme="minorBidi"/>
            <w:b w:val="0"/>
            <w:bCs w:val="0"/>
            <w:smallCaps w:val="0"/>
            <w:noProof/>
            <w:sz w:val="24"/>
            <w:szCs w:val="24"/>
            <w:lang w:eastAsia="en-GB"/>
          </w:rPr>
          <w:tab/>
        </w:r>
        <w:r w:rsidRPr="00673DED">
          <w:rPr>
            <w:rStyle w:val="Hyperlink"/>
            <w:noProof/>
          </w:rPr>
          <w:t>Technical Skills and Non-Technical Skills</w:t>
        </w:r>
        <w:r>
          <w:rPr>
            <w:noProof/>
            <w:webHidden/>
          </w:rPr>
          <w:tab/>
        </w:r>
        <w:r>
          <w:rPr>
            <w:noProof/>
            <w:webHidden/>
          </w:rPr>
          <w:fldChar w:fldCharType="begin"/>
        </w:r>
        <w:r>
          <w:rPr>
            <w:noProof/>
            <w:webHidden/>
          </w:rPr>
          <w:instrText xml:space="preserve"> PAGEREF _Toc236217415 \h </w:instrText>
        </w:r>
        <w:r>
          <w:rPr>
            <w:noProof/>
            <w:webHidden/>
          </w:rPr>
        </w:r>
        <w:r>
          <w:rPr>
            <w:noProof/>
            <w:webHidden/>
          </w:rPr>
          <w:fldChar w:fldCharType="separate"/>
        </w:r>
        <w:r>
          <w:rPr>
            <w:noProof/>
            <w:webHidden/>
          </w:rPr>
          <w:t>26</w:t>
        </w:r>
        <w:r>
          <w:rPr>
            <w:noProof/>
            <w:webHidden/>
          </w:rPr>
          <w:fldChar w:fldCharType="end"/>
        </w:r>
      </w:hyperlink>
    </w:p>
    <w:p w14:paraId="3A231C66" w14:textId="19246766"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6" w:history="1">
        <w:r w:rsidRPr="00673DED">
          <w:rPr>
            <w:rStyle w:val="Hyperlink"/>
            <w:noProof/>
          </w:rPr>
          <w:t>7.6</w:t>
        </w:r>
        <w:r>
          <w:rPr>
            <w:rFonts w:eastAsiaTheme="minorEastAsia" w:cstheme="minorBidi"/>
            <w:b w:val="0"/>
            <w:bCs w:val="0"/>
            <w:smallCaps w:val="0"/>
            <w:noProof/>
            <w:sz w:val="24"/>
            <w:szCs w:val="24"/>
            <w:lang w:eastAsia="en-GB"/>
          </w:rPr>
          <w:tab/>
        </w:r>
        <w:r w:rsidRPr="00673DED">
          <w:rPr>
            <w:rStyle w:val="Hyperlink"/>
            <w:noProof/>
          </w:rPr>
          <w:t>Research, Mathematics, Statistics, and Programming</w:t>
        </w:r>
        <w:r>
          <w:rPr>
            <w:noProof/>
            <w:webHidden/>
          </w:rPr>
          <w:tab/>
        </w:r>
        <w:r>
          <w:rPr>
            <w:noProof/>
            <w:webHidden/>
          </w:rPr>
          <w:fldChar w:fldCharType="begin"/>
        </w:r>
        <w:r>
          <w:rPr>
            <w:noProof/>
            <w:webHidden/>
          </w:rPr>
          <w:instrText xml:space="preserve"> PAGEREF _Toc236217416 \h </w:instrText>
        </w:r>
        <w:r>
          <w:rPr>
            <w:noProof/>
            <w:webHidden/>
          </w:rPr>
        </w:r>
        <w:r>
          <w:rPr>
            <w:noProof/>
            <w:webHidden/>
          </w:rPr>
          <w:fldChar w:fldCharType="separate"/>
        </w:r>
        <w:r>
          <w:rPr>
            <w:noProof/>
            <w:webHidden/>
          </w:rPr>
          <w:t>26</w:t>
        </w:r>
        <w:r>
          <w:rPr>
            <w:noProof/>
            <w:webHidden/>
          </w:rPr>
          <w:fldChar w:fldCharType="end"/>
        </w:r>
      </w:hyperlink>
    </w:p>
    <w:p w14:paraId="70054B85" w14:textId="148CC479"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7" w:history="1">
        <w:r w:rsidRPr="00673DED">
          <w:rPr>
            <w:rStyle w:val="Hyperlink"/>
            <w:noProof/>
          </w:rPr>
          <w:t>7.7</w:t>
        </w:r>
        <w:r>
          <w:rPr>
            <w:rFonts w:eastAsiaTheme="minorEastAsia" w:cstheme="minorBidi"/>
            <w:b w:val="0"/>
            <w:bCs w:val="0"/>
            <w:smallCaps w:val="0"/>
            <w:noProof/>
            <w:sz w:val="24"/>
            <w:szCs w:val="24"/>
            <w:lang w:eastAsia="en-GB"/>
          </w:rPr>
          <w:tab/>
        </w:r>
        <w:r w:rsidRPr="00673DED">
          <w:rPr>
            <w:rStyle w:val="Hyperlink"/>
            <w:noProof/>
          </w:rPr>
          <w:t>Database, Cloud, and Analytics Skills</w:t>
        </w:r>
        <w:r>
          <w:rPr>
            <w:noProof/>
            <w:webHidden/>
          </w:rPr>
          <w:tab/>
        </w:r>
        <w:r>
          <w:rPr>
            <w:noProof/>
            <w:webHidden/>
          </w:rPr>
          <w:fldChar w:fldCharType="begin"/>
        </w:r>
        <w:r>
          <w:rPr>
            <w:noProof/>
            <w:webHidden/>
          </w:rPr>
          <w:instrText xml:space="preserve"> PAGEREF _Toc236217417 \h </w:instrText>
        </w:r>
        <w:r>
          <w:rPr>
            <w:noProof/>
            <w:webHidden/>
          </w:rPr>
        </w:r>
        <w:r>
          <w:rPr>
            <w:noProof/>
            <w:webHidden/>
          </w:rPr>
          <w:fldChar w:fldCharType="separate"/>
        </w:r>
        <w:r>
          <w:rPr>
            <w:noProof/>
            <w:webHidden/>
          </w:rPr>
          <w:t>27</w:t>
        </w:r>
        <w:r>
          <w:rPr>
            <w:noProof/>
            <w:webHidden/>
          </w:rPr>
          <w:fldChar w:fldCharType="end"/>
        </w:r>
      </w:hyperlink>
    </w:p>
    <w:p w14:paraId="162F1EB0" w14:textId="584A8967"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8" w:history="1">
        <w:r w:rsidRPr="00673DED">
          <w:rPr>
            <w:rStyle w:val="Hyperlink"/>
            <w:noProof/>
          </w:rPr>
          <w:t>7.8</w:t>
        </w:r>
        <w:r>
          <w:rPr>
            <w:rFonts w:eastAsiaTheme="minorEastAsia" w:cstheme="minorBidi"/>
            <w:b w:val="0"/>
            <w:bCs w:val="0"/>
            <w:smallCaps w:val="0"/>
            <w:noProof/>
            <w:sz w:val="24"/>
            <w:szCs w:val="24"/>
            <w:lang w:eastAsia="en-GB"/>
          </w:rPr>
          <w:tab/>
        </w:r>
        <w:r w:rsidRPr="00673DED">
          <w:rPr>
            <w:rStyle w:val="Hyperlink"/>
            <w:noProof/>
          </w:rPr>
          <w:t>Statistics and Business Intelligence Tools</w:t>
        </w:r>
        <w:r>
          <w:rPr>
            <w:noProof/>
            <w:webHidden/>
          </w:rPr>
          <w:tab/>
        </w:r>
        <w:r>
          <w:rPr>
            <w:noProof/>
            <w:webHidden/>
          </w:rPr>
          <w:fldChar w:fldCharType="begin"/>
        </w:r>
        <w:r>
          <w:rPr>
            <w:noProof/>
            <w:webHidden/>
          </w:rPr>
          <w:instrText xml:space="preserve"> PAGEREF _Toc236217418 \h </w:instrText>
        </w:r>
        <w:r>
          <w:rPr>
            <w:noProof/>
            <w:webHidden/>
          </w:rPr>
        </w:r>
        <w:r>
          <w:rPr>
            <w:noProof/>
            <w:webHidden/>
          </w:rPr>
          <w:fldChar w:fldCharType="separate"/>
        </w:r>
        <w:r>
          <w:rPr>
            <w:noProof/>
            <w:webHidden/>
          </w:rPr>
          <w:t>27</w:t>
        </w:r>
        <w:r>
          <w:rPr>
            <w:noProof/>
            <w:webHidden/>
          </w:rPr>
          <w:fldChar w:fldCharType="end"/>
        </w:r>
      </w:hyperlink>
    </w:p>
    <w:p w14:paraId="28B8F2AC" w14:textId="3A842D21"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19" w:history="1">
        <w:r w:rsidRPr="00673DED">
          <w:rPr>
            <w:rStyle w:val="Hyperlink"/>
            <w:noProof/>
          </w:rPr>
          <w:t>7.9</w:t>
        </w:r>
        <w:r>
          <w:rPr>
            <w:rFonts w:eastAsiaTheme="minorEastAsia" w:cstheme="minorBidi"/>
            <w:b w:val="0"/>
            <w:bCs w:val="0"/>
            <w:smallCaps w:val="0"/>
            <w:noProof/>
            <w:sz w:val="24"/>
            <w:szCs w:val="24"/>
            <w:lang w:eastAsia="en-GB"/>
          </w:rPr>
          <w:tab/>
        </w:r>
        <w:r w:rsidRPr="00673DED">
          <w:rPr>
            <w:rStyle w:val="Hyperlink"/>
            <w:noProof/>
          </w:rPr>
          <w:t>Essential Soft Skills</w:t>
        </w:r>
        <w:r>
          <w:rPr>
            <w:noProof/>
            <w:webHidden/>
          </w:rPr>
          <w:tab/>
        </w:r>
        <w:r>
          <w:rPr>
            <w:noProof/>
            <w:webHidden/>
          </w:rPr>
          <w:fldChar w:fldCharType="begin"/>
        </w:r>
        <w:r>
          <w:rPr>
            <w:noProof/>
            <w:webHidden/>
          </w:rPr>
          <w:instrText xml:space="preserve"> PAGEREF _Toc236217419 \h </w:instrText>
        </w:r>
        <w:r>
          <w:rPr>
            <w:noProof/>
            <w:webHidden/>
          </w:rPr>
        </w:r>
        <w:r>
          <w:rPr>
            <w:noProof/>
            <w:webHidden/>
          </w:rPr>
          <w:fldChar w:fldCharType="separate"/>
        </w:r>
        <w:r>
          <w:rPr>
            <w:noProof/>
            <w:webHidden/>
          </w:rPr>
          <w:t>27</w:t>
        </w:r>
        <w:r>
          <w:rPr>
            <w:noProof/>
            <w:webHidden/>
          </w:rPr>
          <w:fldChar w:fldCharType="end"/>
        </w:r>
      </w:hyperlink>
    </w:p>
    <w:p w14:paraId="5A4274D1" w14:textId="2CAF02BE"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420" w:history="1">
        <w:r w:rsidRPr="00673DED">
          <w:rPr>
            <w:rStyle w:val="Hyperlink"/>
            <w:noProof/>
          </w:rPr>
          <w:t>7.9.1</w:t>
        </w:r>
        <w:r>
          <w:rPr>
            <w:rFonts w:eastAsiaTheme="minorEastAsia" w:cstheme="minorBidi"/>
            <w:smallCaps w:val="0"/>
            <w:noProof/>
            <w:sz w:val="24"/>
            <w:szCs w:val="24"/>
            <w:lang w:eastAsia="en-GB"/>
          </w:rPr>
          <w:tab/>
        </w:r>
        <w:r w:rsidRPr="00673DED">
          <w:rPr>
            <w:rStyle w:val="Hyperlink"/>
            <w:noProof/>
          </w:rPr>
          <w:t>Business Analysis</w:t>
        </w:r>
        <w:r>
          <w:rPr>
            <w:noProof/>
            <w:webHidden/>
          </w:rPr>
          <w:tab/>
        </w:r>
        <w:r>
          <w:rPr>
            <w:noProof/>
            <w:webHidden/>
          </w:rPr>
          <w:fldChar w:fldCharType="begin"/>
        </w:r>
        <w:r>
          <w:rPr>
            <w:noProof/>
            <w:webHidden/>
          </w:rPr>
          <w:instrText xml:space="preserve"> PAGEREF _Toc236217420 \h </w:instrText>
        </w:r>
        <w:r>
          <w:rPr>
            <w:noProof/>
            <w:webHidden/>
          </w:rPr>
        </w:r>
        <w:r>
          <w:rPr>
            <w:noProof/>
            <w:webHidden/>
          </w:rPr>
          <w:fldChar w:fldCharType="separate"/>
        </w:r>
        <w:r>
          <w:rPr>
            <w:noProof/>
            <w:webHidden/>
          </w:rPr>
          <w:t>28</w:t>
        </w:r>
        <w:r>
          <w:rPr>
            <w:noProof/>
            <w:webHidden/>
          </w:rPr>
          <w:fldChar w:fldCharType="end"/>
        </w:r>
      </w:hyperlink>
    </w:p>
    <w:p w14:paraId="428868F1" w14:textId="63114E06"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421" w:history="1">
        <w:r w:rsidRPr="00673DED">
          <w:rPr>
            <w:rStyle w:val="Hyperlink"/>
            <w:noProof/>
          </w:rPr>
          <w:t>7.9.2</w:t>
        </w:r>
        <w:r>
          <w:rPr>
            <w:rFonts w:eastAsiaTheme="minorEastAsia" w:cstheme="minorBidi"/>
            <w:smallCaps w:val="0"/>
            <w:noProof/>
            <w:sz w:val="24"/>
            <w:szCs w:val="24"/>
            <w:lang w:eastAsia="en-GB"/>
          </w:rPr>
          <w:tab/>
        </w:r>
        <w:r w:rsidRPr="00673DED">
          <w:rPr>
            <w:rStyle w:val="Hyperlink"/>
            <w:noProof/>
          </w:rPr>
          <w:t>Stakeholder Communication</w:t>
        </w:r>
        <w:r>
          <w:rPr>
            <w:noProof/>
            <w:webHidden/>
          </w:rPr>
          <w:tab/>
        </w:r>
        <w:r>
          <w:rPr>
            <w:noProof/>
            <w:webHidden/>
          </w:rPr>
          <w:fldChar w:fldCharType="begin"/>
        </w:r>
        <w:r>
          <w:rPr>
            <w:noProof/>
            <w:webHidden/>
          </w:rPr>
          <w:instrText xml:space="preserve"> PAGEREF _Toc236217421 \h </w:instrText>
        </w:r>
        <w:r>
          <w:rPr>
            <w:noProof/>
            <w:webHidden/>
          </w:rPr>
        </w:r>
        <w:r>
          <w:rPr>
            <w:noProof/>
            <w:webHidden/>
          </w:rPr>
          <w:fldChar w:fldCharType="separate"/>
        </w:r>
        <w:r>
          <w:rPr>
            <w:noProof/>
            <w:webHidden/>
          </w:rPr>
          <w:t>28</w:t>
        </w:r>
        <w:r>
          <w:rPr>
            <w:noProof/>
            <w:webHidden/>
          </w:rPr>
          <w:fldChar w:fldCharType="end"/>
        </w:r>
      </w:hyperlink>
    </w:p>
    <w:p w14:paraId="062EB86D" w14:textId="3EC920AC"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422" w:history="1">
        <w:r w:rsidRPr="00673DED">
          <w:rPr>
            <w:rStyle w:val="Hyperlink"/>
            <w:noProof/>
          </w:rPr>
          <w:t>7.9.3</w:t>
        </w:r>
        <w:r>
          <w:rPr>
            <w:rFonts w:eastAsiaTheme="minorEastAsia" w:cstheme="minorBidi"/>
            <w:smallCaps w:val="0"/>
            <w:noProof/>
            <w:sz w:val="24"/>
            <w:szCs w:val="24"/>
            <w:lang w:eastAsia="en-GB"/>
          </w:rPr>
          <w:tab/>
        </w:r>
        <w:r w:rsidRPr="00673DED">
          <w:rPr>
            <w:rStyle w:val="Hyperlink"/>
            <w:noProof/>
          </w:rPr>
          <w:t>Research and Problem-Solving</w:t>
        </w:r>
        <w:r>
          <w:rPr>
            <w:noProof/>
            <w:webHidden/>
          </w:rPr>
          <w:tab/>
        </w:r>
        <w:r>
          <w:rPr>
            <w:noProof/>
            <w:webHidden/>
          </w:rPr>
          <w:fldChar w:fldCharType="begin"/>
        </w:r>
        <w:r>
          <w:rPr>
            <w:noProof/>
            <w:webHidden/>
          </w:rPr>
          <w:instrText xml:space="preserve"> PAGEREF _Toc236217422 \h </w:instrText>
        </w:r>
        <w:r>
          <w:rPr>
            <w:noProof/>
            <w:webHidden/>
          </w:rPr>
        </w:r>
        <w:r>
          <w:rPr>
            <w:noProof/>
            <w:webHidden/>
          </w:rPr>
          <w:fldChar w:fldCharType="separate"/>
        </w:r>
        <w:r>
          <w:rPr>
            <w:noProof/>
            <w:webHidden/>
          </w:rPr>
          <w:t>28</w:t>
        </w:r>
        <w:r>
          <w:rPr>
            <w:noProof/>
            <w:webHidden/>
          </w:rPr>
          <w:fldChar w:fldCharType="end"/>
        </w:r>
      </w:hyperlink>
    </w:p>
    <w:p w14:paraId="4965DD07" w14:textId="5D00FB19"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423" w:history="1">
        <w:r w:rsidRPr="00673DED">
          <w:rPr>
            <w:rStyle w:val="Hyperlink"/>
            <w:noProof/>
          </w:rPr>
          <w:t>7.9.4</w:t>
        </w:r>
        <w:r>
          <w:rPr>
            <w:rFonts w:eastAsiaTheme="minorEastAsia" w:cstheme="minorBidi"/>
            <w:smallCaps w:val="0"/>
            <w:noProof/>
            <w:sz w:val="24"/>
            <w:szCs w:val="24"/>
            <w:lang w:eastAsia="en-GB"/>
          </w:rPr>
          <w:tab/>
        </w:r>
        <w:r w:rsidRPr="00673DED">
          <w:rPr>
            <w:rStyle w:val="Hyperlink"/>
            <w:noProof/>
          </w:rPr>
          <w:t>Grit and Perseverance</w:t>
        </w:r>
        <w:r>
          <w:rPr>
            <w:noProof/>
            <w:webHidden/>
          </w:rPr>
          <w:tab/>
        </w:r>
        <w:r>
          <w:rPr>
            <w:noProof/>
            <w:webHidden/>
          </w:rPr>
          <w:fldChar w:fldCharType="begin"/>
        </w:r>
        <w:r>
          <w:rPr>
            <w:noProof/>
            <w:webHidden/>
          </w:rPr>
          <w:instrText xml:space="preserve"> PAGEREF _Toc236217423 \h </w:instrText>
        </w:r>
        <w:r>
          <w:rPr>
            <w:noProof/>
            <w:webHidden/>
          </w:rPr>
        </w:r>
        <w:r>
          <w:rPr>
            <w:noProof/>
            <w:webHidden/>
          </w:rPr>
          <w:fldChar w:fldCharType="separate"/>
        </w:r>
        <w:r>
          <w:rPr>
            <w:noProof/>
            <w:webHidden/>
          </w:rPr>
          <w:t>28</w:t>
        </w:r>
        <w:r>
          <w:rPr>
            <w:noProof/>
            <w:webHidden/>
          </w:rPr>
          <w:fldChar w:fldCharType="end"/>
        </w:r>
      </w:hyperlink>
    </w:p>
    <w:p w14:paraId="63DD2E8E" w14:textId="6D2B9FC3"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24" w:history="1">
        <w:r w:rsidRPr="00673DED">
          <w:rPr>
            <w:rStyle w:val="Hyperlink"/>
            <w:noProof/>
          </w:rPr>
          <w:t>7.10</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_Toc236217424 \h </w:instrText>
        </w:r>
        <w:r>
          <w:rPr>
            <w:noProof/>
            <w:webHidden/>
          </w:rPr>
        </w:r>
        <w:r>
          <w:rPr>
            <w:noProof/>
            <w:webHidden/>
          </w:rPr>
          <w:fldChar w:fldCharType="separate"/>
        </w:r>
        <w:r>
          <w:rPr>
            <w:noProof/>
            <w:webHidden/>
          </w:rPr>
          <w:t>29</w:t>
        </w:r>
        <w:r>
          <w:rPr>
            <w:noProof/>
            <w:webHidden/>
          </w:rPr>
          <w:fldChar w:fldCharType="end"/>
        </w:r>
      </w:hyperlink>
    </w:p>
    <w:p w14:paraId="374FF5B2" w14:textId="49AF0D0E"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425" w:history="1">
        <w:r w:rsidRPr="00673DED">
          <w:rPr>
            <w:rStyle w:val="Hyperlink"/>
            <w:rFonts w:cstheme="majorBidi"/>
            <w:noProof/>
          </w:rPr>
          <w:t>8</w:t>
        </w:r>
        <w:r>
          <w:rPr>
            <w:rFonts w:eastAsiaTheme="minorEastAsia" w:cstheme="minorBidi"/>
            <w:b w:val="0"/>
            <w:bCs w:val="0"/>
            <w:caps w:val="0"/>
            <w:noProof/>
            <w:sz w:val="24"/>
            <w:szCs w:val="24"/>
            <w:u w:val="none"/>
            <w:lang w:eastAsia="en-GB"/>
          </w:rPr>
          <w:tab/>
        </w:r>
        <w:r w:rsidRPr="00673DED">
          <w:rPr>
            <w:rStyle w:val="Hyperlink"/>
            <w:rFonts w:cstheme="majorBidi"/>
            <w:noProof/>
          </w:rPr>
          <w:t>Gathering References</w:t>
        </w:r>
        <w:r>
          <w:rPr>
            <w:noProof/>
            <w:webHidden/>
          </w:rPr>
          <w:tab/>
        </w:r>
        <w:r>
          <w:rPr>
            <w:noProof/>
            <w:webHidden/>
          </w:rPr>
          <w:fldChar w:fldCharType="begin"/>
        </w:r>
        <w:r>
          <w:rPr>
            <w:noProof/>
            <w:webHidden/>
          </w:rPr>
          <w:instrText xml:space="preserve"> PAGEREF _Toc236217425 \h </w:instrText>
        </w:r>
        <w:r>
          <w:rPr>
            <w:noProof/>
            <w:webHidden/>
          </w:rPr>
        </w:r>
        <w:r>
          <w:rPr>
            <w:noProof/>
            <w:webHidden/>
          </w:rPr>
          <w:fldChar w:fldCharType="separate"/>
        </w:r>
        <w:r>
          <w:rPr>
            <w:noProof/>
            <w:webHidden/>
          </w:rPr>
          <w:t>29</w:t>
        </w:r>
        <w:r>
          <w:rPr>
            <w:noProof/>
            <w:webHidden/>
          </w:rPr>
          <w:fldChar w:fldCharType="end"/>
        </w:r>
      </w:hyperlink>
    </w:p>
    <w:p w14:paraId="11918E06" w14:textId="71079B1B"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26" w:history="1">
        <w:r w:rsidRPr="00673DED">
          <w:rPr>
            <w:rStyle w:val="Hyperlink"/>
            <w:noProof/>
          </w:rPr>
          <w:t>8.1</w:t>
        </w:r>
        <w:r>
          <w:rPr>
            <w:rFonts w:eastAsiaTheme="minorEastAsia" w:cstheme="minorBidi"/>
            <w:b w:val="0"/>
            <w:bCs w:val="0"/>
            <w:smallCaps w:val="0"/>
            <w:noProof/>
            <w:sz w:val="24"/>
            <w:szCs w:val="24"/>
            <w:lang w:eastAsia="en-GB"/>
          </w:rPr>
          <w:tab/>
        </w:r>
        <w:r w:rsidRPr="00673DED">
          <w:rPr>
            <w:rStyle w:val="Hyperlink"/>
            <w:noProof/>
          </w:rPr>
          <w:t>References</w:t>
        </w:r>
        <w:r>
          <w:rPr>
            <w:noProof/>
            <w:webHidden/>
          </w:rPr>
          <w:tab/>
        </w:r>
        <w:r>
          <w:rPr>
            <w:noProof/>
            <w:webHidden/>
          </w:rPr>
          <w:fldChar w:fldCharType="begin"/>
        </w:r>
        <w:r>
          <w:rPr>
            <w:noProof/>
            <w:webHidden/>
          </w:rPr>
          <w:instrText xml:space="preserve"> PAGEREF _Toc236217426 \h </w:instrText>
        </w:r>
        <w:r>
          <w:rPr>
            <w:noProof/>
            <w:webHidden/>
          </w:rPr>
        </w:r>
        <w:r>
          <w:rPr>
            <w:noProof/>
            <w:webHidden/>
          </w:rPr>
          <w:fldChar w:fldCharType="separate"/>
        </w:r>
        <w:r>
          <w:rPr>
            <w:noProof/>
            <w:webHidden/>
          </w:rPr>
          <w:t>29</w:t>
        </w:r>
        <w:r>
          <w:rPr>
            <w:noProof/>
            <w:webHidden/>
          </w:rPr>
          <w:fldChar w:fldCharType="end"/>
        </w:r>
      </w:hyperlink>
    </w:p>
    <w:p w14:paraId="18024649" w14:textId="7521654A"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27" w:history="1">
        <w:r w:rsidRPr="00673DED">
          <w:rPr>
            <w:rStyle w:val="Hyperlink"/>
            <w:noProof/>
          </w:rPr>
          <w:t>8.2</w:t>
        </w:r>
        <w:r>
          <w:rPr>
            <w:rFonts w:eastAsiaTheme="minorEastAsia" w:cstheme="minorBidi"/>
            <w:b w:val="0"/>
            <w:bCs w:val="0"/>
            <w:smallCaps w:val="0"/>
            <w:noProof/>
            <w:sz w:val="24"/>
            <w:szCs w:val="24"/>
            <w:lang w:eastAsia="en-GB"/>
          </w:rPr>
          <w:tab/>
        </w:r>
        <w:r w:rsidRPr="00673DED">
          <w:rPr>
            <w:rStyle w:val="Hyperlink"/>
            <w:noProof/>
          </w:rPr>
          <w:t>Professional References</w:t>
        </w:r>
        <w:r>
          <w:rPr>
            <w:noProof/>
            <w:webHidden/>
          </w:rPr>
          <w:tab/>
        </w:r>
        <w:r>
          <w:rPr>
            <w:noProof/>
            <w:webHidden/>
          </w:rPr>
          <w:fldChar w:fldCharType="begin"/>
        </w:r>
        <w:r>
          <w:rPr>
            <w:noProof/>
            <w:webHidden/>
          </w:rPr>
          <w:instrText xml:space="preserve"> PAGEREF _Toc236217427 \h </w:instrText>
        </w:r>
        <w:r>
          <w:rPr>
            <w:noProof/>
            <w:webHidden/>
          </w:rPr>
        </w:r>
        <w:r>
          <w:rPr>
            <w:noProof/>
            <w:webHidden/>
          </w:rPr>
          <w:fldChar w:fldCharType="separate"/>
        </w:r>
        <w:r>
          <w:rPr>
            <w:noProof/>
            <w:webHidden/>
          </w:rPr>
          <w:t>30</w:t>
        </w:r>
        <w:r>
          <w:rPr>
            <w:noProof/>
            <w:webHidden/>
          </w:rPr>
          <w:fldChar w:fldCharType="end"/>
        </w:r>
      </w:hyperlink>
    </w:p>
    <w:p w14:paraId="2A4F2AA6" w14:textId="00C45D27"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28" w:history="1">
        <w:r w:rsidRPr="00673DED">
          <w:rPr>
            <w:rStyle w:val="Hyperlink"/>
            <w:noProof/>
          </w:rPr>
          <w:t>8.3</w:t>
        </w:r>
        <w:r>
          <w:rPr>
            <w:rFonts w:eastAsiaTheme="minorEastAsia" w:cstheme="minorBidi"/>
            <w:b w:val="0"/>
            <w:bCs w:val="0"/>
            <w:smallCaps w:val="0"/>
            <w:noProof/>
            <w:sz w:val="24"/>
            <w:szCs w:val="24"/>
            <w:lang w:eastAsia="en-GB"/>
          </w:rPr>
          <w:tab/>
        </w:r>
        <w:r w:rsidRPr="00673DED">
          <w:rPr>
            <w:rStyle w:val="Hyperlink"/>
            <w:noProof/>
          </w:rPr>
          <w:t>Personal References</w:t>
        </w:r>
        <w:r>
          <w:rPr>
            <w:noProof/>
            <w:webHidden/>
          </w:rPr>
          <w:tab/>
        </w:r>
        <w:r>
          <w:rPr>
            <w:noProof/>
            <w:webHidden/>
          </w:rPr>
          <w:fldChar w:fldCharType="begin"/>
        </w:r>
        <w:r>
          <w:rPr>
            <w:noProof/>
            <w:webHidden/>
          </w:rPr>
          <w:instrText xml:space="preserve"> PAGEREF _Toc236217428 \h </w:instrText>
        </w:r>
        <w:r>
          <w:rPr>
            <w:noProof/>
            <w:webHidden/>
          </w:rPr>
        </w:r>
        <w:r>
          <w:rPr>
            <w:noProof/>
            <w:webHidden/>
          </w:rPr>
          <w:fldChar w:fldCharType="separate"/>
        </w:r>
        <w:r>
          <w:rPr>
            <w:noProof/>
            <w:webHidden/>
          </w:rPr>
          <w:t>30</w:t>
        </w:r>
        <w:r>
          <w:rPr>
            <w:noProof/>
            <w:webHidden/>
          </w:rPr>
          <w:fldChar w:fldCharType="end"/>
        </w:r>
      </w:hyperlink>
    </w:p>
    <w:p w14:paraId="3A23EAC3" w14:textId="283D2566" w:rsidR="00321995" w:rsidRDefault="00321995">
      <w:pPr>
        <w:pStyle w:val="TOC1"/>
        <w:tabs>
          <w:tab w:val="left" w:pos="358"/>
          <w:tab w:val="right" w:pos="9016"/>
        </w:tabs>
        <w:rPr>
          <w:rFonts w:eastAsiaTheme="minorEastAsia" w:cstheme="minorBidi"/>
          <w:b w:val="0"/>
          <w:bCs w:val="0"/>
          <w:caps w:val="0"/>
          <w:noProof/>
          <w:sz w:val="24"/>
          <w:szCs w:val="24"/>
          <w:u w:val="none"/>
          <w:lang w:eastAsia="en-GB"/>
        </w:rPr>
      </w:pPr>
      <w:hyperlink w:anchor="_Toc236217429" w:history="1">
        <w:r w:rsidRPr="00673DED">
          <w:rPr>
            <w:rStyle w:val="Hyperlink"/>
            <w:rFonts w:cstheme="majorBidi"/>
            <w:noProof/>
          </w:rPr>
          <w:t>9</w:t>
        </w:r>
        <w:r>
          <w:rPr>
            <w:rFonts w:eastAsiaTheme="minorEastAsia" w:cstheme="minorBidi"/>
            <w:b w:val="0"/>
            <w:bCs w:val="0"/>
            <w:caps w:val="0"/>
            <w:noProof/>
            <w:sz w:val="24"/>
            <w:szCs w:val="24"/>
            <w:u w:val="none"/>
            <w:lang w:eastAsia="en-GB"/>
          </w:rPr>
          <w:tab/>
        </w:r>
        <w:r w:rsidRPr="00673DED">
          <w:rPr>
            <w:rStyle w:val="Hyperlink"/>
            <w:rFonts w:cstheme="majorBidi"/>
            <w:noProof/>
          </w:rPr>
          <w:t>Drafting Other Materials – Elevator Pitch</w:t>
        </w:r>
        <w:r>
          <w:rPr>
            <w:noProof/>
            <w:webHidden/>
          </w:rPr>
          <w:tab/>
        </w:r>
        <w:r>
          <w:rPr>
            <w:noProof/>
            <w:webHidden/>
          </w:rPr>
          <w:fldChar w:fldCharType="begin"/>
        </w:r>
        <w:r>
          <w:rPr>
            <w:noProof/>
            <w:webHidden/>
          </w:rPr>
          <w:instrText xml:space="preserve"> PAGEREF _Toc236217429 \h </w:instrText>
        </w:r>
        <w:r>
          <w:rPr>
            <w:noProof/>
            <w:webHidden/>
          </w:rPr>
        </w:r>
        <w:r>
          <w:rPr>
            <w:noProof/>
            <w:webHidden/>
          </w:rPr>
          <w:fldChar w:fldCharType="separate"/>
        </w:r>
        <w:r>
          <w:rPr>
            <w:noProof/>
            <w:webHidden/>
          </w:rPr>
          <w:t>31</w:t>
        </w:r>
        <w:r>
          <w:rPr>
            <w:noProof/>
            <w:webHidden/>
          </w:rPr>
          <w:fldChar w:fldCharType="end"/>
        </w:r>
      </w:hyperlink>
    </w:p>
    <w:p w14:paraId="0EF2071F" w14:textId="77A2C6F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30" w:history="1">
        <w:r w:rsidRPr="00673DED">
          <w:rPr>
            <w:rStyle w:val="Hyperlink"/>
            <w:noProof/>
          </w:rPr>
          <w:t>9.1</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_Toc236217430 \h </w:instrText>
        </w:r>
        <w:r>
          <w:rPr>
            <w:noProof/>
            <w:webHidden/>
          </w:rPr>
        </w:r>
        <w:r>
          <w:rPr>
            <w:noProof/>
            <w:webHidden/>
          </w:rPr>
          <w:fldChar w:fldCharType="separate"/>
        </w:r>
        <w:r>
          <w:rPr>
            <w:noProof/>
            <w:webHidden/>
          </w:rPr>
          <w:t>31</w:t>
        </w:r>
        <w:r>
          <w:rPr>
            <w:noProof/>
            <w:webHidden/>
          </w:rPr>
          <w:fldChar w:fldCharType="end"/>
        </w:r>
      </w:hyperlink>
    </w:p>
    <w:p w14:paraId="7607E04A" w14:textId="5CC9AA6D"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31" w:history="1">
        <w:r w:rsidRPr="00673DED">
          <w:rPr>
            <w:rStyle w:val="Hyperlink"/>
            <w:noProof/>
          </w:rPr>
          <w:t>9.2</w:t>
        </w:r>
        <w:r>
          <w:rPr>
            <w:rFonts w:eastAsiaTheme="minorEastAsia" w:cstheme="minorBidi"/>
            <w:b w:val="0"/>
            <w:bCs w:val="0"/>
            <w:smallCaps w:val="0"/>
            <w:noProof/>
            <w:sz w:val="24"/>
            <w:szCs w:val="24"/>
            <w:lang w:eastAsia="en-GB"/>
          </w:rPr>
          <w:tab/>
        </w:r>
        <w:r w:rsidRPr="00673DED">
          <w:rPr>
            <w:rStyle w:val="Hyperlink"/>
            <w:noProof/>
          </w:rPr>
          <w:t>Key Questions an Elevator Pitch Should Answer</w:t>
        </w:r>
        <w:r>
          <w:rPr>
            <w:noProof/>
            <w:webHidden/>
          </w:rPr>
          <w:tab/>
        </w:r>
        <w:r>
          <w:rPr>
            <w:noProof/>
            <w:webHidden/>
          </w:rPr>
          <w:fldChar w:fldCharType="begin"/>
        </w:r>
        <w:r>
          <w:rPr>
            <w:noProof/>
            <w:webHidden/>
          </w:rPr>
          <w:instrText xml:space="preserve"> PAGEREF _Toc236217431 \h </w:instrText>
        </w:r>
        <w:r>
          <w:rPr>
            <w:noProof/>
            <w:webHidden/>
          </w:rPr>
        </w:r>
        <w:r>
          <w:rPr>
            <w:noProof/>
            <w:webHidden/>
          </w:rPr>
          <w:fldChar w:fldCharType="separate"/>
        </w:r>
        <w:r>
          <w:rPr>
            <w:noProof/>
            <w:webHidden/>
          </w:rPr>
          <w:t>31</w:t>
        </w:r>
        <w:r>
          <w:rPr>
            <w:noProof/>
            <w:webHidden/>
          </w:rPr>
          <w:fldChar w:fldCharType="end"/>
        </w:r>
      </w:hyperlink>
    </w:p>
    <w:p w14:paraId="27346148" w14:textId="5ED1AD1B"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32" w:history="1">
        <w:r w:rsidRPr="00673DED">
          <w:rPr>
            <w:rStyle w:val="Hyperlink"/>
            <w:noProof/>
          </w:rPr>
          <w:t>9.3</w:t>
        </w:r>
        <w:r>
          <w:rPr>
            <w:rFonts w:eastAsiaTheme="minorEastAsia" w:cstheme="minorBidi"/>
            <w:b w:val="0"/>
            <w:bCs w:val="0"/>
            <w:smallCaps w:val="0"/>
            <w:noProof/>
            <w:sz w:val="24"/>
            <w:szCs w:val="24"/>
            <w:lang w:eastAsia="en-GB"/>
          </w:rPr>
          <w:tab/>
        </w:r>
        <w:r w:rsidRPr="00673DED">
          <w:rPr>
            <w:rStyle w:val="Hyperlink"/>
            <w:noProof/>
          </w:rPr>
          <w:t>Example Elevator Pitch</w:t>
        </w:r>
        <w:r>
          <w:rPr>
            <w:noProof/>
            <w:webHidden/>
          </w:rPr>
          <w:tab/>
        </w:r>
        <w:r>
          <w:rPr>
            <w:noProof/>
            <w:webHidden/>
          </w:rPr>
          <w:fldChar w:fldCharType="begin"/>
        </w:r>
        <w:r>
          <w:rPr>
            <w:noProof/>
            <w:webHidden/>
          </w:rPr>
          <w:instrText xml:space="preserve"> PAGEREF _Toc236217432 \h </w:instrText>
        </w:r>
        <w:r>
          <w:rPr>
            <w:noProof/>
            <w:webHidden/>
          </w:rPr>
        </w:r>
        <w:r>
          <w:rPr>
            <w:noProof/>
            <w:webHidden/>
          </w:rPr>
          <w:fldChar w:fldCharType="separate"/>
        </w:r>
        <w:r>
          <w:rPr>
            <w:noProof/>
            <w:webHidden/>
          </w:rPr>
          <w:t>31</w:t>
        </w:r>
        <w:r>
          <w:rPr>
            <w:noProof/>
            <w:webHidden/>
          </w:rPr>
          <w:fldChar w:fldCharType="end"/>
        </w:r>
      </w:hyperlink>
    </w:p>
    <w:p w14:paraId="1F84DE4D" w14:textId="45AC0BF3"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33" w:history="1">
        <w:r w:rsidRPr="00673DED">
          <w:rPr>
            <w:rStyle w:val="Hyperlink"/>
            <w:noProof/>
          </w:rPr>
          <w:t>9.4</w:t>
        </w:r>
        <w:r>
          <w:rPr>
            <w:rFonts w:eastAsiaTheme="minorEastAsia" w:cstheme="minorBidi"/>
            <w:b w:val="0"/>
            <w:bCs w:val="0"/>
            <w:smallCaps w:val="0"/>
            <w:noProof/>
            <w:sz w:val="24"/>
            <w:szCs w:val="24"/>
            <w:lang w:eastAsia="en-GB"/>
          </w:rPr>
          <w:tab/>
        </w:r>
        <w:r w:rsidRPr="00673DED">
          <w:rPr>
            <w:rStyle w:val="Hyperlink"/>
            <w:noProof/>
          </w:rPr>
          <w:t>Components of an Elevator Pitch</w:t>
        </w:r>
        <w:r>
          <w:rPr>
            <w:noProof/>
            <w:webHidden/>
          </w:rPr>
          <w:tab/>
        </w:r>
        <w:r>
          <w:rPr>
            <w:noProof/>
            <w:webHidden/>
          </w:rPr>
          <w:fldChar w:fldCharType="begin"/>
        </w:r>
        <w:r>
          <w:rPr>
            <w:noProof/>
            <w:webHidden/>
          </w:rPr>
          <w:instrText xml:space="preserve"> PAGEREF _Toc236217433 \h </w:instrText>
        </w:r>
        <w:r>
          <w:rPr>
            <w:noProof/>
            <w:webHidden/>
          </w:rPr>
        </w:r>
        <w:r>
          <w:rPr>
            <w:noProof/>
            <w:webHidden/>
          </w:rPr>
          <w:fldChar w:fldCharType="separate"/>
        </w:r>
        <w:r>
          <w:rPr>
            <w:noProof/>
            <w:webHidden/>
          </w:rPr>
          <w:t>32</w:t>
        </w:r>
        <w:r>
          <w:rPr>
            <w:noProof/>
            <w:webHidden/>
          </w:rPr>
          <w:fldChar w:fldCharType="end"/>
        </w:r>
      </w:hyperlink>
    </w:p>
    <w:p w14:paraId="4750ECF7" w14:textId="393FC7B3"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434" w:history="1">
        <w:r w:rsidRPr="00673DED">
          <w:rPr>
            <w:rStyle w:val="Hyperlink"/>
            <w:noProof/>
          </w:rPr>
          <w:t>9.4.1</w:t>
        </w:r>
        <w:r>
          <w:rPr>
            <w:rFonts w:eastAsiaTheme="minorEastAsia" w:cstheme="minorBidi"/>
            <w:smallCaps w:val="0"/>
            <w:noProof/>
            <w:sz w:val="24"/>
            <w:szCs w:val="24"/>
            <w:lang w:eastAsia="en-GB"/>
          </w:rPr>
          <w:tab/>
        </w:r>
        <w:r w:rsidRPr="00673DED">
          <w:rPr>
            <w:rStyle w:val="Hyperlink"/>
            <w:noProof/>
          </w:rPr>
          <w:t>Who Are We?</w:t>
        </w:r>
        <w:r>
          <w:rPr>
            <w:noProof/>
            <w:webHidden/>
          </w:rPr>
          <w:tab/>
        </w:r>
        <w:r>
          <w:rPr>
            <w:noProof/>
            <w:webHidden/>
          </w:rPr>
          <w:fldChar w:fldCharType="begin"/>
        </w:r>
        <w:r>
          <w:rPr>
            <w:noProof/>
            <w:webHidden/>
          </w:rPr>
          <w:instrText xml:space="preserve"> PAGEREF _Toc236217434 \h </w:instrText>
        </w:r>
        <w:r>
          <w:rPr>
            <w:noProof/>
            <w:webHidden/>
          </w:rPr>
        </w:r>
        <w:r>
          <w:rPr>
            <w:noProof/>
            <w:webHidden/>
          </w:rPr>
          <w:fldChar w:fldCharType="separate"/>
        </w:r>
        <w:r>
          <w:rPr>
            <w:noProof/>
            <w:webHidden/>
          </w:rPr>
          <w:t>32</w:t>
        </w:r>
        <w:r>
          <w:rPr>
            <w:noProof/>
            <w:webHidden/>
          </w:rPr>
          <w:fldChar w:fldCharType="end"/>
        </w:r>
      </w:hyperlink>
    </w:p>
    <w:p w14:paraId="069F9407" w14:textId="5EAD8ADA"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435" w:history="1">
        <w:r w:rsidRPr="00673DED">
          <w:rPr>
            <w:rStyle w:val="Hyperlink"/>
            <w:noProof/>
          </w:rPr>
          <w:t>9.4.2</w:t>
        </w:r>
        <w:r>
          <w:rPr>
            <w:rFonts w:eastAsiaTheme="minorEastAsia" w:cstheme="minorBidi"/>
            <w:smallCaps w:val="0"/>
            <w:noProof/>
            <w:sz w:val="24"/>
            <w:szCs w:val="24"/>
            <w:lang w:eastAsia="en-GB"/>
          </w:rPr>
          <w:tab/>
        </w:r>
        <w:r w:rsidRPr="00673DED">
          <w:rPr>
            <w:rStyle w:val="Hyperlink"/>
            <w:noProof/>
          </w:rPr>
          <w:t>What Do We Do?</w:t>
        </w:r>
        <w:r>
          <w:rPr>
            <w:noProof/>
            <w:webHidden/>
          </w:rPr>
          <w:tab/>
        </w:r>
        <w:r>
          <w:rPr>
            <w:noProof/>
            <w:webHidden/>
          </w:rPr>
          <w:fldChar w:fldCharType="begin"/>
        </w:r>
        <w:r>
          <w:rPr>
            <w:noProof/>
            <w:webHidden/>
          </w:rPr>
          <w:instrText xml:space="preserve"> PAGEREF _Toc236217435 \h </w:instrText>
        </w:r>
        <w:r>
          <w:rPr>
            <w:noProof/>
            <w:webHidden/>
          </w:rPr>
        </w:r>
        <w:r>
          <w:rPr>
            <w:noProof/>
            <w:webHidden/>
          </w:rPr>
          <w:fldChar w:fldCharType="separate"/>
        </w:r>
        <w:r>
          <w:rPr>
            <w:noProof/>
            <w:webHidden/>
          </w:rPr>
          <w:t>32</w:t>
        </w:r>
        <w:r>
          <w:rPr>
            <w:noProof/>
            <w:webHidden/>
          </w:rPr>
          <w:fldChar w:fldCharType="end"/>
        </w:r>
      </w:hyperlink>
    </w:p>
    <w:p w14:paraId="32FE9148" w14:textId="2B052D13" w:rsidR="00321995" w:rsidRDefault="00321995">
      <w:pPr>
        <w:pStyle w:val="TOC3"/>
        <w:tabs>
          <w:tab w:val="left" w:pos="718"/>
          <w:tab w:val="right" w:pos="9016"/>
        </w:tabs>
        <w:rPr>
          <w:rFonts w:eastAsiaTheme="minorEastAsia" w:cstheme="minorBidi"/>
          <w:smallCaps w:val="0"/>
          <w:noProof/>
          <w:sz w:val="24"/>
          <w:szCs w:val="24"/>
          <w:lang w:eastAsia="en-GB"/>
        </w:rPr>
      </w:pPr>
      <w:hyperlink w:anchor="_Toc236217436" w:history="1">
        <w:r w:rsidRPr="00673DED">
          <w:rPr>
            <w:rStyle w:val="Hyperlink"/>
            <w:noProof/>
          </w:rPr>
          <w:t>9.4.3</w:t>
        </w:r>
        <w:r>
          <w:rPr>
            <w:rFonts w:eastAsiaTheme="minorEastAsia" w:cstheme="minorBidi"/>
            <w:smallCaps w:val="0"/>
            <w:noProof/>
            <w:sz w:val="24"/>
            <w:szCs w:val="24"/>
            <w:lang w:eastAsia="en-GB"/>
          </w:rPr>
          <w:tab/>
        </w:r>
        <w:r w:rsidRPr="00673DED">
          <w:rPr>
            <w:rStyle w:val="Hyperlink"/>
            <w:noProof/>
          </w:rPr>
          <w:t>What Do We Want?</w:t>
        </w:r>
        <w:r>
          <w:rPr>
            <w:noProof/>
            <w:webHidden/>
          </w:rPr>
          <w:tab/>
        </w:r>
        <w:r>
          <w:rPr>
            <w:noProof/>
            <w:webHidden/>
          </w:rPr>
          <w:fldChar w:fldCharType="begin"/>
        </w:r>
        <w:r>
          <w:rPr>
            <w:noProof/>
            <w:webHidden/>
          </w:rPr>
          <w:instrText xml:space="preserve"> PAGEREF _Toc236217436 \h </w:instrText>
        </w:r>
        <w:r>
          <w:rPr>
            <w:noProof/>
            <w:webHidden/>
          </w:rPr>
        </w:r>
        <w:r>
          <w:rPr>
            <w:noProof/>
            <w:webHidden/>
          </w:rPr>
          <w:fldChar w:fldCharType="separate"/>
        </w:r>
        <w:r>
          <w:rPr>
            <w:noProof/>
            <w:webHidden/>
          </w:rPr>
          <w:t>32</w:t>
        </w:r>
        <w:r>
          <w:rPr>
            <w:noProof/>
            <w:webHidden/>
          </w:rPr>
          <w:fldChar w:fldCharType="end"/>
        </w:r>
      </w:hyperlink>
    </w:p>
    <w:p w14:paraId="6B184E98" w14:textId="70D186D9"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37" w:history="1">
        <w:r w:rsidRPr="00673DED">
          <w:rPr>
            <w:rStyle w:val="Hyperlink"/>
            <w:noProof/>
          </w:rPr>
          <w:t>9.5</w:t>
        </w:r>
        <w:r>
          <w:rPr>
            <w:rFonts w:eastAsiaTheme="minorEastAsia" w:cstheme="minorBidi"/>
            <w:b w:val="0"/>
            <w:bCs w:val="0"/>
            <w:smallCaps w:val="0"/>
            <w:noProof/>
            <w:sz w:val="24"/>
            <w:szCs w:val="24"/>
            <w:lang w:eastAsia="en-GB"/>
          </w:rPr>
          <w:tab/>
        </w:r>
        <w:r w:rsidRPr="00673DED">
          <w:rPr>
            <w:rStyle w:val="Hyperlink"/>
            <w:noProof/>
          </w:rPr>
          <w:t>Tips for Writing an Effective Elevator Pitch</w:t>
        </w:r>
        <w:r>
          <w:rPr>
            <w:noProof/>
            <w:webHidden/>
          </w:rPr>
          <w:tab/>
        </w:r>
        <w:r>
          <w:rPr>
            <w:noProof/>
            <w:webHidden/>
          </w:rPr>
          <w:fldChar w:fldCharType="begin"/>
        </w:r>
        <w:r>
          <w:rPr>
            <w:noProof/>
            <w:webHidden/>
          </w:rPr>
          <w:instrText xml:space="preserve"> PAGEREF _Toc236217437 \h </w:instrText>
        </w:r>
        <w:r>
          <w:rPr>
            <w:noProof/>
            <w:webHidden/>
          </w:rPr>
        </w:r>
        <w:r>
          <w:rPr>
            <w:noProof/>
            <w:webHidden/>
          </w:rPr>
          <w:fldChar w:fldCharType="separate"/>
        </w:r>
        <w:r>
          <w:rPr>
            <w:noProof/>
            <w:webHidden/>
          </w:rPr>
          <w:t>32</w:t>
        </w:r>
        <w:r>
          <w:rPr>
            <w:noProof/>
            <w:webHidden/>
          </w:rPr>
          <w:fldChar w:fldCharType="end"/>
        </w:r>
      </w:hyperlink>
    </w:p>
    <w:p w14:paraId="1E8C1C73" w14:textId="789DD662"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38" w:history="1">
        <w:r w:rsidRPr="00673DED">
          <w:rPr>
            <w:rStyle w:val="Hyperlink"/>
            <w:noProof/>
          </w:rPr>
          <w:t>9.6</w:t>
        </w:r>
        <w:r>
          <w:rPr>
            <w:rFonts w:eastAsiaTheme="minorEastAsia" w:cstheme="minorBidi"/>
            <w:b w:val="0"/>
            <w:bCs w:val="0"/>
            <w:smallCaps w:val="0"/>
            <w:noProof/>
            <w:sz w:val="24"/>
            <w:szCs w:val="24"/>
            <w:lang w:eastAsia="en-GB"/>
          </w:rPr>
          <w:tab/>
        </w:r>
        <w:r w:rsidRPr="00673DED">
          <w:rPr>
            <w:rStyle w:val="Hyperlink"/>
            <w:noProof/>
          </w:rPr>
          <w:t>Practicing the Elevator Pitch</w:t>
        </w:r>
        <w:r>
          <w:rPr>
            <w:noProof/>
            <w:webHidden/>
          </w:rPr>
          <w:tab/>
        </w:r>
        <w:r>
          <w:rPr>
            <w:noProof/>
            <w:webHidden/>
          </w:rPr>
          <w:fldChar w:fldCharType="begin"/>
        </w:r>
        <w:r>
          <w:rPr>
            <w:noProof/>
            <w:webHidden/>
          </w:rPr>
          <w:instrText xml:space="preserve"> PAGEREF _Toc236217438 \h </w:instrText>
        </w:r>
        <w:r>
          <w:rPr>
            <w:noProof/>
            <w:webHidden/>
          </w:rPr>
        </w:r>
        <w:r>
          <w:rPr>
            <w:noProof/>
            <w:webHidden/>
          </w:rPr>
          <w:fldChar w:fldCharType="separate"/>
        </w:r>
        <w:r>
          <w:rPr>
            <w:noProof/>
            <w:webHidden/>
          </w:rPr>
          <w:t>33</w:t>
        </w:r>
        <w:r>
          <w:rPr>
            <w:noProof/>
            <w:webHidden/>
          </w:rPr>
          <w:fldChar w:fldCharType="end"/>
        </w:r>
      </w:hyperlink>
    </w:p>
    <w:p w14:paraId="002C2BBE" w14:textId="73C938E5"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39" w:history="1">
        <w:r w:rsidRPr="00673DED">
          <w:rPr>
            <w:rStyle w:val="Hyperlink"/>
            <w:noProof/>
          </w:rPr>
          <w:t>9.7</w:t>
        </w:r>
        <w:r>
          <w:rPr>
            <w:rFonts w:eastAsiaTheme="minorEastAsia" w:cstheme="minorBidi"/>
            <w:b w:val="0"/>
            <w:bCs w:val="0"/>
            <w:smallCaps w:val="0"/>
            <w:noProof/>
            <w:sz w:val="24"/>
            <w:szCs w:val="24"/>
            <w:lang w:eastAsia="en-GB"/>
          </w:rPr>
          <w:tab/>
        </w:r>
        <w:r w:rsidRPr="00673DED">
          <w:rPr>
            <w:rStyle w:val="Hyperlink"/>
            <w:noProof/>
          </w:rPr>
          <w:t>Tailoring the Elevator Pitch</w:t>
        </w:r>
        <w:r>
          <w:rPr>
            <w:noProof/>
            <w:webHidden/>
          </w:rPr>
          <w:tab/>
        </w:r>
        <w:r>
          <w:rPr>
            <w:noProof/>
            <w:webHidden/>
          </w:rPr>
          <w:fldChar w:fldCharType="begin"/>
        </w:r>
        <w:r>
          <w:rPr>
            <w:noProof/>
            <w:webHidden/>
          </w:rPr>
          <w:instrText xml:space="preserve"> PAGEREF _Toc236217439 \h </w:instrText>
        </w:r>
        <w:r>
          <w:rPr>
            <w:noProof/>
            <w:webHidden/>
          </w:rPr>
        </w:r>
        <w:r>
          <w:rPr>
            <w:noProof/>
            <w:webHidden/>
          </w:rPr>
          <w:fldChar w:fldCharType="separate"/>
        </w:r>
        <w:r>
          <w:rPr>
            <w:noProof/>
            <w:webHidden/>
          </w:rPr>
          <w:t>33</w:t>
        </w:r>
        <w:r>
          <w:rPr>
            <w:noProof/>
            <w:webHidden/>
          </w:rPr>
          <w:fldChar w:fldCharType="end"/>
        </w:r>
      </w:hyperlink>
    </w:p>
    <w:p w14:paraId="3996C1D6" w14:textId="3F5708A5" w:rsidR="00321995" w:rsidRDefault="00321995">
      <w:pPr>
        <w:pStyle w:val="TOC2"/>
        <w:tabs>
          <w:tab w:val="left" w:pos="541"/>
          <w:tab w:val="right" w:pos="9016"/>
        </w:tabs>
        <w:rPr>
          <w:rFonts w:eastAsiaTheme="minorEastAsia" w:cstheme="minorBidi"/>
          <w:b w:val="0"/>
          <w:bCs w:val="0"/>
          <w:smallCaps w:val="0"/>
          <w:noProof/>
          <w:sz w:val="24"/>
          <w:szCs w:val="24"/>
          <w:lang w:eastAsia="en-GB"/>
        </w:rPr>
      </w:pPr>
      <w:hyperlink w:anchor="_Toc236217440" w:history="1">
        <w:r w:rsidRPr="00673DED">
          <w:rPr>
            <w:rStyle w:val="Hyperlink"/>
            <w:noProof/>
          </w:rPr>
          <w:t>9.8</w:t>
        </w:r>
        <w:r>
          <w:rPr>
            <w:rFonts w:eastAsiaTheme="minorEastAsia" w:cstheme="minorBidi"/>
            <w:b w:val="0"/>
            <w:bCs w:val="0"/>
            <w:smallCaps w:val="0"/>
            <w:noProof/>
            <w:sz w:val="24"/>
            <w:szCs w:val="24"/>
            <w:lang w:eastAsia="en-GB"/>
          </w:rPr>
          <w:tab/>
        </w:r>
        <w:r w:rsidRPr="00673DED">
          <w:rPr>
            <w:rStyle w:val="Hyperlink"/>
            <w:noProof/>
          </w:rPr>
          <w:t>Key Takeaway</w:t>
        </w:r>
        <w:r>
          <w:rPr>
            <w:noProof/>
            <w:webHidden/>
          </w:rPr>
          <w:tab/>
        </w:r>
        <w:r>
          <w:rPr>
            <w:noProof/>
            <w:webHidden/>
          </w:rPr>
          <w:fldChar w:fldCharType="begin"/>
        </w:r>
        <w:r>
          <w:rPr>
            <w:noProof/>
            <w:webHidden/>
          </w:rPr>
          <w:instrText xml:space="preserve"> PAGEREF _Toc236217440 \h </w:instrText>
        </w:r>
        <w:r>
          <w:rPr>
            <w:noProof/>
            <w:webHidden/>
          </w:rPr>
        </w:r>
        <w:r>
          <w:rPr>
            <w:noProof/>
            <w:webHidden/>
          </w:rPr>
          <w:fldChar w:fldCharType="separate"/>
        </w:r>
        <w:r>
          <w:rPr>
            <w:noProof/>
            <w:webHidden/>
          </w:rPr>
          <w:t>33</w:t>
        </w:r>
        <w:r>
          <w:rPr>
            <w:noProof/>
            <w:webHidden/>
          </w:rPr>
          <w:fldChar w:fldCharType="end"/>
        </w:r>
      </w:hyperlink>
    </w:p>
    <w:p w14:paraId="6796EFDB" w14:textId="7F6A9EA0"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441" w:history="1">
        <w:r w:rsidRPr="00673DED">
          <w:rPr>
            <w:rStyle w:val="Hyperlink"/>
            <w:rFonts w:cstheme="majorBidi"/>
            <w:noProof/>
          </w:rPr>
          <w:t>10</w:t>
        </w:r>
        <w:r>
          <w:rPr>
            <w:rFonts w:eastAsiaTheme="minorEastAsia" w:cstheme="minorBidi"/>
            <w:b w:val="0"/>
            <w:bCs w:val="0"/>
            <w:caps w:val="0"/>
            <w:noProof/>
            <w:sz w:val="24"/>
            <w:szCs w:val="24"/>
            <w:u w:val="none"/>
            <w:lang w:eastAsia="en-GB"/>
          </w:rPr>
          <w:tab/>
        </w:r>
        <w:r w:rsidRPr="00673DED">
          <w:rPr>
            <w:rStyle w:val="Hyperlink"/>
            <w:rFonts w:cstheme="majorBidi"/>
            <w:noProof/>
          </w:rPr>
          <w:t>Company and Industry Research for Data Science</w:t>
        </w:r>
        <w:r>
          <w:rPr>
            <w:noProof/>
            <w:webHidden/>
          </w:rPr>
          <w:tab/>
        </w:r>
        <w:r>
          <w:rPr>
            <w:noProof/>
            <w:webHidden/>
          </w:rPr>
          <w:fldChar w:fldCharType="begin"/>
        </w:r>
        <w:r>
          <w:rPr>
            <w:noProof/>
            <w:webHidden/>
          </w:rPr>
          <w:instrText xml:space="preserve"> PAGEREF _Toc236217441 \h </w:instrText>
        </w:r>
        <w:r>
          <w:rPr>
            <w:noProof/>
            <w:webHidden/>
          </w:rPr>
        </w:r>
        <w:r>
          <w:rPr>
            <w:noProof/>
            <w:webHidden/>
          </w:rPr>
          <w:fldChar w:fldCharType="separate"/>
        </w:r>
        <w:r>
          <w:rPr>
            <w:noProof/>
            <w:webHidden/>
          </w:rPr>
          <w:t>34</w:t>
        </w:r>
        <w:r>
          <w:rPr>
            <w:noProof/>
            <w:webHidden/>
          </w:rPr>
          <w:fldChar w:fldCharType="end"/>
        </w:r>
      </w:hyperlink>
    </w:p>
    <w:p w14:paraId="247C86DE" w14:textId="1A420E3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42" w:history="1">
        <w:r w:rsidRPr="00673DED">
          <w:rPr>
            <w:rStyle w:val="Hyperlink"/>
            <w:noProof/>
          </w:rPr>
          <w:t>10.1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_Toc236217442 \h </w:instrText>
        </w:r>
        <w:r>
          <w:rPr>
            <w:noProof/>
            <w:webHidden/>
          </w:rPr>
        </w:r>
        <w:r>
          <w:rPr>
            <w:noProof/>
            <w:webHidden/>
          </w:rPr>
          <w:fldChar w:fldCharType="separate"/>
        </w:r>
        <w:r>
          <w:rPr>
            <w:noProof/>
            <w:webHidden/>
          </w:rPr>
          <w:t>34</w:t>
        </w:r>
        <w:r>
          <w:rPr>
            <w:noProof/>
            <w:webHidden/>
          </w:rPr>
          <w:fldChar w:fldCharType="end"/>
        </w:r>
      </w:hyperlink>
    </w:p>
    <w:p w14:paraId="584EB21D" w14:textId="473BB5F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43" w:history="1">
        <w:r w:rsidRPr="00673DED">
          <w:rPr>
            <w:rStyle w:val="Hyperlink"/>
            <w:noProof/>
          </w:rPr>
          <w:t>10.2</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_Toc236217443 \h </w:instrText>
        </w:r>
        <w:r>
          <w:rPr>
            <w:noProof/>
            <w:webHidden/>
          </w:rPr>
        </w:r>
        <w:r>
          <w:rPr>
            <w:noProof/>
            <w:webHidden/>
          </w:rPr>
          <w:fldChar w:fldCharType="separate"/>
        </w:r>
        <w:r>
          <w:rPr>
            <w:noProof/>
            <w:webHidden/>
          </w:rPr>
          <w:t>34</w:t>
        </w:r>
        <w:r>
          <w:rPr>
            <w:noProof/>
            <w:webHidden/>
          </w:rPr>
          <w:fldChar w:fldCharType="end"/>
        </w:r>
      </w:hyperlink>
    </w:p>
    <w:p w14:paraId="5E13D69A" w14:textId="1F9C3AD6"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44" w:history="1">
        <w:r w:rsidRPr="00673DED">
          <w:rPr>
            <w:rStyle w:val="Hyperlink"/>
            <w:noProof/>
          </w:rPr>
          <w:t>10.3</w:t>
        </w:r>
        <w:r>
          <w:rPr>
            <w:rFonts w:eastAsiaTheme="minorEastAsia" w:cstheme="minorBidi"/>
            <w:b w:val="0"/>
            <w:bCs w:val="0"/>
            <w:smallCaps w:val="0"/>
            <w:noProof/>
            <w:sz w:val="24"/>
            <w:szCs w:val="24"/>
            <w:lang w:eastAsia="en-GB"/>
          </w:rPr>
          <w:tab/>
        </w:r>
        <w:r w:rsidRPr="00673DED">
          <w:rPr>
            <w:rStyle w:val="Hyperlink"/>
            <w:noProof/>
          </w:rPr>
          <w:t>Researching a Company</w:t>
        </w:r>
        <w:r>
          <w:rPr>
            <w:noProof/>
            <w:webHidden/>
          </w:rPr>
          <w:tab/>
        </w:r>
        <w:r>
          <w:rPr>
            <w:noProof/>
            <w:webHidden/>
          </w:rPr>
          <w:fldChar w:fldCharType="begin"/>
        </w:r>
        <w:r>
          <w:rPr>
            <w:noProof/>
            <w:webHidden/>
          </w:rPr>
          <w:instrText xml:space="preserve"> PAGEREF _Toc236217444 \h </w:instrText>
        </w:r>
        <w:r>
          <w:rPr>
            <w:noProof/>
            <w:webHidden/>
          </w:rPr>
        </w:r>
        <w:r>
          <w:rPr>
            <w:noProof/>
            <w:webHidden/>
          </w:rPr>
          <w:fldChar w:fldCharType="separate"/>
        </w:r>
        <w:r>
          <w:rPr>
            <w:noProof/>
            <w:webHidden/>
          </w:rPr>
          <w:t>34</w:t>
        </w:r>
        <w:r>
          <w:rPr>
            <w:noProof/>
            <w:webHidden/>
          </w:rPr>
          <w:fldChar w:fldCharType="end"/>
        </w:r>
      </w:hyperlink>
    </w:p>
    <w:p w14:paraId="3A1CCA81" w14:textId="1331160C"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45" w:history="1">
        <w:r w:rsidRPr="00673DED">
          <w:rPr>
            <w:rStyle w:val="Hyperlink"/>
            <w:noProof/>
          </w:rPr>
          <w:t>10.3.1</w:t>
        </w:r>
        <w:r>
          <w:rPr>
            <w:rFonts w:eastAsiaTheme="minorEastAsia" w:cstheme="minorBidi"/>
            <w:smallCaps w:val="0"/>
            <w:noProof/>
            <w:sz w:val="24"/>
            <w:szCs w:val="24"/>
            <w:lang w:eastAsia="en-GB"/>
          </w:rPr>
          <w:tab/>
        </w:r>
        <w:r w:rsidRPr="00673DED">
          <w:rPr>
            <w:rStyle w:val="Hyperlink"/>
            <w:noProof/>
          </w:rPr>
          <w:t>History</w:t>
        </w:r>
        <w:r>
          <w:rPr>
            <w:noProof/>
            <w:webHidden/>
          </w:rPr>
          <w:tab/>
        </w:r>
        <w:r>
          <w:rPr>
            <w:noProof/>
            <w:webHidden/>
          </w:rPr>
          <w:fldChar w:fldCharType="begin"/>
        </w:r>
        <w:r>
          <w:rPr>
            <w:noProof/>
            <w:webHidden/>
          </w:rPr>
          <w:instrText xml:space="preserve"> PAGEREF _Toc236217445 \h </w:instrText>
        </w:r>
        <w:r>
          <w:rPr>
            <w:noProof/>
            <w:webHidden/>
          </w:rPr>
        </w:r>
        <w:r>
          <w:rPr>
            <w:noProof/>
            <w:webHidden/>
          </w:rPr>
          <w:fldChar w:fldCharType="separate"/>
        </w:r>
        <w:r>
          <w:rPr>
            <w:noProof/>
            <w:webHidden/>
          </w:rPr>
          <w:t>34</w:t>
        </w:r>
        <w:r>
          <w:rPr>
            <w:noProof/>
            <w:webHidden/>
          </w:rPr>
          <w:fldChar w:fldCharType="end"/>
        </w:r>
      </w:hyperlink>
    </w:p>
    <w:p w14:paraId="7D919AAA" w14:textId="4F190C28"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46" w:history="1">
        <w:r w:rsidRPr="00673DED">
          <w:rPr>
            <w:rStyle w:val="Hyperlink"/>
            <w:noProof/>
          </w:rPr>
          <w:t>10.3.2</w:t>
        </w:r>
        <w:r>
          <w:rPr>
            <w:rFonts w:eastAsiaTheme="minorEastAsia" w:cstheme="minorBidi"/>
            <w:smallCaps w:val="0"/>
            <w:noProof/>
            <w:sz w:val="24"/>
            <w:szCs w:val="24"/>
            <w:lang w:eastAsia="en-GB"/>
          </w:rPr>
          <w:tab/>
        </w:r>
        <w:r w:rsidRPr="00673DED">
          <w:rPr>
            <w:rStyle w:val="Hyperlink"/>
            <w:noProof/>
          </w:rPr>
          <w:t>Keywords</w:t>
        </w:r>
        <w:r>
          <w:rPr>
            <w:noProof/>
            <w:webHidden/>
          </w:rPr>
          <w:tab/>
        </w:r>
        <w:r>
          <w:rPr>
            <w:noProof/>
            <w:webHidden/>
          </w:rPr>
          <w:fldChar w:fldCharType="begin"/>
        </w:r>
        <w:r>
          <w:rPr>
            <w:noProof/>
            <w:webHidden/>
          </w:rPr>
          <w:instrText xml:space="preserve"> PAGEREF _Toc236217446 \h </w:instrText>
        </w:r>
        <w:r>
          <w:rPr>
            <w:noProof/>
            <w:webHidden/>
          </w:rPr>
        </w:r>
        <w:r>
          <w:rPr>
            <w:noProof/>
            <w:webHidden/>
          </w:rPr>
          <w:fldChar w:fldCharType="separate"/>
        </w:r>
        <w:r>
          <w:rPr>
            <w:noProof/>
            <w:webHidden/>
          </w:rPr>
          <w:t>34</w:t>
        </w:r>
        <w:r>
          <w:rPr>
            <w:noProof/>
            <w:webHidden/>
          </w:rPr>
          <w:fldChar w:fldCharType="end"/>
        </w:r>
      </w:hyperlink>
    </w:p>
    <w:p w14:paraId="55E769DC" w14:textId="483C812F"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47" w:history="1">
        <w:r w:rsidRPr="00673DED">
          <w:rPr>
            <w:rStyle w:val="Hyperlink"/>
            <w:noProof/>
          </w:rPr>
          <w:t>10.3.3</w:t>
        </w:r>
        <w:r>
          <w:rPr>
            <w:rFonts w:eastAsiaTheme="minorEastAsia" w:cstheme="minorBidi"/>
            <w:smallCaps w:val="0"/>
            <w:noProof/>
            <w:sz w:val="24"/>
            <w:szCs w:val="24"/>
            <w:lang w:eastAsia="en-GB"/>
          </w:rPr>
          <w:tab/>
        </w:r>
        <w:r w:rsidRPr="00673DED">
          <w:rPr>
            <w:rStyle w:val="Hyperlink"/>
            <w:noProof/>
          </w:rPr>
          <w:t>Careers</w:t>
        </w:r>
        <w:r>
          <w:rPr>
            <w:noProof/>
            <w:webHidden/>
          </w:rPr>
          <w:tab/>
        </w:r>
        <w:r>
          <w:rPr>
            <w:noProof/>
            <w:webHidden/>
          </w:rPr>
          <w:fldChar w:fldCharType="begin"/>
        </w:r>
        <w:r>
          <w:rPr>
            <w:noProof/>
            <w:webHidden/>
          </w:rPr>
          <w:instrText xml:space="preserve"> PAGEREF _Toc236217447 \h </w:instrText>
        </w:r>
        <w:r>
          <w:rPr>
            <w:noProof/>
            <w:webHidden/>
          </w:rPr>
        </w:r>
        <w:r>
          <w:rPr>
            <w:noProof/>
            <w:webHidden/>
          </w:rPr>
          <w:fldChar w:fldCharType="separate"/>
        </w:r>
        <w:r>
          <w:rPr>
            <w:noProof/>
            <w:webHidden/>
          </w:rPr>
          <w:t>34</w:t>
        </w:r>
        <w:r>
          <w:rPr>
            <w:noProof/>
            <w:webHidden/>
          </w:rPr>
          <w:fldChar w:fldCharType="end"/>
        </w:r>
      </w:hyperlink>
    </w:p>
    <w:p w14:paraId="29D511BD" w14:textId="099521F0"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48" w:history="1">
        <w:r w:rsidRPr="00673DED">
          <w:rPr>
            <w:rStyle w:val="Hyperlink"/>
            <w:noProof/>
          </w:rPr>
          <w:t>10.3.4</w:t>
        </w:r>
        <w:r>
          <w:rPr>
            <w:rFonts w:eastAsiaTheme="minorEastAsia" w:cstheme="minorBidi"/>
            <w:smallCaps w:val="0"/>
            <w:noProof/>
            <w:sz w:val="24"/>
            <w:szCs w:val="24"/>
            <w:lang w:eastAsia="en-GB"/>
          </w:rPr>
          <w:tab/>
        </w:r>
        <w:r w:rsidRPr="00673DED">
          <w:rPr>
            <w:rStyle w:val="Hyperlink"/>
            <w:noProof/>
          </w:rPr>
          <w:t>Data</w:t>
        </w:r>
        <w:r>
          <w:rPr>
            <w:noProof/>
            <w:webHidden/>
          </w:rPr>
          <w:tab/>
        </w:r>
        <w:r>
          <w:rPr>
            <w:noProof/>
            <w:webHidden/>
          </w:rPr>
          <w:fldChar w:fldCharType="begin"/>
        </w:r>
        <w:r>
          <w:rPr>
            <w:noProof/>
            <w:webHidden/>
          </w:rPr>
          <w:instrText xml:space="preserve"> PAGEREF _Toc236217448 \h </w:instrText>
        </w:r>
        <w:r>
          <w:rPr>
            <w:noProof/>
            <w:webHidden/>
          </w:rPr>
        </w:r>
        <w:r>
          <w:rPr>
            <w:noProof/>
            <w:webHidden/>
          </w:rPr>
          <w:fldChar w:fldCharType="separate"/>
        </w:r>
        <w:r>
          <w:rPr>
            <w:noProof/>
            <w:webHidden/>
          </w:rPr>
          <w:t>34</w:t>
        </w:r>
        <w:r>
          <w:rPr>
            <w:noProof/>
            <w:webHidden/>
          </w:rPr>
          <w:fldChar w:fldCharType="end"/>
        </w:r>
      </w:hyperlink>
    </w:p>
    <w:p w14:paraId="6E1639F4" w14:textId="7521E3C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49" w:history="1">
        <w:r w:rsidRPr="00673DED">
          <w:rPr>
            <w:rStyle w:val="Hyperlink"/>
            <w:noProof/>
          </w:rPr>
          <w:t>10.4</w:t>
        </w:r>
        <w:r>
          <w:rPr>
            <w:rFonts w:eastAsiaTheme="minorEastAsia" w:cstheme="minorBidi"/>
            <w:b w:val="0"/>
            <w:bCs w:val="0"/>
            <w:smallCaps w:val="0"/>
            <w:noProof/>
            <w:sz w:val="24"/>
            <w:szCs w:val="24"/>
            <w:lang w:eastAsia="en-GB"/>
          </w:rPr>
          <w:tab/>
        </w:r>
        <w:r w:rsidRPr="00673DED">
          <w:rPr>
            <w:rStyle w:val="Hyperlink"/>
            <w:noProof/>
          </w:rPr>
          <w:t>Other Sources for Company and Industry Research</w:t>
        </w:r>
        <w:r>
          <w:rPr>
            <w:noProof/>
            <w:webHidden/>
          </w:rPr>
          <w:tab/>
        </w:r>
        <w:r>
          <w:rPr>
            <w:noProof/>
            <w:webHidden/>
          </w:rPr>
          <w:fldChar w:fldCharType="begin"/>
        </w:r>
        <w:r>
          <w:rPr>
            <w:noProof/>
            <w:webHidden/>
          </w:rPr>
          <w:instrText xml:space="preserve"> PAGEREF _Toc236217449 \h </w:instrText>
        </w:r>
        <w:r>
          <w:rPr>
            <w:noProof/>
            <w:webHidden/>
          </w:rPr>
        </w:r>
        <w:r>
          <w:rPr>
            <w:noProof/>
            <w:webHidden/>
          </w:rPr>
          <w:fldChar w:fldCharType="separate"/>
        </w:r>
        <w:r>
          <w:rPr>
            <w:noProof/>
            <w:webHidden/>
          </w:rPr>
          <w:t>35</w:t>
        </w:r>
        <w:r>
          <w:rPr>
            <w:noProof/>
            <w:webHidden/>
          </w:rPr>
          <w:fldChar w:fldCharType="end"/>
        </w:r>
      </w:hyperlink>
    </w:p>
    <w:p w14:paraId="65BA2B9E" w14:textId="53876F31"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50" w:history="1">
        <w:r w:rsidRPr="00673DED">
          <w:rPr>
            <w:rStyle w:val="Hyperlink"/>
            <w:noProof/>
          </w:rPr>
          <w:t>10.4.1</w:t>
        </w:r>
        <w:r>
          <w:rPr>
            <w:rFonts w:eastAsiaTheme="minorEastAsia" w:cstheme="minorBidi"/>
            <w:smallCaps w:val="0"/>
            <w:noProof/>
            <w:sz w:val="24"/>
            <w:szCs w:val="24"/>
            <w:lang w:eastAsia="en-GB"/>
          </w:rPr>
          <w:tab/>
        </w:r>
        <w:r w:rsidRPr="00673DED">
          <w:rPr>
            <w:rStyle w:val="Hyperlink"/>
            <w:noProof/>
          </w:rPr>
          <w:t>Chamber of Commerce and Better Business Bureau</w:t>
        </w:r>
        <w:r>
          <w:rPr>
            <w:noProof/>
            <w:webHidden/>
          </w:rPr>
          <w:tab/>
        </w:r>
        <w:r>
          <w:rPr>
            <w:noProof/>
            <w:webHidden/>
          </w:rPr>
          <w:fldChar w:fldCharType="begin"/>
        </w:r>
        <w:r>
          <w:rPr>
            <w:noProof/>
            <w:webHidden/>
          </w:rPr>
          <w:instrText xml:space="preserve"> PAGEREF _Toc236217450 \h </w:instrText>
        </w:r>
        <w:r>
          <w:rPr>
            <w:noProof/>
            <w:webHidden/>
          </w:rPr>
        </w:r>
        <w:r>
          <w:rPr>
            <w:noProof/>
            <w:webHidden/>
          </w:rPr>
          <w:fldChar w:fldCharType="separate"/>
        </w:r>
        <w:r>
          <w:rPr>
            <w:noProof/>
            <w:webHidden/>
          </w:rPr>
          <w:t>35</w:t>
        </w:r>
        <w:r>
          <w:rPr>
            <w:noProof/>
            <w:webHidden/>
          </w:rPr>
          <w:fldChar w:fldCharType="end"/>
        </w:r>
      </w:hyperlink>
    </w:p>
    <w:p w14:paraId="32282E7B" w14:textId="577711CE"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51" w:history="1">
        <w:r w:rsidRPr="00673DED">
          <w:rPr>
            <w:rStyle w:val="Hyperlink"/>
            <w:noProof/>
          </w:rPr>
          <w:t>10.4.2</w:t>
        </w:r>
        <w:r>
          <w:rPr>
            <w:rFonts w:eastAsiaTheme="minorEastAsia" w:cstheme="minorBidi"/>
            <w:smallCaps w:val="0"/>
            <w:noProof/>
            <w:sz w:val="24"/>
            <w:szCs w:val="24"/>
            <w:lang w:eastAsia="en-GB"/>
          </w:rPr>
          <w:tab/>
        </w:r>
        <w:r w:rsidRPr="00673DED">
          <w:rPr>
            <w:rStyle w:val="Hyperlink"/>
            <w:noProof/>
          </w:rPr>
          <w:t>Social Media</w:t>
        </w:r>
        <w:r>
          <w:rPr>
            <w:noProof/>
            <w:webHidden/>
          </w:rPr>
          <w:tab/>
        </w:r>
        <w:r>
          <w:rPr>
            <w:noProof/>
            <w:webHidden/>
          </w:rPr>
          <w:fldChar w:fldCharType="begin"/>
        </w:r>
        <w:r>
          <w:rPr>
            <w:noProof/>
            <w:webHidden/>
          </w:rPr>
          <w:instrText xml:space="preserve"> PAGEREF _Toc236217451 \h </w:instrText>
        </w:r>
        <w:r>
          <w:rPr>
            <w:noProof/>
            <w:webHidden/>
          </w:rPr>
        </w:r>
        <w:r>
          <w:rPr>
            <w:noProof/>
            <w:webHidden/>
          </w:rPr>
          <w:fldChar w:fldCharType="separate"/>
        </w:r>
        <w:r>
          <w:rPr>
            <w:noProof/>
            <w:webHidden/>
          </w:rPr>
          <w:t>35</w:t>
        </w:r>
        <w:r>
          <w:rPr>
            <w:noProof/>
            <w:webHidden/>
          </w:rPr>
          <w:fldChar w:fldCharType="end"/>
        </w:r>
      </w:hyperlink>
    </w:p>
    <w:p w14:paraId="4A8BF59B" w14:textId="3BAC80A6"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52" w:history="1">
        <w:r w:rsidRPr="00673DED">
          <w:rPr>
            <w:rStyle w:val="Hyperlink"/>
            <w:noProof/>
          </w:rPr>
          <w:t>10.4.3</w:t>
        </w:r>
        <w:r>
          <w:rPr>
            <w:rFonts w:eastAsiaTheme="minorEastAsia" w:cstheme="minorBidi"/>
            <w:smallCaps w:val="0"/>
            <w:noProof/>
            <w:sz w:val="24"/>
            <w:szCs w:val="24"/>
            <w:lang w:eastAsia="en-GB"/>
          </w:rPr>
          <w:tab/>
        </w:r>
        <w:r w:rsidRPr="00673DED">
          <w:rPr>
            <w:rStyle w:val="Hyperlink"/>
            <w:noProof/>
          </w:rPr>
          <w:t>Web Search</w:t>
        </w:r>
        <w:r>
          <w:rPr>
            <w:noProof/>
            <w:webHidden/>
          </w:rPr>
          <w:tab/>
        </w:r>
        <w:r>
          <w:rPr>
            <w:noProof/>
            <w:webHidden/>
          </w:rPr>
          <w:fldChar w:fldCharType="begin"/>
        </w:r>
        <w:r>
          <w:rPr>
            <w:noProof/>
            <w:webHidden/>
          </w:rPr>
          <w:instrText xml:space="preserve"> PAGEREF _Toc236217452 \h </w:instrText>
        </w:r>
        <w:r>
          <w:rPr>
            <w:noProof/>
            <w:webHidden/>
          </w:rPr>
        </w:r>
        <w:r>
          <w:rPr>
            <w:noProof/>
            <w:webHidden/>
          </w:rPr>
          <w:fldChar w:fldCharType="separate"/>
        </w:r>
        <w:r>
          <w:rPr>
            <w:noProof/>
            <w:webHidden/>
          </w:rPr>
          <w:t>35</w:t>
        </w:r>
        <w:r>
          <w:rPr>
            <w:noProof/>
            <w:webHidden/>
          </w:rPr>
          <w:fldChar w:fldCharType="end"/>
        </w:r>
      </w:hyperlink>
    </w:p>
    <w:p w14:paraId="765A1BBD" w14:textId="4439E74C"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53" w:history="1">
        <w:r w:rsidRPr="00673DED">
          <w:rPr>
            <w:rStyle w:val="Hyperlink"/>
            <w:noProof/>
          </w:rPr>
          <w:t>10.4.4</w:t>
        </w:r>
        <w:r>
          <w:rPr>
            <w:rFonts w:eastAsiaTheme="minorEastAsia" w:cstheme="minorBidi"/>
            <w:smallCaps w:val="0"/>
            <w:noProof/>
            <w:sz w:val="24"/>
            <w:szCs w:val="24"/>
            <w:lang w:eastAsia="en-GB"/>
          </w:rPr>
          <w:tab/>
        </w:r>
        <w:r w:rsidRPr="00673DED">
          <w:rPr>
            <w:rStyle w:val="Hyperlink"/>
            <w:noProof/>
          </w:rPr>
          <w:t>LinkedIn</w:t>
        </w:r>
        <w:r>
          <w:rPr>
            <w:noProof/>
            <w:webHidden/>
          </w:rPr>
          <w:tab/>
        </w:r>
        <w:r>
          <w:rPr>
            <w:noProof/>
            <w:webHidden/>
          </w:rPr>
          <w:fldChar w:fldCharType="begin"/>
        </w:r>
        <w:r>
          <w:rPr>
            <w:noProof/>
            <w:webHidden/>
          </w:rPr>
          <w:instrText xml:space="preserve"> PAGEREF _Toc236217453 \h </w:instrText>
        </w:r>
        <w:r>
          <w:rPr>
            <w:noProof/>
            <w:webHidden/>
          </w:rPr>
        </w:r>
        <w:r>
          <w:rPr>
            <w:noProof/>
            <w:webHidden/>
          </w:rPr>
          <w:fldChar w:fldCharType="separate"/>
        </w:r>
        <w:r>
          <w:rPr>
            <w:noProof/>
            <w:webHidden/>
          </w:rPr>
          <w:t>35</w:t>
        </w:r>
        <w:r>
          <w:rPr>
            <w:noProof/>
            <w:webHidden/>
          </w:rPr>
          <w:fldChar w:fldCharType="end"/>
        </w:r>
      </w:hyperlink>
    </w:p>
    <w:p w14:paraId="79E71918" w14:textId="366BB068"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54" w:history="1">
        <w:r w:rsidRPr="00673DED">
          <w:rPr>
            <w:rStyle w:val="Hyperlink"/>
            <w:noProof/>
          </w:rPr>
          <w:t>10.4.5</w:t>
        </w:r>
        <w:r>
          <w:rPr>
            <w:rFonts w:eastAsiaTheme="minorEastAsia" w:cstheme="minorBidi"/>
            <w:smallCaps w:val="0"/>
            <w:noProof/>
            <w:sz w:val="24"/>
            <w:szCs w:val="24"/>
            <w:lang w:eastAsia="en-GB"/>
          </w:rPr>
          <w:tab/>
        </w:r>
        <w:r w:rsidRPr="00673DED">
          <w:rPr>
            <w:rStyle w:val="Hyperlink"/>
            <w:noProof/>
          </w:rPr>
          <w:t>Glassdoor</w:t>
        </w:r>
        <w:r>
          <w:rPr>
            <w:noProof/>
            <w:webHidden/>
          </w:rPr>
          <w:tab/>
        </w:r>
        <w:r>
          <w:rPr>
            <w:noProof/>
            <w:webHidden/>
          </w:rPr>
          <w:fldChar w:fldCharType="begin"/>
        </w:r>
        <w:r>
          <w:rPr>
            <w:noProof/>
            <w:webHidden/>
          </w:rPr>
          <w:instrText xml:space="preserve"> PAGEREF _Toc236217454 \h </w:instrText>
        </w:r>
        <w:r>
          <w:rPr>
            <w:noProof/>
            <w:webHidden/>
          </w:rPr>
        </w:r>
        <w:r>
          <w:rPr>
            <w:noProof/>
            <w:webHidden/>
          </w:rPr>
          <w:fldChar w:fldCharType="separate"/>
        </w:r>
        <w:r>
          <w:rPr>
            <w:noProof/>
            <w:webHidden/>
          </w:rPr>
          <w:t>35</w:t>
        </w:r>
        <w:r>
          <w:rPr>
            <w:noProof/>
            <w:webHidden/>
          </w:rPr>
          <w:fldChar w:fldCharType="end"/>
        </w:r>
      </w:hyperlink>
    </w:p>
    <w:p w14:paraId="31BA9C3D" w14:textId="374AF5A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55" w:history="1">
        <w:r w:rsidRPr="00673DED">
          <w:rPr>
            <w:rStyle w:val="Hyperlink"/>
            <w:noProof/>
          </w:rPr>
          <w:t>10.5</w:t>
        </w:r>
        <w:r>
          <w:rPr>
            <w:rFonts w:eastAsiaTheme="minorEastAsia" w:cstheme="minorBidi"/>
            <w:b w:val="0"/>
            <w:bCs w:val="0"/>
            <w:smallCaps w:val="0"/>
            <w:noProof/>
            <w:sz w:val="24"/>
            <w:szCs w:val="24"/>
            <w:lang w:eastAsia="en-GB"/>
          </w:rPr>
          <w:tab/>
        </w:r>
        <w:r w:rsidRPr="00673DED">
          <w:rPr>
            <w:rStyle w:val="Hyperlink"/>
            <w:noProof/>
          </w:rPr>
          <w:t>Informational Interviews</w:t>
        </w:r>
        <w:r>
          <w:rPr>
            <w:noProof/>
            <w:webHidden/>
          </w:rPr>
          <w:tab/>
        </w:r>
        <w:r>
          <w:rPr>
            <w:noProof/>
            <w:webHidden/>
          </w:rPr>
          <w:fldChar w:fldCharType="begin"/>
        </w:r>
        <w:r>
          <w:rPr>
            <w:noProof/>
            <w:webHidden/>
          </w:rPr>
          <w:instrText xml:space="preserve"> PAGEREF _Toc236217455 \h </w:instrText>
        </w:r>
        <w:r>
          <w:rPr>
            <w:noProof/>
            <w:webHidden/>
          </w:rPr>
        </w:r>
        <w:r>
          <w:rPr>
            <w:noProof/>
            <w:webHidden/>
          </w:rPr>
          <w:fldChar w:fldCharType="separate"/>
        </w:r>
        <w:r>
          <w:rPr>
            <w:noProof/>
            <w:webHidden/>
          </w:rPr>
          <w:t>36</w:t>
        </w:r>
        <w:r>
          <w:rPr>
            <w:noProof/>
            <w:webHidden/>
          </w:rPr>
          <w:fldChar w:fldCharType="end"/>
        </w:r>
      </w:hyperlink>
    </w:p>
    <w:p w14:paraId="5F08A700" w14:textId="7A4F5D05"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56" w:history="1">
        <w:r w:rsidRPr="00673DED">
          <w:rPr>
            <w:rStyle w:val="Hyperlink"/>
            <w:noProof/>
          </w:rPr>
          <w:t>10.6</w:t>
        </w:r>
        <w:r>
          <w:rPr>
            <w:rFonts w:eastAsiaTheme="minorEastAsia" w:cstheme="minorBidi"/>
            <w:b w:val="0"/>
            <w:bCs w:val="0"/>
            <w:smallCaps w:val="0"/>
            <w:noProof/>
            <w:sz w:val="24"/>
            <w:szCs w:val="24"/>
            <w:lang w:eastAsia="en-GB"/>
          </w:rPr>
          <w:tab/>
        </w:r>
        <w:r w:rsidRPr="00673DED">
          <w:rPr>
            <w:rStyle w:val="Hyperlink"/>
            <w:noProof/>
          </w:rPr>
          <w:t>Finding Someone for an Informational Interview</w:t>
        </w:r>
        <w:r>
          <w:rPr>
            <w:noProof/>
            <w:webHidden/>
          </w:rPr>
          <w:tab/>
        </w:r>
        <w:r>
          <w:rPr>
            <w:noProof/>
            <w:webHidden/>
          </w:rPr>
          <w:fldChar w:fldCharType="begin"/>
        </w:r>
        <w:r>
          <w:rPr>
            <w:noProof/>
            <w:webHidden/>
          </w:rPr>
          <w:instrText xml:space="preserve"> PAGEREF _Toc236217456 \h </w:instrText>
        </w:r>
        <w:r>
          <w:rPr>
            <w:noProof/>
            <w:webHidden/>
          </w:rPr>
        </w:r>
        <w:r>
          <w:rPr>
            <w:noProof/>
            <w:webHidden/>
          </w:rPr>
          <w:fldChar w:fldCharType="separate"/>
        </w:r>
        <w:r>
          <w:rPr>
            <w:noProof/>
            <w:webHidden/>
          </w:rPr>
          <w:t>36</w:t>
        </w:r>
        <w:r>
          <w:rPr>
            <w:noProof/>
            <w:webHidden/>
          </w:rPr>
          <w:fldChar w:fldCharType="end"/>
        </w:r>
      </w:hyperlink>
    </w:p>
    <w:p w14:paraId="69FB98D8" w14:textId="7C7F96D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57" w:history="1">
        <w:r w:rsidRPr="00673DED">
          <w:rPr>
            <w:rStyle w:val="Hyperlink"/>
            <w:noProof/>
          </w:rPr>
          <w:t>10.7</w:t>
        </w:r>
        <w:r>
          <w:rPr>
            <w:rFonts w:eastAsiaTheme="minorEastAsia" w:cstheme="minorBidi"/>
            <w:b w:val="0"/>
            <w:bCs w:val="0"/>
            <w:smallCaps w:val="0"/>
            <w:noProof/>
            <w:sz w:val="24"/>
            <w:szCs w:val="24"/>
            <w:lang w:eastAsia="en-GB"/>
          </w:rPr>
          <w:tab/>
        </w:r>
        <w:r w:rsidRPr="00673DED">
          <w:rPr>
            <w:rStyle w:val="Hyperlink"/>
            <w:noProof/>
          </w:rPr>
          <w:t>Conducting an Informational Interview</w:t>
        </w:r>
        <w:r>
          <w:rPr>
            <w:noProof/>
            <w:webHidden/>
          </w:rPr>
          <w:tab/>
        </w:r>
        <w:r>
          <w:rPr>
            <w:noProof/>
            <w:webHidden/>
          </w:rPr>
          <w:fldChar w:fldCharType="begin"/>
        </w:r>
        <w:r>
          <w:rPr>
            <w:noProof/>
            <w:webHidden/>
          </w:rPr>
          <w:instrText xml:space="preserve"> PAGEREF _Toc236217457 \h </w:instrText>
        </w:r>
        <w:r>
          <w:rPr>
            <w:noProof/>
            <w:webHidden/>
          </w:rPr>
        </w:r>
        <w:r>
          <w:rPr>
            <w:noProof/>
            <w:webHidden/>
          </w:rPr>
          <w:fldChar w:fldCharType="separate"/>
        </w:r>
        <w:r>
          <w:rPr>
            <w:noProof/>
            <w:webHidden/>
          </w:rPr>
          <w:t>36</w:t>
        </w:r>
        <w:r>
          <w:rPr>
            <w:noProof/>
            <w:webHidden/>
          </w:rPr>
          <w:fldChar w:fldCharType="end"/>
        </w:r>
      </w:hyperlink>
    </w:p>
    <w:p w14:paraId="74237B3F" w14:textId="6C789A2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58" w:history="1">
        <w:r w:rsidRPr="00673DED">
          <w:rPr>
            <w:rStyle w:val="Hyperlink"/>
            <w:noProof/>
          </w:rPr>
          <w:t>10.8</w:t>
        </w:r>
        <w:r>
          <w:rPr>
            <w:rFonts w:eastAsiaTheme="minorEastAsia" w:cstheme="minorBidi"/>
            <w:b w:val="0"/>
            <w:bCs w:val="0"/>
            <w:smallCaps w:val="0"/>
            <w:noProof/>
            <w:sz w:val="24"/>
            <w:szCs w:val="24"/>
            <w:lang w:eastAsia="en-GB"/>
          </w:rPr>
          <w:tab/>
        </w:r>
        <w:r w:rsidRPr="00673DED">
          <w:rPr>
            <w:rStyle w:val="Hyperlink"/>
            <w:noProof/>
          </w:rPr>
          <w:t>After the Interview</w:t>
        </w:r>
        <w:r>
          <w:rPr>
            <w:noProof/>
            <w:webHidden/>
          </w:rPr>
          <w:tab/>
        </w:r>
        <w:r>
          <w:rPr>
            <w:noProof/>
            <w:webHidden/>
          </w:rPr>
          <w:fldChar w:fldCharType="begin"/>
        </w:r>
        <w:r>
          <w:rPr>
            <w:noProof/>
            <w:webHidden/>
          </w:rPr>
          <w:instrText xml:space="preserve"> PAGEREF _Toc236217458 \h </w:instrText>
        </w:r>
        <w:r>
          <w:rPr>
            <w:noProof/>
            <w:webHidden/>
          </w:rPr>
        </w:r>
        <w:r>
          <w:rPr>
            <w:noProof/>
            <w:webHidden/>
          </w:rPr>
          <w:fldChar w:fldCharType="separate"/>
        </w:r>
        <w:r>
          <w:rPr>
            <w:noProof/>
            <w:webHidden/>
          </w:rPr>
          <w:t>37</w:t>
        </w:r>
        <w:r>
          <w:rPr>
            <w:noProof/>
            <w:webHidden/>
          </w:rPr>
          <w:fldChar w:fldCharType="end"/>
        </w:r>
      </w:hyperlink>
    </w:p>
    <w:p w14:paraId="103C057E" w14:textId="7EA4CC56"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59" w:history="1">
        <w:r w:rsidRPr="00673DED">
          <w:rPr>
            <w:rStyle w:val="Hyperlink"/>
            <w:noProof/>
          </w:rPr>
          <w:t>10.9</w:t>
        </w:r>
        <w:r>
          <w:rPr>
            <w:rFonts w:eastAsiaTheme="minorEastAsia" w:cstheme="minorBidi"/>
            <w:b w:val="0"/>
            <w:bCs w:val="0"/>
            <w:smallCaps w:val="0"/>
            <w:noProof/>
            <w:sz w:val="24"/>
            <w:szCs w:val="24"/>
            <w:lang w:eastAsia="en-GB"/>
          </w:rPr>
          <w:tab/>
        </w:r>
        <w:r w:rsidRPr="00673DED">
          <w:rPr>
            <w:rStyle w:val="Hyperlink"/>
            <w:noProof/>
          </w:rPr>
          <w:t>Suggested Informational Interview Questions</w:t>
        </w:r>
        <w:r>
          <w:rPr>
            <w:noProof/>
            <w:webHidden/>
          </w:rPr>
          <w:tab/>
        </w:r>
        <w:r>
          <w:rPr>
            <w:noProof/>
            <w:webHidden/>
          </w:rPr>
          <w:fldChar w:fldCharType="begin"/>
        </w:r>
        <w:r>
          <w:rPr>
            <w:noProof/>
            <w:webHidden/>
          </w:rPr>
          <w:instrText xml:space="preserve"> PAGEREF _Toc236217459 \h </w:instrText>
        </w:r>
        <w:r>
          <w:rPr>
            <w:noProof/>
            <w:webHidden/>
          </w:rPr>
        </w:r>
        <w:r>
          <w:rPr>
            <w:noProof/>
            <w:webHidden/>
          </w:rPr>
          <w:fldChar w:fldCharType="separate"/>
        </w:r>
        <w:r>
          <w:rPr>
            <w:noProof/>
            <w:webHidden/>
          </w:rPr>
          <w:t>37</w:t>
        </w:r>
        <w:r>
          <w:rPr>
            <w:noProof/>
            <w:webHidden/>
          </w:rPr>
          <w:fldChar w:fldCharType="end"/>
        </w:r>
      </w:hyperlink>
    </w:p>
    <w:p w14:paraId="69AB71F0" w14:textId="18B6300F"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60" w:history="1">
        <w:r w:rsidRPr="00673DED">
          <w:rPr>
            <w:rStyle w:val="Hyperlink"/>
            <w:noProof/>
          </w:rPr>
          <w:t>10.9.1</w:t>
        </w:r>
        <w:r>
          <w:rPr>
            <w:rFonts w:eastAsiaTheme="minorEastAsia" w:cstheme="minorBidi"/>
            <w:smallCaps w:val="0"/>
            <w:noProof/>
            <w:sz w:val="24"/>
            <w:szCs w:val="24"/>
            <w:lang w:eastAsia="en-GB"/>
          </w:rPr>
          <w:tab/>
        </w:r>
        <w:r w:rsidRPr="00673DED">
          <w:rPr>
            <w:rStyle w:val="Hyperlink"/>
            <w:noProof/>
          </w:rPr>
          <w:t>Questions About the Interviewee's Background</w:t>
        </w:r>
        <w:r>
          <w:rPr>
            <w:noProof/>
            <w:webHidden/>
          </w:rPr>
          <w:tab/>
        </w:r>
        <w:r>
          <w:rPr>
            <w:noProof/>
            <w:webHidden/>
          </w:rPr>
          <w:fldChar w:fldCharType="begin"/>
        </w:r>
        <w:r>
          <w:rPr>
            <w:noProof/>
            <w:webHidden/>
          </w:rPr>
          <w:instrText xml:space="preserve"> PAGEREF _Toc236217460 \h </w:instrText>
        </w:r>
        <w:r>
          <w:rPr>
            <w:noProof/>
            <w:webHidden/>
          </w:rPr>
        </w:r>
        <w:r>
          <w:rPr>
            <w:noProof/>
            <w:webHidden/>
          </w:rPr>
          <w:fldChar w:fldCharType="separate"/>
        </w:r>
        <w:r>
          <w:rPr>
            <w:noProof/>
            <w:webHidden/>
          </w:rPr>
          <w:t>37</w:t>
        </w:r>
        <w:r>
          <w:rPr>
            <w:noProof/>
            <w:webHidden/>
          </w:rPr>
          <w:fldChar w:fldCharType="end"/>
        </w:r>
      </w:hyperlink>
    </w:p>
    <w:p w14:paraId="713EE2BF" w14:textId="6117037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61" w:history="1">
        <w:r w:rsidRPr="00673DED">
          <w:rPr>
            <w:rStyle w:val="Hyperlink"/>
            <w:noProof/>
          </w:rPr>
          <w:t>10.9.2</w:t>
        </w:r>
        <w:r>
          <w:rPr>
            <w:rFonts w:eastAsiaTheme="minorEastAsia" w:cstheme="minorBidi"/>
            <w:smallCaps w:val="0"/>
            <w:noProof/>
            <w:sz w:val="24"/>
            <w:szCs w:val="24"/>
            <w:lang w:eastAsia="en-GB"/>
          </w:rPr>
          <w:tab/>
        </w:r>
        <w:r w:rsidRPr="00673DED">
          <w:rPr>
            <w:rStyle w:val="Hyperlink"/>
            <w:noProof/>
          </w:rPr>
          <w:t>Questions About the Current Role</w:t>
        </w:r>
        <w:r>
          <w:rPr>
            <w:noProof/>
            <w:webHidden/>
          </w:rPr>
          <w:tab/>
        </w:r>
        <w:r>
          <w:rPr>
            <w:noProof/>
            <w:webHidden/>
          </w:rPr>
          <w:fldChar w:fldCharType="begin"/>
        </w:r>
        <w:r>
          <w:rPr>
            <w:noProof/>
            <w:webHidden/>
          </w:rPr>
          <w:instrText xml:space="preserve"> PAGEREF _Toc236217461 \h </w:instrText>
        </w:r>
        <w:r>
          <w:rPr>
            <w:noProof/>
            <w:webHidden/>
          </w:rPr>
        </w:r>
        <w:r>
          <w:rPr>
            <w:noProof/>
            <w:webHidden/>
          </w:rPr>
          <w:fldChar w:fldCharType="separate"/>
        </w:r>
        <w:r>
          <w:rPr>
            <w:noProof/>
            <w:webHidden/>
          </w:rPr>
          <w:t>37</w:t>
        </w:r>
        <w:r>
          <w:rPr>
            <w:noProof/>
            <w:webHidden/>
          </w:rPr>
          <w:fldChar w:fldCharType="end"/>
        </w:r>
      </w:hyperlink>
    </w:p>
    <w:p w14:paraId="148D9C12" w14:textId="13F7157F"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62" w:history="1">
        <w:r w:rsidRPr="00673DED">
          <w:rPr>
            <w:rStyle w:val="Hyperlink"/>
            <w:noProof/>
          </w:rPr>
          <w:t>10.9.3</w:t>
        </w:r>
        <w:r>
          <w:rPr>
            <w:rFonts w:eastAsiaTheme="minorEastAsia" w:cstheme="minorBidi"/>
            <w:smallCaps w:val="0"/>
            <w:noProof/>
            <w:sz w:val="24"/>
            <w:szCs w:val="24"/>
            <w:lang w:eastAsia="en-GB"/>
          </w:rPr>
          <w:tab/>
        </w:r>
        <w:r w:rsidRPr="00673DED">
          <w:rPr>
            <w:rStyle w:val="Hyperlink"/>
            <w:noProof/>
          </w:rPr>
          <w:t>Questions for Career Advice</w:t>
        </w:r>
        <w:r>
          <w:rPr>
            <w:noProof/>
            <w:webHidden/>
          </w:rPr>
          <w:tab/>
        </w:r>
        <w:r>
          <w:rPr>
            <w:noProof/>
            <w:webHidden/>
          </w:rPr>
          <w:fldChar w:fldCharType="begin"/>
        </w:r>
        <w:r>
          <w:rPr>
            <w:noProof/>
            <w:webHidden/>
          </w:rPr>
          <w:instrText xml:space="preserve"> PAGEREF _Toc236217462 \h </w:instrText>
        </w:r>
        <w:r>
          <w:rPr>
            <w:noProof/>
            <w:webHidden/>
          </w:rPr>
        </w:r>
        <w:r>
          <w:rPr>
            <w:noProof/>
            <w:webHidden/>
          </w:rPr>
          <w:fldChar w:fldCharType="separate"/>
        </w:r>
        <w:r>
          <w:rPr>
            <w:noProof/>
            <w:webHidden/>
          </w:rPr>
          <w:t>37</w:t>
        </w:r>
        <w:r>
          <w:rPr>
            <w:noProof/>
            <w:webHidden/>
          </w:rPr>
          <w:fldChar w:fldCharType="end"/>
        </w:r>
      </w:hyperlink>
    </w:p>
    <w:p w14:paraId="17A91A8F" w14:textId="6D6C6A86"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463" w:history="1">
        <w:r w:rsidRPr="00673DED">
          <w:rPr>
            <w:rStyle w:val="Hyperlink"/>
            <w:noProof/>
          </w:rPr>
          <w:t>10.10</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_Toc236217463 \h </w:instrText>
        </w:r>
        <w:r>
          <w:rPr>
            <w:noProof/>
            <w:webHidden/>
          </w:rPr>
        </w:r>
        <w:r>
          <w:rPr>
            <w:noProof/>
            <w:webHidden/>
          </w:rPr>
          <w:fldChar w:fldCharType="separate"/>
        </w:r>
        <w:r>
          <w:rPr>
            <w:noProof/>
            <w:webHidden/>
          </w:rPr>
          <w:t>37</w:t>
        </w:r>
        <w:r>
          <w:rPr>
            <w:noProof/>
            <w:webHidden/>
          </w:rPr>
          <w:fldChar w:fldCharType="end"/>
        </w:r>
      </w:hyperlink>
    </w:p>
    <w:p w14:paraId="4D6CA662" w14:textId="6886998A"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464" w:history="1">
        <w:r w:rsidRPr="00673DED">
          <w:rPr>
            <w:rStyle w:val="Hyperlink"/>
            <w:rFonts w:cstheme="majorBidi"/>
            <w:noProof/>
          </w:rPr>
          <w:t>11</w:t>
        </w:r>
        <w:r>
          <w:rPr>
            <w:rFonts w:eastAsiaTheme="minorEastAsia" w:cstheme="minorBidi"/>
            <w:b w:val="0"/>
            <w:bCs w:val="0"/>
            <w:caps w:val="0"/>
            <w:noProof/>
            <w:sz w:val="24"/>
            <w:szCs w:val="24"/>
            <w:u w:val="none"/>
            <w:lang w:eastAsia="en-GB"/>
          </w:rPr>
          <w:tab/>
        </w:r>
        <w:r w:rsidRPr="00673DED">
          <w:rPr>
            <w:rStyle w:val="Hyperlink"/>
            <w:rFonts w:cstheme="majorBidi"/>
            <w:noProof/>
          </w:rPr>
          <w:t>Networking Online and Offline</w:t>
        </w:r>
        <w:r>
          <w:rPr>
            <w:noProof/>
            <w:webHidden/>
          </w:rPr>
          <w:tab/>
        </w:r>
        <w:r>
          <w:rPr>
            <w:noProof/>
            <w:webHidden/>
          </w:rPr>
          <w:fldChar w:fldCharType="begin"/>
        </w:r>
        <w:r>
          <w:rPr>
            <w:noProof/>
            <w:webHidden/>
          </w:rPr>
          <w:instrText xml:space="preserve"> PAGEREF _Toc236217464 \h </w:instrText>
        </w:r>
        <w:r>
          <w:rPr>
            <w:noProof/>
            <w:webHidden/>
          </w:rPr>
        </w:r>
        <w:r>
          <w:rPr>
            <w:noProof/>
            <w:webHidden/>
          </w:rPr>
          <w:fldChar w:fldCharType="separate"/>
        </w:r>
        <w:r>
          <w:rPr>
            <w:noProof/>
            <w:webHidden/>
          </w:rPr>
          <w:t>37</w:t>
        </w:r>
        <w:r>
          <w:rPr>
            <w:noProof/>
            <w:webHidden/>
          </w:rPr>
          <w:fldChar w:fldCharType="end"/>
        </w:r>
      </w:hyperlink>
    </w:p>
    <w:p w14:paraId="5C37CD8C" w14:textId="0C741B7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65" w:history="1">
        <w:r w:rsidRPr="00673DED">
          <w:rPr>
            <w:rStyle w:val="Hyperlink"/>
            <w:noProof/>
          </w:rPr>
          <w:t>11.1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_Toc236217465 \h </w:instrText>
        </w:r>
        <w:r>
          <w:rPr>
            <w:noProof/>
            <w:webHidden/>
          </w:rPr>
        </w:r>
        <w:r>
          <w:rPr>
            <w:noProof/>
            <w:webHidden/>
          </w:rPr>
          <w:fldChar w:fldCharType="separate"/>
        </w:r>
        <w:r>
          <w:rPr>
            <w:noProof/>
            <w:webHidden/>
          </w:rPr>
          <w:t>37</w:t>
        </w:r>
        <w:r>
          <w:rPr>
            <w:noProof/>
            <w:webHidden/>
          </w:rPr>
          <w:fldChar w:fldCharType="end"/>
        </w:r>
      </w:hyperlink>
    </w:p>
    <w:p w14:paraId="63D56CCB" w14:textId="789723F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66" w:history="1">
        <w:r w:rsidRPr="00673DED">
          <w:rPr>
            <w:rStyle w:val="Hyperlink"/>
            <w:noProof/>
          </w:rPr>
          <w:t>11.2</w:t>
        </w:r>
        <w:r>
          <w:rPr>
            <w:rFonts w:eastAsiaTheme="minorEastAsia" w:cstheme="minorBidi"/>
            <w:b w:val="0"/>
            <w:bCs w:val="0"/>
            <w:smallCaps w:val="0"/>
            <w:noProof/>
            <w:sz w:val="24"/>
            <w:szCs w:val="24"/>
            <w:lang w:eastAsia="en-GB"/>
          </w:rPr>
          <w:tab/>
        </w:r>
        <w:r w:rsidRPr="00673DED">
          <w:rPr>
            <w:rStyle w:val="Hyperlink"/>
            <w:noProof/>
          </w:rPr>
          <w:t>Importance of Networking</w:t>
        </w:r>
        <w:r>
          <w:rPr>
            <w:noProof/>
            <w:webHidden/>
          </w:rPr>
          <w:tab/>
        </w:r>
        <w:r>
          <w:rPr>
            <w:noProof/>
            <w:webHidden/>
          </w:rPr>
          <w:fldChar w:fldCharType="begin"/>
        </w:r>
        <w:r>
          <w:rPr>
            <w:noProof/>
            <w:webHidden/>
          </w:rPr>
          <w:instrText xml:space="preserve"> PAGEREF _Toc236217466 \h </w:instrText>
        </w:r>
        <w:r>
          <w:rPr>
            <w:noProof/>
            <w:webHidden/>
          </w:rPr>
        </w:r>
        <w:r>
          <w:rPr>
            <w:noProof/>
            <w:webHidden/>
          </w:rPr>
          <w:fldChar w:fldCharType="separate"/>
        </w:r>
        <w:r>
          <w:rPr>
            <w:noProof/>
            <w:webHidden/>
          </w:rPr>
          <w:t>38</w:t>
        </w:r>
        <w:r>
          <w:rPr>
            <w:noProof/>
            <w:webHidden/>
          </w:rPr>
          <w:fldChar w:fldCharType="end"/>
        </w:r>
      </w:hyperlink>
    </w:p>
    <w:p w14:paraId="0DBB8808" w14:textId="2A8B16ED"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67" w:history="1">
        <w:r w:rsidRPr="00673DED">
          <w:rPr>
            <w:rStyle w:val="Hyperlink"/>
            <w:noProof/>
          </w:rPr>
          <w:t>11.3</w:t>
        </w:r>
        <w:r>
          <w:rPr>
            <w:rFonts w:eastAsiaTheme="minorEastAsia" w:cstheme="minorBidi"/>
            <w:b w:val="0"/>
            <w:bCs w:val="0"/>
            <w:smallCaps w:val="0"/>
            <w:noProof/>
            <w:sz w:val="24"/>
            <w:szCs w:val="24"/>
            <w:lang w:eastAsia="en-GB"/>
          </w:rPr>
          <w:tab/>
        </w:r>
        <w:r w:rsidRPr="00673DED">
          <w:rPr>
            <w:rStyle w:val="Hyperlink"/>
            <w:noProof/>
          </w:rPr>
          <w:t>Networking Through Online Job Platforms</w:t>
        </w:r>
        <w:r>
          <w:rPr>
            <w:noProof/>
            <w:webHidden/>
          </w:rPr>
          <w:tab/>
        </w:r>
        <w:r>
          <w:rPr>
            <w:noProof/>
            <w:webHidden/>
          </w:rPr>
          <w:fldChar w:fldCharType="begin"/>
        </w:r>
        <w:r>
          <w:rPr>
            <w:noProof/>
            <w:webHidden/>
          </w:rPr>
          <w:instrText xml:space="preserve"> PAGEREF _Toc236217467 \h </w:instrText>
        </w:r>
        <w:r>
          <w:rPr>
            <w:noProof/>
            <w:webHidden/>
          </w:rPr>
        </w:r>
        <w:r>
          <w:rPr>
            <w:noProof/>
            <w:webHidden/>
          </w:rPr>
          <w:fldChar w:fldCharType="separate"/>
        </w:r>
        <w:r>
          <w:rPr>
            <w:noProof/>
            <w:webHidden/>
          </w:rPr>
          <w:t>38</w:t>
        </w:r>
        <w:r>
          <w:rPr>
            <w:noProof/>
            <w:webHidden/>
          </w:rPr>
          <w:fldChar w:fldCharType="end"/>
        </w:r>
      </w:hyperlink>
    </w:p>
    <w:p w14:paraId="6E5E5E0A" w14:textId="272B9895"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68" w:history="1">
        <w:r w:rsidRPr="00673DED">
          <w:rPr>
            <w:rStyle w:val="Hyperlink"/>
            <w:noProof/>
          </w:rPr>
          <w:t>11.4</w:t>
        </w:r>
        <w:r>
          <w:rPr>
            <w:rFonts w:eastAsiaTheme="minorEastAsia" w:cstheme="minorBidi"/>
            <w:b w:val="0"/>
            <w:bCs w:val="0"/>
            <w:smallCaps w:val="0"/>
            <w:noProof/>
            <w:sz w:val="24"/>
            <w:szCs w:val="24"/>
            <w:lang w:eastAsia="en-GB"/>
          </w:rPr>
          <w:tab/>
        </w:r>
        <w:r w:rsidRPr="00673DED">
          <w:rPr>
            <w:rStyle w:val="Hyperlink"/>
            <w:noProof/>
          </w:rPr>
          <w:t>Using LinkedIn Effectively</w:t>
        </w:r>
        <w:r>
          <w:rPr>
            <w:noProof/>
            <w:webHidden/>
          </w:rPr>
          <w:tab/>
        </w:r>
        <w:r>
          <w:rPr>
            <w:noProof/>
            <w:webHidden/>
          </w:rPr>
          <w:fldChar w:fldCharType="begin"/>
        </w:r>
        <w:r>
          <w:rPr>
            <w:noProof/>
            <w:webHidden/>
          </w:rPr>
          <w:instrText xml:space="preserve"> PAGEREF _Toc236217468 \h </w:instrText>
        </w:r>
        <w:r>
          <w:rPr>
            <w:noProof/>
            <w:webHidden/>
          </w:rPr>
        </w:r>
        <w:r>
          <w:rPr>
            <w:noProof/>
            <w:webHidden/>
          </w:rPr>
          <w:fldChar w:fldCharType="separate"/>
        </w:r>
        <w:r>
          <w:rPr>
            <w:noProof/>
            <w:webHidden/>
          </w:rPr>
          <w:t>38</w:t>
        </w:r>
        <w:r>
          <w:rPr>
            <w:noProof/>
            <w:webHidden/>
          </w:rPr>
          <w:fldChar w:fldCharType="end"/>
        </w:r>
      </w:hyperlink>
    </w:p>
    <w:p w14:paraId="354A9C3F" w14:textId="034E43F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69" w:history="1">
        <w:r w:rsidRPr="00673DED">
          <w:rPr>
            <w:rStyle w:val="Hyperlink"/>
            <w:noProof/>
          </w:rPr>
          <w:t>11.5</w:t>
        </w:r>
        <w:r>
          <w:rPr>
            <w:rFonts w:eastAsiaTheme="minorEastAsia" w:cstheme="minorBidi"/>
            <w:b w:val="0"/>
            <w:bCs w:val="0"/>
            <w:smallCaps w:val="0"/>
            <w:noProof/>
            <w:sz w:val="24"/>
            <w:szCs w:val="24"/>
            <w:lang w:eastAsia="en-GB"/>
          </w:rPr>
          <w:tab/>
        </w:r>
        <w:r w:rsidRPr="00673DED">
          <w:rPr>
            <w:rStyle w:val="Hyperlink"/>
            <w:noProof/>
          </w:rPr>
          <w:t>Exploring Additional Job Search Resources</w:t>
        </w:r>
        <w:r>
          <w:rPr>
            <w:noProof/>
            <w:webHidden/>
          </w:rPr>
          <w:tab/>
        </w:r>
        <w:r>
          <w:rPr>
            <w:noProof/>
            <w:webHidden/>
          </w:rPr>
          <w:fldChar w:fldCharType="begin"/>
        </w:r>
        <w:r>
          <w:rPr>
            <w:noProof/>
            <w:webHidden/>
          </w:rPr>
          <w:instrText xml:space="preserve"> PAGEREF _Toc236217469 \h </w:instrText>
        </w:r>
        <w:r>
          <w:rPr>
            <w:noProof/>
            <w:webHidden/>
          </w:rPr>
        </w:r>
        <w:r>
          <w:rPr>
            <w:noProof/>
            <w:webHidden/>
          </w:rPr>
          <w:fldChar w:fldCharType="separate"/>
        </w:r>
        <w:r>
          <w:rPr>
            <w:noProof/>
            <w:webHidden/>
          </w:rPr>
          <w:t>39</w:t>
        </w:r>
        <w:r>
          <w:rPr>
            <w:noProof/>
            <w:webHidden/>
          </w:rPr>
          <w:fldChar w:fldCharType="end"/>
        </w:r>
      </w:hyperlink>
    </w:p>
    <w:p w14:paraId="0A58E50C" w14:textId="61A432DD"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70" w:history="1">
        <w:r w:rsidRPr="00673DED">
          <w:rPr>
            <w:rStyle w:val="Hyperlink"/>
            <w:noProof/>
          </w:rPr>
          <w:t>11.6</w:t>
        </w:r>
        <w:r>
          <w:rPr>
            <w:rFonts w:eastAsiaTheme="minorEastAsia" w:cstheme="minorBidi"/>
            <w:b w:val="0"/>
            <w:bCs w:val="0"/>
            <w:smallCaps w:val="0"/>
            <w:noProof/>
            <w:sz w:val="24"/>
            <w:szCs w:val="24"/>
            <w:lang w:eastAsia="en-GB"/>
          </w:rPr>
          <w:tab/>
        </w:r>
        <w:r w:rsidRPr="00673DED">
          <w:rPr>
            <w:rStyle w:val="Hyperlink"/>
            <w:noProof/>
          </w:rPr>
          <w:t>Researching Companies</w:t>
        </w:r>
        <w:r>
          <w:rPr>
            <w:noProof/>
            <w:webHidden/>
          </w:rPr>
          <w:tab/>
        </w:r>
        <w:r>
          <w:rPr>
            <w:noProof/>
            <w:webHidden/>
          </w:rPr>
          <w:fldChar w:fldCharType="begin"/>
        </w:r>
        <w:r>
          <w:rPr>
            <w:noProof/>
            <w:webHidden/>
          </w:rPr>
          <w:instrText xml:space="preserve"> PAGEREF _Toc236217470 \h </w:instrText>
        </w:r>
        <w:r>
          <w:rPr>
            <w:noProof/>
            <w:webHidden/>
          </w:rPr>
        </w:r>
        <w:r>
          <w:rPr>
            <w:noProof/>
            <w:webHidden/>
          </w:rPr>
          <w:fldChar w:fldCharType="separate"/>
        </w:r>
        <w:r>
          <w:rPr>
            <w:noProof/>
            <w:webHidden/>
          </w:rPr>
          <w:t>39</w:t>
        </w:r>
        <w:r>
          <w:rPr>
            <w:noProof/>
            <w:webHidden/>
          </w:rPr>
          <w:fldChar w:fldCharType="end"/>
        </w:r>
      </w:hyperlink>
    </w:p>
    <w:p w14:paraId="0F57ADC4" w14:textId="00E25AD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71" w:history="1">
        <w:r w:rsidRPr="00673DED">
          <w:rPr>
            <w:rStyle w:val="Hyperlink"/>
            <w:noProof/>
          </w:rPr>
          <w:t>11.7</w:t>
        </w:r>
        <w:r>
          <w:rPr>
            <w:rFonts w:eastAsiaTheme="minorEastAsia" w:cstheme="minorBidi"/>
            <w:b w:val="0"/>
            <w:bCs w:val="0"/>
            <w:smallCaps w:val="0"/>
            <w:noProof/>
            <w:sz w:val="24"/>
            <w:szCs w:val="24"/>
            <w:lang w:eastAsia="en-GB"/>
          </w:rPr>
          <w:tab/>
        </w:r>
        <w:r w:rsidRPr="00673DED">
          <w:rPr>
            <w:rStyle w:val="Hyperlink"/>
            <w:noProof/>
          </w:rPr>
          <w:t>Learning from Professionals</w:t>
        </w:r>
        <w:r>
          <w:rPr>
            <w:noProof/>
            <w:webHidden/>
          </w:rPr>
          <w:tab/>
        </w:r>
        <w:r>
          <w:rPr>
            <w:noProof/>
            <w:webHidden/>
          </w:rPr>
          <w:fldChar w:fldCharType="begin"/>
        </w:r>
        <w:r>
          <w:rPr>
            <w:noProof/>
            <w:webHidden/>
          </w:rPr>
          <w:instrText xml:space="preserve"> PAGEREF _Toc236217471 \h </w:instrText>
        </w:r>
        <w:r>
          <w:rPr>
            <w:noProof/>
            <w:webHidden/>
          </w:rPr>
        </w:r>
        <w:r>
          <w:rPr>
            <w:noProof/>
            <w:webHidden/>
          </w:rPr>
          <w:fldChar w:fldCharType="separate"/>
        </w:r>
        <w:r>
          <w:rPr>
            <w:noProof/>
            <w:webHidden/>
          </w:rPr>
          <w:t>40</w:t>
        </w:r>
        <w:r>
          <w:rPr>
            <w:noProof/>
            <w:webHidden/>
          </w:rPr>
          <w:fldChar w:fldCharType="end"/>
        </w:r>
      </w:hyperlink>
    </w:p>
    <w:p w14:paraId="31B1F8B8" w14:textId="2711929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72" w:history="1">
        <w:r w:rsidRPr="00673DED">
          <w:rPr>
            <w:rStyle w:val="Hyperlink"/>
            <w:noProof/>
          </w:rPr>
          <w:t>11.8</w:t>
        </w:r>
        <w:r>
          <w:rPr>
            <w:rFonts w:eastAsiaTheme="minorEastAsia" w:cstheme="minorBidi"/>
            <w:b w:val="0"/>
            <w:bCs w:val="0"/>
            <w:smallCaps w:val="0"/>
            <w:noProof/>
            <w:sz w:val="24"/>
            <w:szCs w:val="24"/>
            <w:lang w:eastAsia="en-GB"/>
          </w:rPr>
          <w:tab/>
        </w:r>
        <w:r w:rsidRPr="00673DED">
          <w:rPr>
            <w:rStyle w:val="Hyperlink"/>
            <w:noProof/>
          </w:rPr>
          <w:t>Using Social Media for Job Searching</w:t>
        </w:r>
        <w:r>
          <w:rPr>
            <w:noProof/>
            <w:webHidden/>
          </w:rPr>
          <w:tab/>
        </w:r>
        <w:r>
          <w:rPr>
            <w:noProof/>
            <w:webHidden/>
          </w:rPr>
          <w:fldChar w:fldCharType="begin"/>
        </w:r>
        <w:r>
          <w:rPr>
            <w:noProof/>
            <w:webHidden/>
          </w:rPr>
          <w:instrText xml:space="preserve"> PAGEREF _Toc236217472 \h </w:instrText>
        </w:r>
        <w:r>
          <w:rPr>
            <w:noProof/>
            <w:webHidden/>
          </w:rPr>
        </w:r>
        <w:r>
          <w:rPr>
            <w:noProof/>
            <w:webHidden/>
          </w:rPr>
          <w:fldChar w:fldCharType="separate"/>
        </w:r>
        <w:r>
          <w:rPr>
            <w:noProof/>
            <w:webHidden/>
          </w:rPr>
          <w:t>40</w:t>
        </w:r>
        <w:r>
          <w:rPr>
            <w:noProof/>
            <w:webHidden/>
          </w:rPr>
          <w:fldChar w:fldCharType="end"/>
        </w:r>
      </w:hyperlink>
    </w:p>
    <w:p w14:paraId="139F6D62" w14:textId="3ABE689A"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73" w:history="1">
        <w:r w:rsidRPr="00673DED">
          <w:rPr>
            <w:rStyle w:val="Hyperlink"/>
            <w:noProof/>
          </w:rPr>
          <w:t>11.8.1</w:t>
        </w:r>
        <w:r>
          <w:rPr>
            <w:rFonts w:eastAsiaTheme="minorEastAsia" w:cstheme="minorBidi"/>
            <w:smallCaps w:val="0"/>
            <w:noProof/>
            <w:sz w:val="24"/>
            <w:szCs w:val="24"/>
            <w:lang w:eastAsia="en-GB"/>
          </w:rPr>
          <w:tab/>
        </w:r>
        <w:r w:rsidRPr="00673DED">
          <w:rPr>
            <w:rStyle w:val="Hyperlink"/>
            <w:noProof/>
          </w:rPr>
          <w:t>Social Media Caution</w:t>
        </w:r>
        <w:r>
          <w:rPr>
            <w:noProof/>
            <w:webHidden/>
          </w:rPr>
          <w:tab/>
        </w:r>
        <w:r>
          <w:rPr>
            <w:noProof/>
            <w:webHidden/>
          </w:rPr>
          <w:fldChar w:fldCharType="begin"/>
        </w:r>
        <w:r>
          <w:rPr>
            <w:noProof/>
            <w:webHidden/>
          </w:rPr>
          <w:instrText xml:space="preserve"> PAGEREF _Toc236217473 \h </w:instrText>
        </w:r>
        <w:r>
          <w:rPr>
            <w:noProof/>
            <w:webHidden/>
          </w:rPr>
        </w:r>
        <w:r>
          <w:rPr>
            <w:noProof/>
            <w:webHidden/>
          </w:rPr>
          <w:fldChar w:fldCharType="separate"/>
        </w:r>
        <w:r>
          <w:rPr>
            <w:noProof/>
            <w:webHidden/>
          </w:rPr>
          <w:t>40</w:t>
        </w:r>
        <w:r>
          <w:rPr>
            <w:noProof/>
            <w:webHidden/>
          </w:rPr>
          <w:fldChar w:fldCharType="end"/>
        </w:r>
      </w:hyperlink>
    </w:p>
    <w:p w14:paraId="66340777" w14:textId="1540A21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74" w:history="1">
        <w:r w:rsidRPr="00673DED">
          <w:rPr>
            <w:rStyle w:val="Hyperlink"/>
            <w:noProof/>
          </w:rPr>
          <w:t>11.9</w:t>
        </w:r>
        <w:r>
          <w:rPr>
            <w:rFonts w:eastAsiaTheme="minorEastAsia" w:cstheme="minorBidi"/>
            <w:b w:val="0"/>
            <w:bCs w:val="0"/>
            <w:smallCaps w:val="0"/>
            <w:noProof/>
            <w:sz w:val="24"/>
            <w:szCs w:val="24"/>
            <w:lang w:eastAsia="en-GB"/>
          </w:rPr>
          <w:tab/>
        </w:r>
        <w:r w:rsidRPr="00673DED">
          <w:rPr>
            <w:rStyle w:val="Hyperlink"/>
            <w:noProof/>
          </w:rPr>
          <w:t>Networking Offline</w:t>
        </w:r>
        <w:r>
          <w:rPr>
            <w:noProof/>
            <w:webHidden/>
          </w:rPr>
          <w:tab/>
        </w:r>
        <w:r>
          <w:rPr>
            <w:noProof/>
            <w:webHidden/>
          </w:rPr>
          <w:fldChar w:fldCharType="begin"/>
        </w:r>
        <w:r>
          <w:rPr>
            <w:noProof/>
            <w:webHidden/>
          </w:rPr>
          <w:instrText xml:space="preserve"> PAGEREF _Toc236217474 \h </w:instrText>
        </w:r>
        <w:r>
          <w:rPr>
            <w:noProof/>
            <w:webHidden/>
          </w:rPr>
        </w:r>
        <w:r>
          <w:rPr>
            <w:noProof/>
            <w:webHidden/>
          </w:rPr>
          <w:fldChar w:fldCharType="separate"/>
        </w:r>
        <w:r>
          <w:rPr>
            <w:noProof/>
            <w:webHidden/>
          </w:rPr>
          <w:t>40</w:t>
        </w:r>
        <w:r>
          <w:rPr>
            <w:noProof/>
            <w:webHidden/>
          </w:rPr>
          <w:fldChar w:fldCharType="end"/>
        </w:r>
      </w:hyperlink>
    </w:p>
    <w:p w14:paraId="750F4947" w14:textId="46C006C6"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475" w:history="1">
        <w:r w:rsidRPr="00673DED">
          <w:rPr>
            <w:rStyle w:val="Hyperlink"/>
            <w:noProof/>
          </w:rPr>
          <w:t>11.10</w:t>
        </w:r>
        <w:r>
          <w:rPr>
            <w:rFonts w:eastAsiaTheme="minorEastAsia" w:cstheme="minorBidi"/>
            <w:b w:val="0"/>
            <w:bCs w:val="0"/>
            <w:smallCaps w:val="0"/>
            <w:noProof/>
            <w:sz w:val="24"/>
            <w:szCs w:val="24"/>
            <w:lang w:eastAsia="en-GB"/>
          </w:rPr>
          <w:tab/>
        </w:r>
        <w:r w:rsidRPr="00673DED">
          <w:rPr>
            <w:rStyle w:val="Hyperlink"/>
            <w:noProof/>
          </w:rPr>
          <w:t>Best Practices for In-Person Networking</w:t>
        </w:r>
        <w:r>
          <w:rPr>
            <w:noProof/>
            <w:webHidden/>
          </w:rPr>
          <w:tab/>
        </w:r>
        <w:r>
          <w:rPr>
            <w:noProof/>
            <w:webHidden/>
          </w:rPr>
          <w:fldChar w:fldCharType="begin"/>
        </w:r>
        <w:r>
          <w:rPr>
            <w:noProof/>
            <w:webHidden/>
          </w:rPr>
          <w:instrText xml:space="preserve"> PAGEREF _Toc236217475 \h </w:instrText>
        </w:r>
        <w:r>
          <w:rPr>
            <w:noProof/>
            <w:webHidden/>
          </w:rPr>
        </w:r>
        <w:r>
          <w:rPr>
            <w:noProof/>
            <w:webHidden/>
          </w:rPr>
          <w:fldChar w:fldCharType="separate"/>
        </w:r>
        <w:r>
          <w:rPr>
            <w:noProof/>
            <w:webHidden/>
          </w:rPr>
          <w:t>41</w:t>
        </w:r>
        <w:r>
          <w:rPr>
            <w:noProof/>
            <w:webHidden/>
          </w:rPr>
          <w:fldChar w:fldCharType="end"/>
        </w:r>
      </w:hyperlink>
    </w:p>
    <w:p w14:paraId="667B1BF5" w14:textId="163C8AD8"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476" w:history="1">
        <w:r w:rsidRPr="00673DED">
          <w:rPr>
            <w:rStyle w:val="Hyperlink"/>
            <w:noProof/>
          </w:rPr>
          <w:t>11.11</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_Toc236217476 \h </w:instrText>
        </w:r>
        <w:r>
          <w:rPr>
            <w:noProof/>
            <w:webHidden/>
          </w:rPr>
        </w:r>
        <w:r>
          <w:rPr>
            <w:noProof/>
            <w:webHidden/>
          </w:rPr>
          <w:fldChar w:fldCharType="separate"/>
        </w:r>
        <w:r>
          <w:rPr>
            <w:noProof/>
            <w:webHidden/>
          </w:rPr>
          <w:t>41</w:t>
        </w:r>
        <w:r>
          <w:rPr>
            <w:noProof/>
            <w:webHidden/>
          </w:rPr>
          <w:fldChar w:fldCharType="end"/>
        </w:r>
      </w:hyperlink>
    </w:p>
    <w:p w14:paraId="1BEC66E4" w14:textId="47C8A4DD"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477" w:history="1">
        <w:r w:rsidRPr="00673DED">
          <w:rPr>
            <w:rStyle w:val="Hyperlink"/>
            <w:rFonts w:cstheme="majorBidi"/>
            <w:noProof/>
          </w:rPr>
          <w:t>12</w:t>
        </w:r>
        <w:r>
          <w:rPr>
            <w:rFonts w:eastAsiaTheme="minorEastAsia" w:cstheme="minorBidi"/>
            <w:b w:val="0"/>
            <w:bCs w:val="0"/>
            <w:caps w:val="0"/>
            <w:noProof/>
            <w:sz w:val="24"/>
            <w:szCs w:val="24"/>
            <w:u w:val="none"/>
            <w:lang w:eastAsia="en-GB"/>
          </w:rPr>
          <w:tab/>
        </w:r>
        <w:r w:rsidRPr="00673DED">
          <w:rPr>
            <w:rStyle w:val="Hyperlink"/>
            <w:rFonts w:cstheme="majorBidi"/>
            <w:noProof/>
          </w:rPr>
          <w:t>Expert Viewpoints: Building Your Network</w:t>
        </w:r>
        <w:r>
          <w:rPr>
            <w:noProof/>
            <w:webHidden/>
          </w:rPr>
          <w:tab/>
        </w:r>
        <w:r>
          <w:rPr>
            <w:noProof/>
            <w:webHidden/>
          </w:rPr>
          <w:fldChar w:fldCharType="begin"/>
        </w:r>
        <w:r>
          <w:rPr>
            <w:noProof/>
            <w:webHidden/>
          </w:rPr>
          <w:instrText xml:space="preserve"> PAGEREF _Toc236217477 \h </w:instrText>
        </w:r>
        <w:r>
          <w:rPr>
            <w:noProof/>
            <w:webHidden/>
          </w:rPr>
        </w:r>
        <w:r>
          <w:rPr>
            <w:noProof/>
            <w:webHidden/>
          </w:rPr>
          <w:fldChar w:fldCharType="separate"/>
        </w:r>
        <w:r>
          <w:rPr>
            <w:noProof/>
            <w:webHidden/>
          </w:rPr>
          <w:t>41</w:t>
        </w:r>
        <w:r>
          <w:rPr>
            <w:noProof/>
            <w:webHidden/>
          </w:rPr>
          <w:fldChar w:fldCharType="end"/>
        </w:r>
      </w:hyperlink>
    </w:p>
    <w:p w14:paraId="5733E6FC" w14:textId="2668425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78" w:history="1">
        <w:r w:rsidRPr="00673DED">
          <w:rPr>
            <w:rStyle w:val="Hyperlink"/>
            <w:noProof/>
          </w:rPr>
          <w:t>12.1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_Toc236217478 \h </w:instrText>
        </w:r>
        <w:r>
          <w:rPr>
            <w:noProof/>
            <w:webHidden/>
          </w:rPr>
        </w:r>
        <w:r>
          <w:rPr>
            <w:noProof/>
            <w:webHidden/>
          </w:rPr>
          <w:fldChar w:fldCharType="separate"/>
        </w:r>
        <w:r>
          <w:rPr>
            <w:noProof/>
            <w:webHidden/>
          </w:rPr>
          <w:t>41</w:t>
        </w:r>
        <w:r>
          <w:rPr>
            <w:noProof/>
            <w:webHidden/>
          </w:rPr>
          <w:fldChar w:fldCharType="end"/>
        </w:r>
      </w:hyperlink>
    </w:p>
    <w:p w14:paraId="7D312730" w14:textId="38380A08"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79" w:history="1">
        <w:r w:rsidRPr="00673DED">
          <w:rPr>
            <w:rStyle w:val="Hyperlink"/>
            <w:noProof/>
          </w:rPr>
          <w:t>12.2</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_Toc236217479 \h </w:instrText>
        </w:r>
        <w:r>
          <w:rPr>
            <w:noProof/>
            <w:webHidden/>
          </w:rPr>
        </w:r>
        <w:r>
          <w:rPr>
            <w:noProof/>
            <w:webHidden/>
          </w:rPr>
          <w:fldChar w:fldCharType="separate"/>
        </w:r>
        <w:r>
          <w:rPr>
            <w:noProof/>
            <w:webHidden/>
          </w:rPr>
          <w:t>42</w:t>
        </w:r>
        <w:r>
          <w:rPr>
            <w:noProof/>
            <w:webHidden/>
          </w:rPr>
          <w:fldChar w:fldCharType="end"/>
        </w:r>
      </w:hyperlink>
    </w:p>
    <w:p w14:paraId="61B94DE1" w14:textId="7EC3E32D"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80" w:history="1">
        <w:r w:rsidRPr="00673DED">
          <w:rPr>
            <w:rStyle w:val="Hyperlink"/>
            <w:noProof/>
          </w:rPr>
          <w:t>12.3</w:t>
        </w:r>
        <w:r>
          <w:rPr>
            <w:rFonts w:eastAsiaTheme="minorEastAsia" w:cstheme="minorBidi"/>
            <w:b w:val="0"/>
            <w:bCs w:val="0"/>
            <w:smallCaps w:val="0"/>
            <w:noProof/>
            <w:sz w:val="24"/>
            <w:szCs w:val="24"/>
            <w:lang w:eastAsia="en-GB"/>
          </w:rPr>
          <w:tab/>
        </w:r>
        <w:r w:rsidRPr="00673DED">
          <w:rPr>
            <w:rStyle w:val="Hyperlink"/>
            <w:noProof/>
          </w:rPr>
          <w:t>Build Your Network Through Online Communities</w:t>
        </w:r>
        <w:r>
          <w:rPr>
            <w:noProof/>
            <w:webHidden/>
          </w:rPr>
          <w:tab/>
        </w:r>
        <w:r>
          <w:rPr>
            <w:noProof/>
            <w:webHidden/>
          </w:rPr>
          <w:fldChar w:fldCharType="begin"/>
        </w:r>
        <w:r>
          <w:rPr>
            <w:noProof/>
            <w:webHidden/>
          </w:rPr>
          <w:instrText xml:space="preserve"> PAGEREF _Toc236217480 \h </w:instrText>
        </w:r>
        <w:r>
          <w:rPr>
            <w:noProof/>
            <w:webHidden/>
          </w:rPr>
        </w:r>
        <w:r>
          <w:rPr>
            <w:noProof/>
            <w:webHidden/>
          </w:rPr>
          <w:fldChar w:fldCharType="separate"/>
        </w:r>
        <w:r>
          <w:rPr>
            <w:noProof/>
            <w:webHidden/>
          </w:rPr>
          <w:t>42</w:t>
        </w:r>
        <w:r>
          <w:rPr>
            <w:noProof/>
            <w:webHidden/>
          </w:rPr>
          <w:fldChar w:fldCharType="end"/>
        </w:r>
      </w:hyperlink>
    </w:p>
    <w:p w14:paraId="1CED8AE1" w14:textId="618D437D"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81" w:history="1">
        <w:r w:rsidRPr="00673DED">
          <w:rPr>
            <w:rStyle w:val="Hyperlink"/>
            <w:noProof/>
          </w:rPr>
          <w:t>12.4</w:t>
        </w:r>
        <w:r>
          <w:rPr>
            <w:rFonts w:eastAsiaTheme="minorEastAsia" w:cstheme="minorBidi"/>
            <w:b w:val="0"/>
            <w:bCs w:val="0"/>
            <w:smallCaps w:val="0"/>
            <w:noProof/>
            <w:sz w:val="24"/>
            <w:szCs w:val="24"/>
            <w:lang w:eastAsia="en-GB"/>
          </w:rPr>
          <w:tab/>
        </w:r>
        <w:r w:rsidRPr="00673DED">
          <w:rPr>
            <w:rStyle w:val="Hyperlink"/>
            <w:noProof/>
          </w:rPr>
          <w:t>Attend Local Events and Meetups</w:t>
        </w:r>
        <w:r>
          <w:rPr>
            <w:noProof/>
            <w:webHidden/>
          </w:rPr>
          <w:tab/>
        </w:r>
        <w:r>
          <w:rPr>
            <w:noProof/>
            <w:webHidden/>
          </w:rPr>
          <w:fldChar w:fldCharType="begin"/>
        </w:r>
        <w:r>
          <w:rPr>
            <w:noProof/>
            <w:webHidden/>
          </w:rPr>
          <w:instrText xml:space="preserve"> PAGEREF _Toc236217481 \h </w:instrText>
        </w:r>
        <w:r>
          <w:rPr>
            <w:noProof/>
            <w:webHidden/>
          </w:rPr>
        </w:r>
        <w:r>
          <w:rPr>
            <w:noProof/>
            <w:webHidden/>
          </w:rPr>
          <w:fldChar w:fldCharType="separate"/>
        </w:r>
        <w:r>
          <w:rPr>
            <w:noProof/>
            <w:webHidden/>
          </w:rPr>
          <w:t>42</w:t>
        </w:r>
        <w:r>
          <w:rPr>
            <w:noProof/>
            <w:webHidden/>
          </w:rPr>
          <w:fldChar w:fldCharType="end"/>
        </w:r>
      </w:hyperlink>
    </w:p>
    <w:p w14:paraId="5FF5A0EB" w14:textId="056740EB"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82" w:history="1">
        <w:r w:rsidRPr="00673DED">
          <w:rPr>
            <w:rStyle w:val="Hyperlink"/>
            <w:noProof/>
          </w:rPr>
          <w:t>12.5</w:t>
        </w:r>
        <w:r>
          <w:rPr>
            <w:rFonts w:eastAsiaTheme="minorEastAsia" w:cstheme="minorBidi"/>
            <w:b w:val="0"/>
            <w:bCs w:val="0"/>
            <w:smallCaps w:val="0"/>
            <w:noProof/>
            <w:sz w:val="24"/>
            <w:szCs w:val="24"/>
            <w:lang w:eastAsia="en-GB"/>
          </w:rPr>
          <w:tab/>
        </w:r>
        <w:r w:rsidRPr="00673DED">
          <w:rPr>
            <w:rStyle w:val="Hyperlink"/>
            <w:noProof/>
          </w:rPr>
          <w:t>Using LinkedIn Effectively</w:t>
        </w:r>
        <w:r>
          <w:rPr>
            <w:noProof/>
            <w:webHidden/>
          </w:rPr>
          <w:tab/>
        </w:r>
        <w:r>
          <w:rPr>
            <w:noProof/>
            <w:webHidden/>
          </w:rPr>
          <w:fldChar w:fldCharType="begin"/>
        </w:r>
        <w:r>
          <w:rPr>
            <w:noProof/>
            <w:webHidden/>
          </w:rPr>
          <w:instrText xml:space="preserve"> PAGEREF _Toc236217482 \h </w:instrText>
        </w:r>
        <w:r>
          <w:rPr>
            <w:noProof/>
            <w:webHidden/>
          </w:rPr>
        </w:r>
        <w:r>
          <w:rPr>
            <w:noProof/>
            <w:webHidden/>
          </w:rPr>
          <w:fldChar w:fldCharType="separate"/>
        </w:r>
        <w:r>
          <w:rPr>
            <w:noProof/>
            <w:webHidden/>
          </w:rPr>
          <w:t>43</w:t>
        </w:r>
        <w:r>
          <w:rPr>
            <w:noProof/>
            <w:webHidden/>
          </w:rPr>
          <w:fldChar w:fldCharType="end"/>
        </w:r>
      </w:hyperlink>
    </w:p>
    <w:p w14:paraId="6D2B46A3" w14:textId="4EAB8F23"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83" w:history="1">
        <w:r w:rsidRPr="00673DED">
          <w:rPr>
            <w:rStyle w:val="Hyperlink"/>
            <w:noProof/>
          </w:rPr>
          <w:t>12.5.1</w:t>
        </w:r>
        <w:r>
          <w:rPr>
            <w:rFonts w:eastAsiaTheme="minorEastAsia" w:cstheme="minorBidi"/>
            <w:smallCaps w:val="0"/>
            <w:noProof/>
            <w:sz w:val="24"/>
            <w:szCs w:val="24"/>
            <w:lang w:eastAsia="en-GB"/>
          </w:rPr>
          <w:tab/>
        </w:r>
        <w:r w:rsidRPr="00673DED">
          <w:rPr>
            <w:rStyle w:val="Hyperlink"/>
            <w:noProof/>
          </w:rPr>
          <w:t>Create a Strong LinkedIn Profile</w:t>
        </w:r>
        <w:r>
          <w:rPr>
            <w:noProof/>
            <w:webHidden/>
          </w:rPr>
          <w:tab/>
        </w:r>
        <w:r>
          <w:rPr>
            <w:noProof/>
            <w:webHidden/>
          </w:rPr>
          <w:fldChar w:fldCharType="begin"/>
        </w:r>
        <w:r>
          <w:rPr>
            <w:noProof/>
            <w:webHidden/>
          </w:rPr>
          <w:instrText xml:space="preserve"> PAGEREF _Toc236217483 \h </w:instrText>
        </w:r>
        <w:r>
          <w:rPr>
            <w:noProof/>
            <w:webHidden/>
          </w:rPr>
        </w:r>
        <w:r>
          <w:rPr>
            <w:noProof/>
            <w:webHidden/>
          </w:rPr>
          <w:fldChar w:fldCharType="separate"/>
        </w:r>
        <w:r>
          <w:rPr>
            <w:noProof/>
            <w:webHidden/>
          </w:rPr>
          <w:t>43</w:t>
        </w:r>
        <w:r>
          <w:rPr>
            <w:noProof/>
            <w:webHidden/>
          </w:rPr>
          <w:fldChar w:fldCharType="end"/>
        </w:r>
      </w:hyperlink>
    </w:p>
    <w:p w14:paraId="3041D14E" w14:textId="3D51C65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84" w:history="1">
        <w:r w:rsidRPr="00673DED">
          <w:rPr>
            <w:rStyle w:val="Hyperlink"/>
            <w:noProof/>
          </w:rPr>
          <w:t>12.5.2</w:t>
        </w:r>
        <w:r>
          <w:rPr>
            <w:rFonts w:eastAsiaTheme="minorEastAsia" w:cstheme="minorBidi"/>
            <w:smallCaps w:val="0"/>
            <w:noProof/>
            <w:sz w:val="24"/>
            <w:szCs w:val="24"/>
            <w:lang w:eastAsia="en-GB"/>
          </w:rPr>
          <w:tab/>
        </w:r>
        <w:r w:rsidRPr="00673DED">
          <w:rPr>
            <w:rStyle w:val="Hyperlink"/>
            <w:noProof/>
          </w:rPr>
          <w:t>Connect with Relevant Professionals</w:t>
        </w:r>
        <w:r>
          <w:rPr>
            <w:noProof/>
            <w:webHidden/>
          </w:rPr>
          <w:tab/>
        </w:r>
        <w:r>
          <w:rPr>
            <w:noProof/>
            <w:webHidden/>
          </w:rPr>
          <w:fldChar w:fldCharType="begin"/>
        </w:r>
        <w:r>
          <w:rPr>
            <w:noProof/>
            <w:webHidden/>
          </w:rPr>
          <w:instrText xml:space="preserve"> PAGEREF _Toc236217484 \h </w:instrText>
        </w:r>
        <w:r>
          <w:rPr>
            <w:noProof/>
            <w:webHidden/>
          </w:rPr>
        </w:r>
        <w:r>
          <w:rPr>
            <w:noProof/>
            <w:webHidden/>
          </w:rPr>
          <w:fldChar w:fldCharType="separate"/>
        </w:r>
        <w:r>
          <w:rPr>
            <w:noProof/>
            <w:webHidden/>
          </w:rPr>
          <w:t>43</w:t>
        </w:r>
        <w:r>
          <w:rPr>
            <w:noProof/>
            <w:webHidden/>
          </w:rPr>
          <w:fldChar w:fldCharType="end"/>
        </w:r>
      </w:hyperlink>
    </w:p>
    <w:p w14:paraId="68075B00" w14:textId="1EDB3F46"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85" w:history="1">
        <w:r w:rsidRPr="00673DED">
          <w:rPr>
            <w:rStyle w:val="Hyperlink"/>
            <w:noProof/>
          </w:rPr>
          <w:t>12.5.3</w:t>
        </w:r>
        <w:r>
          <w:rPr>
            <w:rFonts w:eastAsiaTheme="minorEastAsia" w:cstheme="minorBidi"/>
            <w:smallCaps w:val="0"/>
            <w:noProof/>
            <w:sz w:val="24"/>
            <w:szCs w:val="24"/>
            <w:lang w:eastAsia="en-GB"/>
          </w:rPr>
          <w:tab/>
        </w:r>
        <w:r w:rsidRPr="00673DED">
          <w:rPr>
            <w:rStyle w:val="Hyperlink"/>
            <w:noProof/>
          </w:rPr>
          <w:t>Personalize Connection Requests</w:t>
        </w:r>
        <w:r>
          <w:rPr>
            <w:noProof/>
            <w:webHidden/>
          </w:rPr>
          <w:tab/>
        </w:r>
        <w:r>
          <w:rPr>
            <w:noProof/>
            <w:webHidden/>
          </w:rPr>
          <w:fldChar w:fldCharType="begin"/>
        </w:r>
        <w:r>
          <w:rPr>
            <w:noProof/>
            <w:webHidden/>
          </w:rPr>
          <w:instrText xml:space="preserve"> PAGEREF _Toc236217485 \h </w:instrText>
        </w:r>
        <w:r>
          <w:rPr>
            <w:noProof/>
            <w:webHidden/>
          </w:rPr>
        </w:r>
        <w:r>
          <w:rPr>
            <w:noProof/>
            <w:webHidden/>
          </w:rPr>
          <w:fldChar w:fldCharType="separate"/>
        </w:r>
        <w:r>
          <w:rPr>
            <w:noProof/>
            <w:webHidden/>
          </w:rPr>
          <w:t>43</w:t>
        </w:r>
        <w:r>
          <w:rPr>
            <w:noProof/>
            <w:webHidden/>
          </w:rPr>
          <w:fldChar w:fldCharType="end"/>
        </w:r>
      </w:hyperlink>
    </w:p>
    <w:p w14:paraId="7D3AFBA5" w14:textId="000F72AB"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86" w:history="1">
        <w:r w:rsidRPr="00673DED">
          <w:rPr>
            <w:rStyle w:val="Hyperlink"/>
            <w:noProof/>
          </w:rPr>
          <w:t>12.6</w:t>
        </w:r>
        <w:r>
          <w:rPr>
            <w:rFonts w:eastAsiaTheme="minorEastAsia" w:cstheme="minorBidi"/>
            <w:b w:val="0"/>
            <w:bCs w:val="0"/>
            <w:smallCaps w:val="0"/>
            <w:noProof/>
            <w:sz w:val="24"/>
            <w:szCs w:val="24"/>
            <w:lang w:eastAsia="en-GB"/>
          </w:rPr>
          <w:tab/>
        </w:r>
        <w:r w:rsidRPr="00673DED">
          <w:rPr>
            <w:rStyle w:val="Hyperlink"/>
            <w:noProof/>
          </w:rPr>
          <w:t>LinkedIn and Data Science Careers</w:t>
        </w:r>
        <w:r>
          <w:rPr>
            <w:noProof/>
            <w:webHidden/>
          </w:rPr>
          <w:tab/>
        </w:r>
        <w:r>
          <w:rPr>
            <w:noProof/>
            <w:webHidden/>
          </w:rPr>
          <w:fldChar w:fldCharType="begin"/>
        </w:r>
        <w:r>
          <w:rPr>
            <w:noProof/>
            <w:webHidden/>
          </w:rPr>
          <w:instrText xml:space="preserve"> PAGEREF _Toc236217486 \h </w:instrText>
        </w:r>
        <w:r>
          <w:rPr>
            <w:noProof/>
            <w:webHidden/>
          </w:rPr>
        </w:r>
        <w:r>
          <w:rPr>
            <w:noProof/>
            <w:webHidden/>
          </w:rPr>
          <w:fldChar w:fldCharType="separate"/>
        </w:r>
        <w:r>
          <w:rPr>
            <w:noProof/>
            <w:webHidden/>
          </w:rPr>
          <w:t>44</w:t>
        </w:r>
        <w:r>
          <w:rPr>
            <w:noProof/>
            <w:webHidden/>
          </w:rPr>
          <w:fldChar w:fldCharType="end"/>
        </w:r>
      </w:hyperlink>
    </w:p>
    <w:p w14:paraId="5AD4D151" w14:textId="28E0517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87" w:history="1">
        <w:r w:rsidRPr="00673DED">
          <w:rPr>
            <w:rStyle w:val="Hyperlink"/>
            <w:noProof/>
          </w:rPr>
          <w:t>12.7</w:t>
        </w:r>
        <w:r>
          <w:rPr>
            <w:rFonts w:eastAsiaTheme="minorEastAsia" w:cstheme="minorBidi"/>
            <w:b w:val="0"/>
            <w:bCs w:val="0"/>
            <w:smallCaps w:val="0"/>
            <w:noProof/>
            <w:sz w:val="24"/>
            <w:szCs w:val="24"/>
            <w:lang w:eastAsia="en-GB"/>
          </w:rPr>
          <w:tab/>
        </w:r>
        <w:r w:rsidRPr="00673DED">
          <w:rPr>
            <w:rStyle w:val="Hyperlink"/>
            <w:noProof/>
          </w:rPr>
          <w:t>Attend Conferences and Professional Events</w:t>
        </w:r>
        <w:r>
          <w:rPr>
            <w:noProof/>
            <w:webHidden/>
          </w:rPr>
          <w:tab/>
        </w:r>
        <w:r>
          <w:rPr>
            <w:noProof/>
            <w:webHidden/>
          </w:rPr>
          <w:fldChar w:fldCharType="begin"/>
        </w:r>
        <w:r>
          <w:rPr>
            <w:noProof/>
            <w:webHidden/>
          </w:rPr>
          <w:instrText xml:space="preserve"> PAGEREF _Toc236217487 \h </w:instrText>
        </w:r>
        <w:r>
          <w:rPr>
            <w:noProof/>
            <w:webHidden/>
          </w:rPr>
        </w:r>
        <w:r>
          <w:rPr>
            <w:noProof/>
            <w:webHidden/>
          </w:rPr>
          <w:fldChar w:fldCharType="separate"/>
        </w:r>
        <w:r>
          <w:rPr>
            <w:noProof/>
            <w:webHidden/>
          </w:rPr>
          <w:t>44</w:t>
        </w:r>
        <w:r>
          <w:rPr>
            <w:noProof/>
            <w:webHidden/>
          </w:rPr>
          <w:fldChar w:fldCharType="end"/>
        </w:r>
      </w:hyperlink>
    </w:p>
    <w:p w14:paraId="316EEB51" w14:textId="7DB54186"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88" w:history="1">
        <w:r w:rsidRPr="00673DED">
          <w:rPr>
            <w:rStyle w:val="Hyperlink"/>
            <w:noProof/>
          </w:rPr>
          <w:t>12.8</w:t>
        </w:r>
        <w:r>
          <w:rPr>
            <w:rFonts w:eastAsiaTheme="minorEastAsia" w:cstheme="minorBidi"/>
            <w:b w:val="0"/>
            <w:bCs w:val="0"/>
            <w:smallCaps w:val="0"/>
            <w:noProof/>
            <w:sz w:val="24"/>
            <w:szCs w:val="24"/>
            <w:lang w:eastAsia="en-GB"/>
          </w:rPr>
          <w:tab/>
        </w:r>
        <w:r w:rsidRPr="00673DED">
          <w:rPr>
            <w:rStyle w:val="Hyperlink"/>
            <w:noProof/>
          </w:rPr>
          <w:t>Reach Out to Professionals</w:t>
        </w:r>
        <w:r>
          <w:rPr>
            <w:noProof/>
            <w:webHidden/>
          </w:rPr>
          <w:tab/>
        </w:r>
        <w:r>
          <w:rPr>
            <w:noProof/>
            <w:webHidden/>
          </w:rPr>
          <w:fldChar w:fldCharType="begin"/>
        </w:r>
        <w:r>
          <w:rPr>
            <w:noProof/>
            <w:webHidden/>
          </w:rPr>
          <w:instrText xml:space="preserve"> PAGEREF _Toc236217488 \h </w:instrText>
        </w:r>
        <w:r>
          <w:rPr>
            <w:noProof/>
            <w:webHidden/>
          </w:rPr>
        </w:r>
        <w:r>
          <w:rPr>
            <w:noProof/>
            <w:webHidden/>
          </w:rPr>
          <w:fldChar w:fldCharType="separate"/>
        </w:r>
        <w:r>
          <w:rPr>
            <w:noProof/>
            <w:webHidden/>
          </w:rPr>
          <w:t>44</w:t>
        </w:r>
        <w:r>
          <w:rPr>
            <w:noProof/>
            <w:webHidden/>
          </w:rPr>
          <w:fldChar w:fldCharType="end"/>
        </w:r>
      </w:hyperlink>
    </w:p>
    <w:p w14:paraId="07464291" w14:textId="5F8C9E7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89" w:history="1">
        <w:r w:rsidRPr="00673DED">
          <w:rPr>
            <w:rStyle w:val="Hyperlink"/>
            <w:noProof/>
          </w:rPr>
          <w:t>12.9</w:t>
        </w:r>
        <w:r>
          <w:rPr>
            <w:rFonts w:eastAsiaTheme="minorEastAsia" w:cstheme="minorBidi"/>
            <w:b w:val="0"/>
            <w:bCs w:val="0"/>
            <w:smallCaps w:val="0"/>
            <w:noProof/>
            <w:sz w:val="24"/>
            <w:szCs w:val="24"/>
            <w:lang w:eastAsia="en-GB"/>
          </w:rPr>
          <w:tab/>
        </w:r>
        <w:r w:rsidRPr="00673DED">
          <w:rPr>
            <w:rStyle w:val="Hyperlink"/>
            <w:noProof/>
          </w:rPr>
          <w:t>Build Relationships Through Events</w:t>
        </w:r>
        <w:r>
          <w:rPr>
            <w:noProof/>
            <w:webHidden/>
          </w:rPr>
          <w:tab/>
        </w:r>
        <w:r>
          <w:rPr>
            <w:noProof/>
            <w:webHidden/>
          </w:rPr>
          <w:fldChar w:fldCharType="begin"/>
        </w:r>
        <w:r>
          <w:rPr>
            <w:noProof/>
            <w:webHidden/>
          </w:rPr>
          <w:instrText xml:space="preserve"> PAGEREF _Toc236217489 \h </w:instrText>
        </w:r>
        <w:r>
          <w:rPr>
            <w:noProof/>
            <w:webHidden/>
          </w:rPr>
        </w:r>
        <w:r>
          <w:rPr>
            <w:noProof/>
            <w:webHidden/>
          </w:rPr>
          <w:fldChar w:fldCharType="separate"/>
        </w:r>
        <w:r>
          <w:rPr>
            <w:noProof/>
            <w:webHidden/>
          </w:rPr>
          <w:t>45</w:t>
        </w:r>
        <w:r>
          <w:rPr>
            <w:noProof/>
            <w:webHidden/>
          </w:rPr>
          <w:fldChar w:fldCharType="end"/>
        </w:r>
      </w:hyperlink>
    </w:p>
    <w:p w14:paraId="2D747ABC" w14:textId="474F3A2F"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490" w:history="1">
        <w:r w:rsidRPr="00673DED">
          <w:rPr>
            <w:rStyle w:val="Hyperlink"/>
            <w:noProof/>
          </w:rPr>
          <w:t>12.10</w:t>
        </w:r>
        <w:r>
          <w:rPr>
            <w:rFonts w:eastAsiaTheme="minorEastAsia" w:cstheme="minorBidi"/>
            <w:b w:val="0"/>
            <w:bCs w:val="0"/>
            <w:smallCaps w:val="0"/>
            <w:noProof/>
            <w:sz w:val="24"/>
            <w:szCs w:val="24"/>
            <w:lang w:eastAsia="en-GB"/>
          </w:rPr>
          <w:tab/>
        </w:r>
        <w:r w:rsidRPr="00673DED">
          <w:rPr>
            <w:rStyle w:val="Hyperlink"/>
            <w:noProof/>
          </w:rPr>
          <w:t>Share Knowledge and Help Others</w:t>
        </w:r>
        <w:r>
          <w:rPr>
            <w:noProof/>
            <w:webHidden/>
          </w:rPr>
          <w:tab/>
        </w:r>
        <w:r>
          <w:rPr>
            <w:noProof/>
            <w:webHidden/>
          </w:rPr>
          <w:fldChar w:fldCharType="begin"/>
        </w:r>
        <w:r>
          <w:rPr>
            <w:noProof/>
            <w:webHidden/>
          </w:rPr>
          <w:instrText xml:space="preserve"> PAGEREF _Toc236217490 \h </w:instrText>
        </w:r>
        <w:r>
          <w:rPr>
            <w:noProof/>
            <w:webHidden/>
          </w:rPr>
        </w:r>
        <w:r>
          <w:rPr>
            <w:noProof/>
            <w:webHidden/>
          </w:rPr>
          <w:fldChar w:fldCharType="separate"/>
        </w:r>
        <w:r>
          <w:rPr>
            <w:noProof/>
            <w:webHidden/>
          </w:rPr>
          <w:t>45</w:t>
        </w:r>
        <w:r>
          <w:rPr>
            <w:noProof/>
            <w:webHidden/>
          </w:rPr>
          <w:fldChar w:fldCharType="end"/>
        </w:r>
      </w:hyperlink>
    </w:p>
    <w:p w14:paraId="689551C4" w14:textId="29367EED"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491" w:history="1">
        <w:r w:rsidRPr="00673DED">
          <w:rPr>
            <w:rStyle w:val="Hyperlink"/>
            <w:noProof/>
          </w:rPr>
          <w:t>12.11</w:t>
        </w:r>
        <w:r>
          <w:rPr>
            <w:rFonts w:eastAsiaTheme="minorEastAsia" w:cstheme="minorBidi"/>
            <w:b w:val="0"/>
            <w:bCs w:val="0"/>
            <w:smallCaps w:val="0"/>
            <w:noProof/>
            <w:sz w:val="24"/>
            <w:szCs w:val="24"/>
            <w:lang w:eastAsia="en-GB"/>
          </w:rPr>
          <w:tab/>
        </w:r>
        <w:r w:rsidRPr="00673DED">
          <w:rPr>
            <w:rStyle w:val="Hyperlink"/>
            <w:noProof/>
          </w:rPr>
          <w:t>Additional Online Networking Platforms</w:t>
        </w:r>
        <w:r>
          <w:rPr>
            <w:noProof/>
            <w:webHidden/>
          </w:rPr>
          <w:tab/>
        </w:r>
        <w:r>
          <w:rPr>
            <w:noProof/>
            <w:webHidden/>
          </w:rPr>
          <w:fldChar w:fldCharType="begin"/>
        </w:r>
        <w:r>
          <w:rPr>
            <w:noProof/>
            <w:webHidden/>
          </w:rPr>
          <w:instrText xml:space="preserve"> PAGEREF _Toc236217491 \h </w:instrText>
        </w:r>
        <w:r>
          <w:rPr>
            <w:noProof/>
            <w:webHidden/>
          </w:rPr>
        </w:r>
        <w:r>
          <w:rPr>
            <w:noProof/>
            <w:webHidden/>
          </w:rPr>
          <w:fldChar w:fldCharType="separate"/>
        </w:r>
        <w:r>
          <w:rPr>
            <w:noProof/>
            <w:webHidden/>
          </w:rPr>
          <w:t>45</w:t>
        </w:r>
        <w:r>
          <w:rPr>
            <w:noProof/>
            <w:webHidden/>
          </w:rPr>
          <w:fldChar w:fldCharType="end"/>
        </w:r>
      </w:hyperlink>
    </w:p>
    <w:p w14:paraId="436EB361" w14:textId="4217A318"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492" w:history="1">
        <w:r w:rsidRPr="00673DED">
          <w:rPr>
            <w:rStyle w:val="Hyperlink"/>
            <w:noProof/>
          </w:rPr>
          <w:t>12.12</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_Toc236217492 \h </w:instrText>
        </w:r>
        <w:r>
          <w:rPr>
            <w:noProof/>
            <w:webHidden/>
          </w:rPr>
        </w:r>
        <w:r>
          <w:rPr>
            <w:noProof/>
            <w:webHidden/>
          </w:rPr>
          <w:fldChar w:fldCharType="separate"/>
        </w:r>
        <w:r>
          <w:rPr>
            <w:noProof/>
            <w:webHidden/>
          </w:rPr>
          <w:t>46</w:t>
        </w:r>
        <w:r>
          <w:rPr>
            <w:noProof/>
            <w:webHidden/>
          </w:rPr>
          <w:fldChar w:fldCharType="end"/>
        </w:r>
      </w:hyperlink>
    </w:p>
    <w:p w14:paraId="08E46EA7" w14:textId="540D9A38"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493" w:history="1">
        <w:r w:rsidRPr="00673DED">
          <w:rPr>
            <w:rStyle w:val="Hyperlink"/>
            <w:rFonts w:cstheme="majorBidi"/>
            <w:noProof/>
          </w:rPr>
          <w:t>13</w:t>
        </w:r>
        <w:r>
          <w:rPr>
            <w:rFonts w:eastAsiaTheme="minorEastAsia" w:cstheme="minorBidi"/>
            <w:b w:val="0"/>
            <w:bCs w:val="0"/>
            <w:caps w:val="0"/>
            <w:noProof/>
            <w:sz w:val="24"/>
            <w:szCs w:val="24"/>
            <w:u w:val="none"/>
            <w:lang w:eastAsia="en-GB"/>
          </w:rPr>
          <w:tab/>
        </w:r>
        <w:r w:rsidRPr="00673DED">
          <w:rPr>
            <w:rStyle w:val="Hyperlink"/>
            <w:rFonts w:cstheme="majorBidi"/>
            <w:noProof/>
          </w:rPr>
          <w:t>Assessing Job Listings</w:t>
        </w:r>
        <w:r>
          <w:rPr>
            <w:noProof/>
            <w:webHidden/>
          </w:rPr>
          <w:tab/>
        </w:r>
        <w:r>
          <w:rPr>
            <w:noProof/>
            <w:webHidden/>
          </w:rPr>
          <w:fldChar w:fldCharType="begin"/>
        </w:r>
        <w:r>
          <w:rPr>
            <w:noProof/>
            <w:webHidden/>
          </w:rPr>
          <w:instrText xml:space="preserve"> PAGEREF _Toc236217493 \h </w:instrText>
        </w:r>
        <w:r>
          <w:rPr>
            <w:noProof/>
            <w:webHidden/>
          </w:rPr>
        </w:r>
        <w:r>
          <w:rPr>
            <w:noProof/>
            <w:webHidden/>
          </w:rPr>
          <w:fldChar w:fldCharType="separate"/>
        </w:r>
        <w:r>
          <w:rPr>
            <w:noProof/>
            <w:webHidden/>
          </w:rPr>
          <w:t>46</w:t>
        </w:r>
        <w:r>
          <w:rPr>
            <w:noProof/>
            <w:webHidden/>
          </w:rPr>
          <w:fldChar w:fldCharType="end"/>
        </w:r>
      </w:hyperlink>
    </w:p>
    <w:p w14:paraId="3E75AB0D" w14:textId="07F4F18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94" w:history="1">
        <w:r w:rsidRPr="00673DED">
          <w:rPr>
            <w:rStyle w:val="Hyperlink"/>
            <w:noProof/>
          </w:rPr>
          <w:t>13.1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_Toc236217494 \h </w:instrText>
        </w:r>
        <w:r>
          <w:rPr>
            <w:noProof/>
            <w:webHidden/>
          </w:rPr>
        </w:r>
        <w:r>
          <w:rPr>
            <w:noProof/>
            <w:webHidden/>
          </w:rPr>
          <w:fldChar w:fldCharType="separate"/>
        </w:r>
        <w:r>
          <w:rPr>
            <w:noProof/>
            <w:webHidden/>
          </w:rPr>
          <w:t>46</w:t>
        </w:r>
        <w:r>
          <w:rPr>
            <w:noProof/>
            <w:webHidden/>
          </w:rPr>
          <w:fldChar w:fldCharType="end"/>
        </w:r>
      </w:hyperlink>
    </w:p>
    <w:p w14:paraId="432FD5E8" w14:textId="48F24D0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95" w:history="1">
        <w:r w:rsidRPr="00673DED">
          <w:rPr>
            <w:rStyle w:val="Hyperlink"/>
            <w:noProof/>
          </w:rPr>
          <w:t>13.2</w:t>
        </w:r>
        <w:r>
          <w:rPr>
            <w:rFonts w:eastAsiaTheme="minorEastAsia" w:cstheme="minorBidi"/>
            <w:b w:val="0"/>
            <w:bCs w:val="0"/>
            <w:smallCaps w:val="0"/>
            <w:noProof/>
            <w:sz w:val="24"/>
            <w:szCs w:val="24"/>
            <w:lang w:eastAsia="en-GB"/>
          </w:rPr>
          <w:tab/>
        </w:r>
        <w:r w:rsidRPr="00673DED">
          <w:rPr>
            <w:rStyle w:val="Hyperlink"/>
            <w:noProof/>
          </w:rPr>
          <w:t>Understanding the Structure of Job Listings</w:t>
        </w:r>
        <w:r>
          <w:rPr>
            <w:noProof/>
            <w:webHidden/>
          </w:rPr>
          <w:tab/>
        </w:r>
        <w:r>
          <w:rPr>
            <w:noProof/>
            <w:webHidden/>
          </w:rPr>
          <w:fldChar w:fldCharType="begin"/>
        </w:r>
        <w:r>
          <w:rPr>
            <w:noProof/>
            <w:webHidden/>
          </w:rPr>
          <w:instrText xml:space="preserve"> PAGEREF _Toc236217495 \h </w:instrText>
        </w:r>
        <w:r>
          <w:rPr>
            <w:noProof/>
            <w:webHidden/>
          </w:rPr>
        </w:r>
        <w:r>
          <w:rPr>
            <w:noProof/>
            <w:webHidden/>
          </w:rPr>
          <w:fldChar w:fldCharType="separate"/>
        </w:r>
        <w:r>
          <w:rPr>
            <w:noProof/>
            <w:webHidden/>
          </w:rPr>
          <w:t>46</w:t>
        </w:r>
        <w:r>
          <w:rPr>
            <w:noProof/>
            <w:webHidden/>
          </w:rPr>
          <w:fldChar w:fldCharType="end"/>
        </w:r>
      </w:hyperlink>
    </w:p>
    <w:p w14:paraId="1D2E0A5D" w14:textId="0A4F68F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96" w:history="1">
        <w:r w:rsidRPr="00673DED">
          <w:rPr>
            <w:rStyle w:val="Hyperlink"/>
            <w:noProof/>
          </w:rPr>
          <w:t>13.2.1</w:t>
        </w:r>
        <w:r>
          <w:rPr>
            <w:rFonts w:eastAsiaTheme="minorEastAsia" w:cstheme="minorBidi"/>
            <w:smallCaps w:val="0"/>
            <w:noProof/>
            <w:sz w:val="24"/>
            <w:szCs w:val="24"/>
            <w:lang w:eastAsia="en-GB"/>
          </w:rPr>
          <w:tab/>
        </w:r>
        <w:r w:rsidRPr="00673DED">
          <w:rPr>
            <w:rStyle w:val="Hyperlink"/>
            <w:noProof/>
          </w:rPr>
          <w:t>Overview of the Company and the Role</w:t>
        </w:r>
        <w:r>
          <w:rPr>
            <w:noProof/>
            <w:webHidden/>
          </w:rPr>
          <w:tab/>
        </w:r>
        <w:r>
          <w:rPr>
            <w:noProof/>
            <w:webHidden/>
          </w:rPr>
          <w:fldChar w:fldCharType="begin"/>
        </w:r>
        <w:r>
          <w:rPr>
            <w:noProof/>
            <w:webHidden/>
          </w:rPr>
          <w:instrText xml:space="preserve"> PAGEREF _Toc236217496 \h </w:instrText>
        </w:r>
        <w:r>
          <w:rPr>
            <w:noProof/>
            <w:webHidden/>
          </w:rPr>
        </w:r>
        <w:r>
          <w:rPr>
            <w:noProof/>
            <w:webHidden/>
          </w:rPr>
          <w:fldChar w:fldCharType="separate"/>
        </w:r>
        <w:r>
          <w:rPr>
            <w:noProof/>
            <w:webHidden/>
          </w:rPr>
          <w:t>46</w:t>
        </w:r>
        <w:r>
          <w:rPr>
            <w:noProof/>
            <w:webHidden/>
          </w:rPr>
          <w:fldChar w:fldCharType="end"/>
        </w:r>
      </w:hyperlink>
    </w:p>
    <w:p w14:paraId="0A50468A" w14:textId="4698A41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97" w:history="1">
        <w:r w:rsidRPr="00673DED">
          <w:rPr>
            <w:rStyle w:val="Hyperlink"/>
            <w:noProof/>
          </w:rPr>
          <w:t>13.2.2</w:t>
        </w:r>
        <w:r>
          <w:rPr>
            <w:rFonts w:eastAsiaTheme="minorEastAsia" w:cstheme="minorBidi"/>
            <w:smallCaps w:val="0"/>
            <w:noProof/>
            <w:sz w:val="24"/>
            <w:szCs w:val="24"/>
            <w:lang w:eastAsia="en-GB"/>
          </w:rPr>
          <w:tab/>
        </w:r>
        <w:r w:rsidRPr="00673DED">
          <w:rPr>
            <w:rStyle w:val="Hyperlink"/>
            <w:noProof/>
          </w:rPr>
          <w:t>Responsibilities and Tasks</w:t>
        </w:r>
        <w:r>
          <w:rPr>
            <w:noProof/>
            <w:webHidden/>
          </w:rPr>
          <w:tab/>
        </w:r>
        <w:r>
          <w:rPr>
            <w:noProof/>
            <w:webHidden/>
          </w:rPr>
          <w:fldChar w:fldCharType="begin"/>
        </w:r>
        <w:r>
          <w:rPr>
            <w:noProof/>
            <w:webHidden/>
          </w:rPr>
          <w:instrText xml:space="preserve"> PAGEREF _Toc236217497 \h </w:instrText>
        </w:r>
        <w:r>
          <w:rPr>
            <w:noProof/>
            <w:webHidden/>
          </w:rPr>
        </w:r>
        <w:r>
          <w:rPr>
            <w:noProof/>
            <w:webHidden/>
          </w:rPr>
          <w:fldChar w:fldCharType="separate"/>
        </w:r>
        <w:r>
          <w:rPr>
            <w:noProof/>
            <w:webHidden/>
          </w:rPr>
          <w:t>47</w:t>
        </w:r>
        <w:r>
          <w:rPr>
            <w:noProof/>
            <w:webHidden/>
          </w:rPr>
          <w:fldChar w:fldCharType="end"/>
        </w:r>
      </w:hyperlink>
    </w:p>
    <w:p w14:paraId="44AECAD0" w14:textId="6EAC3608"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498" w:history="1">
        <w:r w:rsidRPr="00673DED">
          <w:rPr>
            <w:rStyle w:val="Hyperlink"/>
            <w:noProof/>
          </w:rPr>
          <w:t>13.2.3</w:t>
        </w:r>
        <w:r>
          <w:rPr>
            <w:rFonts w:eastAsiaTheme="minorEastAsia" w:cstheme="minorBidi"/>
            <w:smallCaps w:val="0"/>
            <w:noProof/>
            <w:sz w:val="24"/>
            <w:szCs w:val="24"/>
            <w:lang w:eastAsia="en-GB"/>
          </w:rPr>
          <w:tab/>
        </w:r>
        <w:r w:rsidRPr="00673DED">
          <w:rPr>
            <w:rStyle w:val="Hyperlink"/>
            <w:noProof/>
          </w:rPr>
          <w:t>Requirements and Qualifications</w:t>
        </w:r>
        <w:r>
          <w:rPr>
            <w:noProof/>
            <w:webHidden/>
          </w:rPr>
          <w:tab/>
        </w:r>
        <w:r>
          <w:rPr>
            <w:noProof/>
            <w:webHidden/>
          </w:rPr>
          <w:fldChar w:fldCharType="begin"/>
        </w:r>
        <w:r>
          <w:rPr>
            <w:noProof/>
            <w:webHidden/>
          </w:rPr>
          <w:instrText xml:space="preserve"> PAGEREF _Toc236217498 \h </w:instrText>
        </w:r>
        <w:r>
          <w:rPr>
            <w:noProof/>
            <w:webHidden/>
          </w:rPr>
        </w:r>
        <w:r>
          <w:rPr>
            <w:noProof/>
            <w:webHidden/>
          </w:rPr>
          <w:fldChar w:fldCharType="separate"/>
        </w:r>
        <w:r>
          <w:rPr>
            <w:noProof/>
            <w:webHidden/>
          </w:rPr>
          <w:t>47</w:t>
        </w:r>
        <w:r>
          <w:rPr>
            <w:noProof/>
            <w:webHidden/>
          </w:rPr>
          <w:fldChar w:fldCharType="end"/>
        </w:r>
      </w:hyperlink>
    </w:p>
    <w:p w14:paraId="00A76DA0" w14:textId="5D64566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499" w:history="1">
        <w:r w:rsidRPr="00673DED">
          <w:rPr>
            <w:rStyle w:val="Hyperlink"/>
            <w:noProof/>
          </w:rPr>
          <w:t>13.3</w:t>
        </w:r>
        <w:r>
          <w:rPr>
            <w:rFonts w:eastAsiaTheme="minorEastAsia" w:cstheme="minorBidi"/>
            <w:b w:val="0"/>
            <w:bCs w:val="0"/>
            <w:smallCaps w:val="0"/>
            <w:noProof/>
            <w:sz w:val="24"/>
            <w:szCs w:val="24"/>
            <w:lang w:eastAsia="en-GB"/>
          </w:rPr>
          <w:tab/>
        </w:r>
        <w:r w:rsidRPr="00673DED">
          <w:rPr>
            <w:rStyle w:val="Hyperlink"/>
            <w:noProof/>
          </w:rPr>
          <w:t>Full-Time (FTE) vs. Contract Positions</w:t>
        </w:r>
        <w:r>
          <w:rPr>
            <w:noProof/>
            <w:webHidden/>
          </w:rPr>
          <w:tab/>
        </w:r>
        <w:r>
          <w:rPr>
            <w:noProof/>
            <w:webHidden/>
          </w:rPr>
          <w:fldChar w:fldCharType="begin"/>
        </w:r>
        <w:r>
          <w:rPr>
            <w:noProof/>
            <w:webHidden/>
          </w:rPr>
          <w:instrText xml:space="preserve"> PAGEREF _Toc236217499 \h </w:instrText>
        </w:r>
        <w:r>
          <w:rPr>
            <w:noProof/>
            <w:webHidden/>
          </w:rPr>
        </w:r>
        <w:r>
          <w:rPr>
            <w:noProof/>
            <w:webHidden/>
          </w:rPr>
          <w:fldChar w:fldCharType="separate"/>
        </w:r>
        <w:r>
          <w:rPr>
            <w:noProof/>
            <w:webHidden/>
          </w:rPr>
          <w:t>47</w:t>
        </w:r>
        <w:r>
          <w:rPr>
            <w:noProof/>
            <w:webHidden/>
          </w:rPr>
          <w:fldChar w:fldCharType="end"/>
        </w:r>
      </w:hyperlink>
    </w:p>
    <w:p w14:paraId="3225415B" w14:textId="3BF6B86E"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00" w:history="1">
        <w:r w:rsidRPr="00673DED">
          <w:rPr>
            <w:rStyle w:val="Hyperlink"/>
            <w:noProof/>
          </w:rPr>
          <w:t>13.3.1</w:t>
        </w:r>
        <w:r>
          <w:rPr>
            <w:rFonts w:eastAsiaTheme="minorEastAsia" w:cstheme="minorBidi"/>
            <w:smallCaps w:val="0"/>
            <w:noProof/>
            <w:sz w:val="24"/>
            <w:szCs w:val="24"/>
            <w:lang w:eastAsia="en-GB"/>
          </w:rPr>
          <w:tab/>
        </w:r>
        <w:r w:rsidRPr="00673DED">
          <w:rPr>
            <w:rStyle w:val="Hyperlink"/>
            <w:noProof/>
          </w:rPr>
          <w:t>Characteristics of Full-Time (FTE) Employees</w:t>
        </w:r>
        <w:r>
          <w:rPr>
            <w:noProof/>
            <w:webHidden/>
          </w:rPr>
          <w:tab/>
        </w:r>
        <w:r>
          <w:rPr>
            <w:noProof/>
            <w:webHidden/>
          </w:rPr>
          <w:fldChar w:fldCharType="begin"/>
        </w:r>
        <w:r>
          <w:rPr>
            <w:noProof/>
            <w:webHidden/>
          </w:rPr>
          <w:instrText xml:space="preserve"> PAGEREF _Toc236217500 \h </w:instrText>
        </w:r>
        <w:r>
          <w:rPr>
            <w:noProof/>
            <w:webHidden/>
          </w:rPr>
        </w:r>
        <w:r>
          <w:rPr>
            <w:noProof/>
            <w:webHidden/>
          </w:rPr>
          <w:fldChar w:fldCharType="separate"/>
        </w:r>
        <w:r>
          <w:rPr>
            <w:noProof/>
            <w:webHidden/>
          </w:rPr>
          <w:t>47</w:t>
        </w:r>
        <w:r>
          <w:rPr>
            <w:noProof/>
            <w:webHidden/>
          </w:rPr>
          <w:fldChar w:fldCharType="end"/>
        </w:r>
      </w:hyperlink>
    </w:p>
    <w:p w14:paraId="5A491CAB" w14:textId="4F98BED2"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01" w:history="1">
        <w:r w:rsidRPr="00673DED">
          <w:rPr>
            <w:rStyle w:val="Hyperlink"/>
            <w:noProof/>
          </w:rPr>
          <w:t>13.3.2</w:t>
        </w:r>
        <w:r>
          <w:rPr>
            <w:rFonts w:eastAsiaTheme="minorEastAsia" w:cstheme="minorBidi"/>
            <w:smallCaps w:val="0"/>
            <w:noProof/>
            <w:sz w:val="24"/>
            <w:szCs w:val="24"/>
            <w:lang w:eastAsia="en-GB"/>
          </w:rPr>
          <w:tab/>
        </w:r>
        <w:r w:rsidRPr="00673DED">
          <w:rPr>
            <w:rStyle w:val="Hyperlink"/>
            <w:noProof/>
          </w:rPr>
          <w:t>Characteristics of Contract (Contingent) Workers</w:t>
        </w:r>
        <w:r>
          <w:rPr>
            <w:noProof/>
            <w:webHidden/>
          </w:rPr>
          <w:tab/>
        </w:r>
        <w:r>
          <w:rPr>
            <w:noProof/>
            <w:webHidden/>
          </w:rPr>
          <w:fldChar w:fldCharType="begin"/>
        </w:r>
        <w:r>
          <w:rPr>
            <w:noProof/>
            <w:webHidden/>
          </w:rPr>
          <w:instrText xml:space="preserve"> PAGEREF _Toc236217501 \h </w:instrText>
        </w:r>
        <w:r>
          <w:rPr>
            <w:noProof/>
            <w:webHidden/>
          </w:rPr>
        </w:r>
        <w:r>
          <w:rPr>
            <w:noProof/>
            <w:webHidden/>
          </w:rPr>
          <w:fldChar w:fldCharType="separate"/>
        </w:r>
        <w:r>
          <w:rPr>
            <w:noProof/>
            <w:webHidden/>
          </w:rPr>
          <w:t>48</w:t>
        </w:r>
        <w:r>
          <w:rPr>
            <w:noProof/>
            <w:webHidden/>
          </w:rPr>
          <w:fldChar w:fldCharType="end"/>
        </w:r>
      </w:hyperlink>
    </w:p>
    <w:p w14:paraId="41DDC4F1" w14:textId="13685438"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02" w:history="1">
        <w:r w:rsidRPr="00673DED">
          <w:rPr>
            <w:rStyle w:val="Hyperlink"/>
            <w:noProof/>
          </w:rPr>
          <w:t>13.4</w:t>
        </w:r>
        <w:r>
          <w:rPr>
            <w:rFonts w:eastAsiaTheme="minorEastAsia" w:cstheme="minorBidi"/>
            <w:b w:val="0"/>
            <w:bCs w:val="0"/>
            <w:smallCaps w:val="0"/>
            <w:noProof/>
            <w:sz w:val="24"/>
            <w:szCs w:val="24"/>
            <w:lang w:eastAsia="en-GB"/>
          </w:rPr>
          <w:tab/>
        </w:r>
        <w:r w:rsidRPr="00673DED">
          <w:rPr>
            <w:rStyle w:val="Hyperlink"/>
            <w:noProof/>
          </w:rPr>
          <w:t>Following Company Application Policies</w:t>
        </w:r>
        <w:r>
          <w:rPr>
            <w:noProof/>
            <w:webHidden/>
          </w:rPr>
          <w:tab/>
        </w:r>
        <w:r>
          <w:rPr>
            <w:noProof/>
            <w:webHidden/>
          </w:rPr>
          <w:fldChar w:fldCharType="begin"/>
        </w:r>
        <w:r>
          <w:rPr>
            <w:noProof/>
            <w:webHidden/>
          </w:rPr>
          <w:instrText xml:space="preserve"> PAGEREF _Toc236217502 \h </w:instrText>
        </w:r>
        <w:r>
          <w:rPr>
            <w:noProof/>
            <w:webHidden/>
          </w:rPr>
        </w:r>
        <w:r>
          <w:rPr>
            <w:noProof/>
            <w:webHidden/>
          </w:rPr>
          <w:fldChar w:fldCharType="separate"/>
        </w:r>
        <w:r>
          <w:rPr>
            <w:noProof/>
            <w:webHidden/>
          </w:rPr>
          <w:t>48</w:t>
        </w:r>
        <w:r>
          <w:rPr>
            <w:noProof/>
            <w:webHidden/>
          </w:rPr>
          <w:fldChar w:fldCharType="end"/>
        </w:r>
      </w:hyperlink>
    </w:p>
    <w:p w14:paraId="73D93A99" w14:textId="0269F64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03" w:history="1">
        <w:r w:rsidRPr="00673DED">
          <w:rPr>
            <w:rStyle w:val="Hyperlink"/>
            <w:noProof/>
          </w:rPr>
          <w:t>13.5</w:t>
        </w:r>
        <w:r>
          <w:rPr>
            <w:rFonts w:eastAsiaTheme="minorEastAsia" w:cstheme="minorBidi"/>
            <w:b w:val="0"/>
            <w:bCs w:val="0"/>
            <w:smallCaps w:val="0"/>
            <w:noProof/>
            <w:sz w:val="24"/>
            <w:szCs w:val="24"/>
            <w:lang w:eastAsia="en-GB"/>
          </w:rPr>
          <w:tab/>
        </w:r>
        <w:r w:rsidRPr="00673DED">
          <w:rPr>
            <w:rStyle w:val="Hyperlink"/>
            <w:noProof/>
          </w:rPr>
          <w:t>Evaluating Whether a Company Is a Good Fit</w:t>
        </w:r>
        <w:r>
          <w:rPr>
            <w:noProof/>
            <w:webHidden/>
          </w:rPr>
          <w:tab/>
        </w:r>
        <w:r>
          <w:rPr>
            <w:noProof/>
            <w:webHidden/>
          </w:rPr>
          <w:fldChar w:fldCharType="begin"/>
        </w:r>
        <w:r>
          <w:rPr>
            <w:noProof/>
            <w:webHidden/>
          </w:rPr>
          <w:instrText xml:space="preserve"> PAGEREF _Toc236217503 \h </w:instrText>
        </w:r>
        <w:r>
          <w:rPr>
            <w:noProof/>
            <w:webHidden/>
          </w:rPr>
        </w:r>
        <w:r>
          <w:rPr>
            <w:noProof/>
            <w:webHidden/>
          </w:rPr>
          <w:fldChar w:fldCharType="separate"/>
        </w:r>
        <w:r>
          <w:rPr>
            <w:noProof/>
            <w:webHidden/>
          </w:rPr>
          <w:t>49</w:t>
        </w:r>
        <w:r>
          <w:rPr>
            <w:noProof/>
            <w:webHidden/>
          </w:rPr>
          <w:fldChar w:fldCharType="end"/>
        </w:r>
      </w:hyperlink>
    </w:p>
    <w:p w14:paraId="6FA9F2BF" w14:textId="6983EAF6"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04" w:history="1">
        <w:r w:rsidRPr="00673DED">
          <w:rPr>
            <w:rStyle w:val="Hyperlink"/>
            <w:noProof/>
          </w:rPr>
          <w:t>13.5.1</w:t>
        </w:r>
        <w:r>
          <w:rPr>
            <w:rFonts w:eastAsiaTheme="minorEastAsia" w:cstheme="minorBidi"/>
            <w:smallCaps w:val="0"/>
            <w:noProof/>
            <w:sz w:val="24"/>
            <w:szCs w:val="24"/>
            <w:lang w:eastAsia="en-GB"/>
          </w:rPr>
          <w:tab/>
        </w:r>
        <w:r w:rsidRPr="00673DED">
          <w:rPr>
            <w:rStyle w:val="Hyperlink"/>
            <w:noProof/>
          </w:rPr>
          <w:t>Lack of Clarity in the Job Posting</w:t>
        </w:r>
        <w:r>
          <w:rPr>
            <w:noProof/>
            <w:webHidden/>
          </w:rPr>
          <w:tab/>
        </w:r>
        <w:r>
          <w:rPr>
            <w:noProof/>
            <w:webHidden/>
          </w:rPr>
          <w:fldChar w:fldCharType="begin"/>
        </w:r>
        <w:r>
          <w:rPr>
            <w:noProof/>
            <w:webHidden/>
          </w:rPr>
          <w:instrText xml:space="preserve"> PAGEREF _Toc236217504 \h </w:instrText>
        </w:r>
        <w:r>
          <w:rPr>
            <w:noProof/>
            <w:webHidden/>
          </w:rPr>
        </w:r>
        <w:r>
          <w:rPr>
            <w:noProof/>
            <w:webHidden/>
          </w:rPr>
          <w:fldChar w:fldCharType="separate"/>
        </w:r>
        <w:r>
          <w:rPr>
            <w:noProof/>
            <w:webHidden/>
          </w:rPr>
          <w:t>49</w:t>
        </w:r>
        <w:r>
          <w:rPr>
            <w:noProof/>
            <w:webHidden/>
          </w:rPr>
          <w:fldChar w:fldCharType="end"/>
        </w:r>
      </w:hyperlink>
    </w:p>
    <w:p w14:paraId="65D26A44" w14:textId="316363C1"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05" w:history="1">
        <w:r w:rsidRPr="00673DED">
          <w:rPr>
            <w:rStyle w:val="Hyperlink"/>
            <w:noProof/>
          </w:rPr>
          <w:t>13.5.2</w:t>
        </w:r>
        <w:r>
          <w:rPr>
            <w:rFonts w:eastAsiaTheme="minorEastAsia" w:cstheme="minorBidi"/>
            <w:smallCaps w:val="0"/>
            <w:noProof/>
            <w:sz w:val="24"/>
            <w:szCs w:val="24"/>
            <w:lang w:eastAsia="en-GB"/>
          </w:rPr>
          <w:tab/>
        </w:r>
        <w:r w:rsidRPr="00673DED">
          <w:rPr>
            <w:rStyle w:val="Hyperlink"/>
            <w:noProof/>
          </w:rPr>
          <w:t>Unrealistic Expectations</w:t>
        </w:r>
        <w:r>
          <w:rPr>
            <w:noProof/>
            <w:webHidden/>
          </w:rPr>
          <w:tab/>
        </w:r>
        <w:r>
          <w:rPr>
            <w:noProof/>
            <w:webHidden/>
          </w:rPr>
          <w:fldChar w:fldCharType="begin"/>
        </w:r>
        <w:r>
          <w:rPr>
            <w:noProof/>
            <w:webHidden/>
          </w:rPr>
          <w:instrText xml:space="preserve"> PAGEREF _Toc236217505 \h </w:instrText>
        </w:r>
        <w:r>
          <w:rPr>
            <w:noProof/>
            <w:webHidden/>
          </w:rPr>
        </w:r>
        <w:r>
          <w:rPr>
            <w:noProof/>
            <w:webHidden/>
          </w:rPr>
          <w:fldChar w:fldCharType="separate"/>
        </w:r>
        <w:r>
          <w:rPr>
            <w:noProof/>
            <w:webHidden/>
          </w:rPr>
          <w:t>49</w:t>
        </w:r>
        <w:r>
          <w:rPr>
            <w:noProof/>
            <w:webHidden/>
          </w:rPr>
          <w:fldChar w:fldCharType="end"/>
        </w:r>
      </w:hyperlink>
    </w:p>
    <w:p w14:paraId="5443ADA9" w14:textId="2C4F2145"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06" w:history="1">
        <w:r w:rsidRPr="00673DED">
          <w:rPr>
            <w:rStyle w:val="Hyperlink"/>
            <w:noProof/>
          </w:rPr>
          <w:t>13.5.3</w:t>
        </w:r>
        <w:r>
          <w:rPr>
            <w:rFonts w:eastAsiaTheme="minorEastAsia" w:cstheme="minorBidi"/>
            <w:smallCaps w:val="0"/>
            <w:noProof/>
            <w:sz w:val="24"/>
            <w:szCs w:val="24"/>
            <w:lang w:eastAsia="en-GB"/>
          </w:rPr>
          <w:tab/>
        </w:r>
        <w:r w:rsidRPr="00673DED">
          <w:rPr>
            <w:rStyle w:val="Hyperlink"/>
            <w:noProof/>
          </w:rPr>
          <w:t>Evident Biases or Prejudice</w:t>
        </w:r>
        <w:r>
          <w:rPr>
            <w:noProof/>
            <w:webHidden/>
          </w:rPr>
          <w:tab/>
        </w:r>
        <w:r>
          <w:rPr>
            <w:noProof/>
            <w:webHidden/>
          </w:rPr>
          <w:fldChar w:fldCharType="begin"/>
        </w:r>
        <w:r>
          <w:rPr>
            <w:noProof/>
            <w:webHidden/>
          </w:rPr>
          <w:instrText xml:space="preserve"> PAGEREF _Toc236217506 \h </w:instrText>
        </w:r>
        <w:r>
          <w:rPr>
            <w:noProof/>
            <w:webHidden/>
          </w:rPr>
        </w:r>
        <w:r>
          <w:rPr>
            <w:noProof/>
            <w:webHidden/>
          </w:rPr>
          <w:fldChar w:fldCharType="separate"/>
        </w:r>
        <w:r>
          <w:rPr>
            <w:noProof/>
            <w:webHidden/>
          </w:rPr>
          <w:t>49</w:t>
        </w:r>
        <w:r>
          <w:rPr>
            <w:noProof/>
            <w:webHidden/>
          </w:rPr>
          <w:fldChar w:fldCharType="end"/>
        </w:r>
      </w:hyperlink>
    </w:p>
    <w:p w14:paraId="436A0902" w14:textId="34461C7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07" w:history="1">
        <w:r w:rsidRPr="00673DED">
          <w:rPr>
            <w:rStyle w:val="Hyperlink"/>
            <w:noProof/>
          </w:rPr>
          <w:t>13.6</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_Toc236217507 \h </w:instrText>
        </w:r>
        <w:r>
          <w:rPr>
            <w:noProof/>
            <w:webHidden/>
          </w:rPr>
        </w:r>
        <w:r>
          <w:rPr>
            <w:noProof/>
            <w:webHidden/>
          </w:rPr>
          <w:fldChar w:fldCharType="separate"/>
        </w:r>
        <w:r>
          <w:rPr>
            <w:noProof/>
            <w:webHidden/>
          </w:rPr>
          <w:t>50</w:t>
        </w:r>
        <w:r>
          <w:rPr>
            <w:noProof/>
            <w:webHidden/>
          </w:rPr>
          <w:fldChar w:fldCharType="end"/>
        </w:r>
      </w:hyperlink>
    </w:p>
    <w:p w14:paraId="55E858AF" w14:textId="4506D980"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08" w:history="1">
        <w:r w:rsidRPr="00673DED">
          <w:rPr>
            <w:rStyle w:val="Hyperlink"/>
            <w:rFonts w:cstheme="majorBidi"/>
            <w:noProof/>
          </w:rPr>
          <w:t>14</w:t>
        </w:r>
        <w:r>
          <w:rPr>
            <w:rFonts w:eastAsiaTheme="minorEastAsia" w:cstheme="minorBidi"/>
            <w:b w:val="0"/>
            <w:bCs w:val="0"/>
            <w:caps w:val="0"/>
            <w:noProof/>
            <w:sz w:val="24"/>
            <w:szCs w:val="24"/>
            <w:u w:val="none"/>
            <w:lang w:eastAsia="en-GB"/>
          </w:rPr>
          <w:tab/>
        </w:r>
        <w:r w:rsidRPr="00673DED">
          <w:rPr>
            <w:rStyle w:val="Hyperlink"/>
            <w:rFonts w:cstheme="majorBidi"/>
            <w:noProof/>
          </w:rPr>
          <w:t>Applying for a Job</w:t>
        </w:r>
        <w:r>
          <w:rPr>
            <w:noProof/>
            <w:webHidden/>
          </w:rPr>
          <w:tab/>
        </w:r>
        <w:r>
          <w:rPr>
            <w:noProof/>
            <w:webHidden/>
          </w:rPr>
          <w:fldChar w:fldCharType="begin"/>
        </w:r>
        <w:r>
          <w:rPr>
            <w:noProof/>
            <w:webHidden/>
          </w:rPr>
          <w:instrText xml:space="preserve"> PAGEREF _Toc236217508 \h </w:instrText>
        </w:r>
        <w:r>
          <w:rPr>
            <w:noProof/>
            <w:webHidden/>
          </w:rPr>
        </w:r>
        <w:r>
          <w:rPr>
            <w:noProof/>
            <w:webHidden/>
          </w:rPr>
          <w:fldChar w:fldCharType="separate"/>
        </w:r>
        <w:r>
          <w:rPr>
            <w:noProof/>
            <w:webHidden/>
          </w:rPr>
          <w:t>50</w:t>
        </w:r>
        <w:r>
          <w:rPr>
            <w:noProof/>
            <w:webHidden/>
          </w:rPr>
          <w:fldChar w:fldCharType="end"/>
        </w:r>
      </w:hyperlink>
    </w:p>
    <w:p w14:paraId="4D9F0BF0" w14:textId="5CF58196"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09" w:history="1">
        <w:r w:rsidRPr="00673DED">
          <w:rPr>
            <w:rStyle w:val="Hyperlink"/>
            <w:noProof/>
          </w:rPr>
          <w:t>14.1</w:t>
        </w:r>
        <w:r>
          <w:rPr>
            <w:rFonts w:eastAsiaTheme="minorEastAsia" w:cstheme="minorBidi"/>
            <w:b w:val="0"/>
            <w:bCs w:val="0"/>
            <w:smallCaps w:val="0"/>
            <w:noProof/>
            <w:sz w:val="24"/>
            <w:szCs w:val="24"/>
            <w:lang w:eastAsia="en-GB"/>
          </w:rPr>
          <w:tab/>
        </w:r>
        <w:r w:rsidRPr="00673DED">
          <w:rPr>
            <w:rStyle w:val="Hyperlink"/>
            <w:noProof/>
          </w:rPr>
          <w:t>Applying for a Job</w:t>
        </w:r>
        <w:r>
          <w:rPr>
            <w:noProof/>
            <w:webHidden/>
          </w:rPr>
          <w:tab/>
        </w:r>
        <w:r>
          <w:rPr>
            <w:noProof/>
            <w:webHidden/>
          </w:rPr>
          <w:fldChar w:fldCharType="begin"/>
        </w:r>
        <w:r>
          <w:rPr>
            <w:noProof/>
            <w:webHidden/>
          </w:rPr>
          <w:instrText xml:space="preserve"> PAGEREF _Toc236217509 \h </w:instrText>
        </w:r>
        <w:r>
          <w:rPr>
            <w:noProof/>
            <w:webHidden/>
          </w:rPr>
        </w:r>
        <w:r>
          <w:rPr>
            <w:noProof/>
            <w:webHidden/>
          </w:rPr>
          <w:fldChar w:fldCharType="separate"/>
        </w:r>
        <w:r>
          <w:rPr>
            <w:noProof/>
            <w:webHidden/>
          </w:rPr>
          <w:t>50</w:t>
        </w:r>
        <w:r>
          <w:rPr>
            <w:noProof/>
            <w:webHidden/>
          </w:rPr>
          <w:fldChar w:fldCharType="end"/>
        </w:r>
      </w:hyperlink>
    </w:p>
    <w:p w14:paraId="6999D246" w14:textId="34DE939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10" w:history="1">
        <w:r w:rsidRPr="00673DED">
          <w:rPr>
            <w:rStyle w:val="Hyperlink"/>
            <w:noProof/>
          </w:rPr>
          <w:t>14.2</w:t>
        </w:r>
        <w:r>
          <w:rPr>
            <w:rFonts w:eastAsiaTheme="minorEastAsia" w:cstheme="minorBidi"/>
            <w:b w:val="0"/>
            <w:bCs w:val="0"/>
            <w:smallCaps w:val="0"/>
            <w:noProof/>
            <w:sz w:val="24"/>
            <w:szCs w:val="24"/>
            <w:lang w:eastAsia="en-GB"/>
          </w:rPr>
          <w:tab/>
        </w:r>
        <w:r w:rsidRPr="00673DED">
          <w:rPr>
            <w:rStyle w:val="Hyperlink"/>
            <w:noProof/>
          </w:rPr>
          <w:t>Resume and Cover Letter</w:t>
        </w:r>
        <w:r>
          <w:rPr>
            <w:noProof/>
            <w:webHidden/>
          </w:rPr>
          <w:tab/>
        </w:r>
        <w:r>
          <w:rPr>
            <w:noProof/>
            <w:webHidden/>
          </w:rPr>
          <w:fldChar w:fldCharType="begin"/>
        </w:r>
        <w:r>
          <w:rPr>
            <w:noProof/>
            <w:webHidden/>
          </w:rPr>
          <w:instrText xml:space="preserve"> PAGEREF _Toc236217510 \h </w:instrText>
        </w:r>
        <w:r>
          <w:rPr>
            <w:noProof/>
            <w:webHidden/>
          </w:rPr>
        </w:r>
        <w:r>
          <w:rPr>
            <w:noProof/>
            <w:webHidden/>
          </w:rPr>
          <w:fldChar w:fldCharType="separate"/>
        </w:r>
        <w:r>
          <w:rPr>
            <w:noProof/>
            <w:webHidden/>
          </w:rPr>
          <w:t>51</w:t>
        </w:r>
        <w:r>
          <w:rPr>
            <w:noProof/>
            <w:webHidden/>
          </w:rPr>
          <w:fldChar w:fldCharType="end"/>
        </w:r>
      </w:hyperlink>
    </w:p>
    <w:p w14:paraId="4D24AA56" w14:textId="3C4168EA"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11" w:history="1">
        <w:r w:rsidRPr="00673DED">
          <w:rPr>
            <w:rStyle w:val="Hyperlink"/>
            <w:noProof/>
          </w:rPr>
          <w:t>14.2.1</w:t>
        </w:r>
        <w:r>
          <w:rPr>
            <w:rFonts w:eastAsiaTheme="minorEastAsia" w:cstheme="minorBidi"/>
            <w:smallCaps w:val="0"/>
            <w:noProof/>
            <w:sz w:val="24"/>
            <w:szCs w:val="24"/>
            <w:lang w:eastAsia="en-GB"/>
          </w:rPr>
          <w:tab/>
        </w:r>
        <w:r w:rsidRPr="00673DED">
          <w:rPr>
            <w:rStyle w:val="Hyperlink"/>
            <w:noProof/>
          </w:rPr>
          <w:t>Resume Checklist</w:t>
        </w:r>
        <w:r>
          <w:rPr>
            <w:noProof/>
            <w:webHidden/>
          </w:rPr>
          <w:tab/>
        </w:r>
        <w:r>
          <w:rPr>
            <w:noProof/>
            <w:webHidden/>
          </w:rPr>
          <w:fldChar w:fldCharType="begin"/>
        </w:r>
        <w:r>
          <w:rPr>
            <w:noProof/>
            <w:webHidden/>
          </w:rPr>
          <w:instrText xml:space="preserve"> PAGEREF _Toc236217511 \h </w:instrText>
        </w:r>
        <w:r>
          <w:rPr>
            <w:noProof/>
            <w:webHidden/>
          </w:rPr>
        </w:r>
        <w:r>
          <w:rPr>
            <w:noProof/>
            <w:webHidden/>
          </w:rPr>
          <w:fldChar w:fldCharType="separate"/>
        </w:r>
        <w:r>
          <w:rPr>
            <w:noProof/>
            <w:webHidden/>
          </w:rPr>
          <w:t>51</w:t>
        </w:r>
        <w:r>
          <w:rPr>
            <w:noProof/>
            <w:webHidden/>
          </w:rPr>
          <w:fldChar w:fldCharType="end"/>
        </w:r>
      </w:hyperlink>
    </w:p>
    <w:p w14:paraId="12A77618" w14:textId="4AFDCEC9"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12" w:history="1">
        <w:r w:rsidRPr="00673DED">
          <w:rPr>
            <w:rStyle w:val="Hyperlink"/>
            <w:noProof/>
          </w:rPr>
          <w:t>14.2.2</w:t>
        </w:r>
        <w:r>
          <w:rPr>
            <w:rFonts w:eastAsiaTheme="minorEastAsia" w:cstheme="minorBidi"/>
            <w:smallCaps w:val="0"/>
            <w:noProof/>
            <w:sz w:val="24"/>
            <w:szCs w:val="24"/>
            <w:lang w:eastAsia="en-GB"/>
          </w:rPr>
          <w:tab/>
        </w:r>
        <w:r w:rsidRPr="00673DED">
          <w:rPr>
            <w:rStyle w:val="Hyperlink"/>
            <w:noProof/>
          </w:rPr>
          <w:t>Cover Letter Checklist</w:t>
        </w:r>
        <w:r>
          <w:rPr>
            <w:noProof/>
            <w:webHidden/>
          </w:rPr>
          <w:tab/>
        </w:r>
        <w:r>
          <w:rPr>
            <w:noProof/>
            <w:webHidden/>
          </w:rPr>
          <w:fldChar w:fldCharType="begin"/>
        </w:r>
        <w:r>
          <w:rPr>
            <w:noProof/>
            <w:webHidden/>
          </w:rPr>
          <w:instrText xml:space="preserve"> PAGEREF _Toc236217512 \h </w:instrText>
        </w:r>
        <w:r>
          <w:rPr>
            <w:noProof/>
            <w:webHidden/>
          </w:rPr>
        </w:r>
        <w:r>
          <w:rPr>
            <w:noProof/>
            <w:webHidden/>
          </w:rPr>
          <w:fldChar w:fldCharType="separate"/>
        </w:r>
        <w:r>
          <w:rPr>
            <w:noProof/>
            <w:webHidden/>
          </w:rPr>
          <w:t>51</w:t>
        </w:r>
        <w:r>
          <w:rPr>
            <w:noProof/>
            <w:webHidden/>
          </w:rPr>
          <w:fldChar w:fldCharType="end"/>
        </w:r>
      </w:hyperlink>
    </w:p>
    <w:p w14:paraId="3D6A29D2" w14:textId="50862D9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13" w:history="1">
        <w:r w:rsidRPr="00673DED">
          <w:rPr>
            <w:rStyle w:val="Hyperlink"/>
            <w:noProof/>
          </w:rPr>
          <w:t>14.3</w:t>
        </w:r>
        <w:r>
          <w:rPr>
            <w:rFonts w:eastAsiaTheme="minorEastAsia" w:cstheme="minorBidi"/>
            <w:b w:val="0"/>
            <w:bCs w:val="0"/>
            <w:smallCaps w:val="0"/>
            <w:noProof/>
            <w:sz w:val="24"/>
            <w:szCs w:val="24"/>
            <w:lang w:eastAsia="en-GB"/>
          </w:rPr>
          <w:tab/>
        </w:r>
        <w:r w:rsidRPr="00673DED">
          <w:rPr>
            <w:rStyle w:val="Hyperlink"/>
            <w:noProof/>
          </w:rPr>
          <w:t>Other Application Documents</w:t>
        </w:r>
        <w:r>
          <w:rPr>
            <w:noProof/>
            <w:webHidden/>
          </w:rPr>
          <w:tab/>
        </w:r>
        <w:r>
          <w:rPr>
            <w:noProof/>
            <w:webHidden/>
          </w:rPr>
          <w:fldChar w:fldCharType="begin"/>
        </w:r>
        <w:r>
          <w:rPr>
            <w:noProof/>
            <w:webHidden/>
          </w:rPr>
          <w:instrText xml:space="preserve"> PAGEREF _Toc236217513 \h </w:instrText>
        </w:r>
        <w:r>
          <w:rPr>
            <w:noProof/>
            <w:webHidden/>
          </w:rPr>
        </w:r>
        <w:r>
          <w:rPr>
            <w:noProof/>
            <w:webHidden/>
          </w:rPr>
          <w:fldChar w:fldCharType="separate"/>
        </w:r>
        <w:r>
          <w:rPr>
            <w:noProof/>
            <w:webHidden/>
          </w:rPr>
          <w:t>52</w:t>
        </w:r>
        <w:r>
          <w:rPr>
            <w:noProof/>
            <w:webHidden/>
          </w:rPr>
          <w:fldChar w:fldCharType="end"/>
        </w:r>
      </w:hyperlink>
    </w:p>
    <w:p w14:paraId="2CD3327C" w14:textId="3F4AB215"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14" w:history="1">
        <w:r w:rsidRPr="00673DED">
          <w:rPr>
            <w:rStyle w:val="Hyperlink"/>
            <w:noProof/>
          </w:rPr>
          <w:t>14.4</w:t>
        </w:r>
        <w:r>
          <w:rPr>
            <w:rFonts w:eastAsiaTheme="minorEastAsia" w:cstheme="minorBidi"/>
            <w:b w:val="0"/>
            <w:bCs w:val="0"/>
            <w:smallCaps w:val="0"/>
            <w:noProof/>
            <w:sz w:val="24"/>
            <w:szCs w:val="24"/>
            <w:lang w:eastAsia="en-GB"/>
          </w:rPr>
          <w:tab/>
        </w:r>
        <w:r w:rsidRPr="00673DED">
          <w:rPr>
            <w:rStyle w:val="Hyperlink"/>
            <w:noProof/>
          </w:rPr>
          <w:t>Document Naming and Organization</w:t>
        </w:r>
        <w:r>
          <w:rPr>
            <w:noProof/>
            <w:webHidden/>
          </w:rPr>
          <w:tab/>
        </w:r>
        <w:r>
          <w:rPr>
            <w:noProof/>
            <w:webHidden/>
          </w:rPr>
          <w:fldChar w:fldCharType="begin"/>
        </w:r>
        <w:r>
          <w:rPr>
            <w:noProof/>
            <w:webHidden/>
          </w:rPr>
          <w:instrText xml:space="preserve"> PAGEREF _Toc236217514 \h </w:instrText>
        </w:r>
        <w:r>
          <w:rPr>
            <w:noProof/>
            <w:webHidden/>
          </w:rPr>
        </w:r>
        <w:r>
          <w:rPr>
            <w:noProof/>
            <w:webHidden/>
          </w:rPr>
          <w:fldChar w:fldCharType="separate"/>
        </w:r>
        <w:r>
          <w:rPr>
            <w:noProof/>
            <w:webHidden/>
          </w:rPr>
          <w:t>52</w:t>
        </w:r>
        <w:r>
          <w:rPr>
            <w:noProof/>
            <w:webHidden/>
          </w:rPr>
          <w:fldChar w:fldCharType="end"/>
        </w:r>
      </w:hyperlink>
    </w:p>
    <w:p w14:paraId="3D4486AE" w14:textId="741D5AA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15" w:history="1">
        <w:r w:rsidRPr="00673DED">
          <w:rPr>
            <w:rStyle w:val="Hyperlink"/>
            <w:noProof/>
          </w:rPr>
          <w:t>14.4.1</w:t>
        </w:r>
        <w:r>
          <w:rPr>
            <w:rFonts w:eastAsiaTheme="minorEastAsia" w:cstheme="minorBidi"/>
            <w:smallCaps w:val="0"/>
            <w:noProof/>
            <w:sz w:val="24"/>
            <w:szCs w:val="24"/>
            <w:lang w:eastAsia="en-GB"/>
          </w:rPr>
          <w:tab/>
        </w:r>
        <w:r w:rsidRPr="00673DED">
          <w:rPr>
            <w:rStyle w:val="Hyperlink"/>
            <w:noProof/>
          </w:rPr>
          <w:t>File Naming Best Practices</w:t>
        </w:r>
        <w:r>
          <w:rPr>
            <w:noProof/>
            <w:webHidden/>
          </w:rPr>
          <w:tab/>
        </w:r>
        <w:r>
          <w:rPr>
            <w:noProof/>
            <w:webHidden/>
          </w:rPr>
          <w:fldChar w:fldCharType="begin"/>
        </w:r>
        <w:r>
          <w:rPr>
            <w:noProof/>
            <w:webHidden/>
          </w:rPr>
          <w:instrText xml:space="preserve"> PAGEREF _Toc236217515 \h </w:instrText>
        </w:r>
        <w:r>
          <w:rPr>
            <w:noProof/>
            <w:webHidden/>
          </w:rPr>
        </w:r>
        <w:r>
          <w:rPr>
            <w:noProof/>
            <w:webHidden/>
          </w:rPr>
          <w:fldChar w:fldCharType="separate"/>
        </w:r>
        <w:r>
          <w:rPr>
            <w:noProof/>
            <w:webHidden/>
          </w:rPr>
          <w:t>52</w:t>
        </w:r>
        <w:r>
          <w:rPr>
            <w:noProof/>
            <w:webHidden/>
          </w:rPr>
          <w:fldChar w:fldCharType="end"/>
        </w:r>
      </w:hyperlink>
    </w:p>
    <w:p w14:paraId="08EF8D91" w14:textId="3033EDC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16" w:history="1">
        <w:r w:rsidRPr="00673DED">
          <w:rPr>
            <w:rStyle w:val="Hyperlink"/>
            <w:noProof/>
          </w:rPr>
          <w:t>14.5</w:t>
        </w:r>
        <w:r>
          <w:rPr>
            <w:rFonts w:eastAsiaTheme="minorEastAsia" w:cstheme="minorBidi"/>
            <w:b w:val="0"/>
            <w:bCs w:val="0"/>
            <w:smallCaps w:val="0"/>
            <w:noProof/>
            <w:sz w:val="24"/>
            <w:szCs w:val="24"/>
            <w:lang w:eastAsia="en-GB"/>
          </w:rPr>
          <w:tab/>
        </w:r>
        <w:r w:rsidRPr="00673DED">
          <w:rPr>
            <w:rStyle w:val="Hyperlink"/>
            <w:noProof/>
          </w:rPr>
          <w:t>Creating a Cover Letter Template</w:t>
        </w:r>
        <w:r>
          <w:rPr>
            <w:noProof/>
            <w:webHidden/>
          </w:rPr>
          <w:tab/>
        </w:r>
        <w:r>
          <w:rPr>
            <w:noProof/>
            <w:webHidden/>
          </w:rPr>
          <w:fldChar w:fldCharType="begin"/>
        </w:r>
        <w:r>
          <w:rPr>
            <w:noProof/>
            <w:webHidden/>
          </w:rPr>
          <w:instrText xml:space="preserve"> PAGEREF _Toc236217516 \h </w:instrText>
        </w:r>
        <w:r>
          <w:rPr>
            <w:noProof/>
            <w:webHidden/>
          </w:rPr>
        </w:r>
        <w:r>
          <w:rPr>
            <w:noProof/>
            <w:webHidden/>
          </w:rPr>
          <w:fldChar w:fldCharType="separate"/>
        </w:r>
        <w:r>
          <w:rPr>
            <w:noProof/>
            <w:webHidden/>
          </w:rPr>
          <w:t>52</w:t>
        </w:r>
        <w:r>
          <w:rPr>
            <w:noProof/>
            <w:webHidden/>
          </w:rPr>
          <w:fldChar w:fldCharType="end"/>
        </w:r>
      </w:hyperlink>
    </w:p>
    <w:p w14:paraId="6916AAAC" w14:textId="3D4BFC2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17" w:history="1">
        <w:r w:rsidRPr="00673DED">
          <w:rPr>
            <w:rStyle w:val="Hyperlink"/>
            <w:noProof/>
          </w:rPr>
          <w:t>14.6</w:t>
        </w:r>
        <w:r>
          <w:rPr>
            <w:rFonts w:eastAsiaTheme="minorEastAsia" w:cstheme="minorBidi"/>
            <w:b w:val="0"/>
            <w:bCs w:val="0"/>
            <w:smallCaps w:val="0"/>
            <w:noProof/>
            <w:sz w:val="24"/>
            <w:szCs w:val="24"/>
            <w:lang w:eastAsia="en-GB"/>
          </w:rPr>
          <w:tab/>
        </w:r>
        <w:r w:rsidRPr="00673DED">
          <w:rPr>
            <w:rStyle w:val="Hyperlink"/>
            <w:noProof/>
          </w:rPr>
          <w:t>LinkedIn Profile</w:t>
        </w:r>
        <w:r>
          <w:rPr>
            <w:noProof/>
            <w:webHidden/>
          </w:rPr>
          <w:tab/>
        </w:r>
        <w:r>
          <w:rPr>
            <w:noProof/>
            <w:webHidden/>
          </w:rPr>
          <w:fldChar w:fldCharType="begin"/>
        </w:r>
        <w:r>
          <w:rPr>
            <w:noProof/>
            <w:webHidden/>
          </w:rPr>
          <w:instrText xml:space="preserve"> PAGEREF _Toc236217517 \h </w:instrText>
        </w:r>
        <w:r>
          <w:rPr>
            <w:noProof/>
            <w:webHidden/>
          </w:rPr>
        </w:r>
        <w:r>
          <w:rPr>
            <w:noProof/>
            <w:webHidden/>
          </w:rPr>
          <w:fldChar w:fldCharType="separate"/>
        </w:r>
        <w:r>
          <w:rPr>
            <w:noProof/>
            <w:webHidden/>
          </w:rPr>
          <w:t>53</w:t>
        </w:r>
        <w:r>
          <w:rPr>
            <w:noProof/>
            <w:webHidden/>
          </w:rPr>
          <w:fldChar w:fldCharType="end"/>
        </w:r>
      </w:hyperlink>
    </w:p>
    <w:p w14:paraId="259E6EC3" w14:textId="1D453440"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18" w:history="1">
        <w:r w:rsidRPr="00673DED">
          <w:rPr>
            <w:rStyle w:val="Hyperlink"/>
            <w:noProof/>
          </w:rPr>
          <w:t>14.6.1</w:t>
        </w:r>
        <w:r>
          <w:rPr>
            <w:rFonts w:eastAsiaTheme="minorEastAsia" w:cstheme="minorBidi"/>
            <w:smallCaps w:val="0"/>
            <w:noProof/>
            <w:sz w:val="24"/>
            <w:szCs w:val="24"/>
            <w:lang w:eastAsia="en-GB"/>
          </w:rPr>
          <w:tab/>
        </w:r>
        <w:r w:rsidRPr="00673DED">
          <w:rPr>
            <w:rStyle w:val="Hyperlink"/>
            <w:noProof/>
          </w:rPr>
          <w:t>Tips for Using LinkedIn Effectively</w:t>
        </w:r>
        <w:r>
          <w:rPr>
            <w:noProof/>
            <w:webHidden/>
          </w:rPr>
          <w:tab/>
        </w:r>
        <w:r>
          <w:rPr>
            <w:noProof/>
            <w:webHidden/>
          </w:rPr>
          <w:fldChar w:fldCharType="begin"/>
        </w:r>
        <w:r>
          <w:rPr>
            <w:noProof/>
            <w:webHidden/>
          </w:rPr>
          <w:instrText xml:space="preserve"> PAGEREF _Toc236217518 \h </w:instrText>
        </w:r>
        <w:r>
          <w:rPr>
            <w:noProof/>
            <w:webHidden/>
          </w:rPr>
        </w:r>
        <w:r>
          <w:rPr>
            <w:noProof/>
            <w:webHidden/>
          </w:rPr>
          <w:fldChar w:fldCharType="separate"/>
        </w:r>
        <w:r>
          <w:rPr>
            <w:noProof/>
            <w:webHidden/>
          </w:rPr>
          <w:t>53</w:t>
        </w:r>
        <w:r>
          <w:rPr>
            <w:noProof/>
            <w:webHidden/>
          </w:rPr>
          <w:fldChar w:fldCharType="end"/>
        </w:r>
      </w:hyperlink>
    </w:p>
    <w:p w14:paraId="4A0C065B" w14:textId="228F695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19" w:history="1">
        <w:r w:rsidRPr="00673DED">
          <w:rPr>
            <w:rStyle w:val="Hyperlink"/>
            <w:noProof/>
          </w:rPr>
          <w:t>14.7</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_Toc236217519 \h </w:instrText>
        </w:r>
        <w:r>
          <w:rPr>
            <w:noProof/>
            <w:webHidden/>
          </w:rPr>
        </w:r>
        <w:r>
          <w:rPr>
            <w:noProof/>
            <w:webHidden/>
          </w:rPr>
          <w:fldChar w:fldCharType="separate"/>
        </w:r>
        <w:r>
          <w:rPr>
            <w:noProof/>
            <w:webHidden/>
          </w:rPr>
          <w:t>54</w:t>
        </w:r>
        <w:r>
          <w:rPr>
            <w:noProof/>
            <w:webHidden/>
          </w:rPr>
          <w:fldChar w:fldCharType="end"/>
        </w:r>
      </w:hyperlink>
    </w:p>
    <w:p w14:paraId="4A5CB0E4" w14:textId="4E93EB13"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0" w:history="1">
        <w:r w:rsidRPr="00673DED">
          <w:rPr>
            <w:rStyle w:val="Hyperlink"/>
            <w:noProof/>
          </w:rPr>
          <w:t>14.8</w:t>
        </w:r>
        <w:r>
          <w:rPr>
            <w:rFonts w:eastAsiaTheme="minorEastAsia" w:cstheme="minorBidi"/>
            <w:b w:val="0"/>
            <w:bCs w:val="0"/>
            <w:smallCaps w:val="0"/>
            <w:noProof/>
            <w:sz w:val="24"/>
            <w:szCs w:val="24"/>
            <w:lang w:eastAsia="en-GB"/>
          </w:rPr>
          <w:tab/>
        </w:r>
        <w:r w:rsidRPr="00673DED">
          <w:rPr>
            <w:rStyle w:val="Hyperlink"/>
            <w:noProof/>
          </w:rPr>
          <w:t>Conclusion</w:t>
        </w:r>
        <w:r>
          <w:rPr>
            <w:noProof/>
            <w:webHidden/>
          </w:rPr>
          <w:tab/>
        </w:r>
        <w:r>
          <w:rPr>
            <w:noProof/>
            <w:webHidden/>
          </w:rPr>
          <w:fldChar w:fldCharType="begin"/>
        </w:r>
        <w:r>
          <w:rPr>
            <w:noProof/>
            <w:webHidden/>
          </w:rPr>
          <w:instrText xml:space="preserve"> PAGEREF _Toc236217520 \h </w:instrText>
        </w:r>
        <w:r>
          <w:rPr>
            <w:noProof/>
            <w:webHidden/>
          </w:rPr>
        </w:r>
        <w:r>
          <w:rPr>
            <w:noProof/>
            <w:webHidden/>
          </w:rPr>
          <w:fldChar w:fldCharType="separate"/>
        </w:r>
        <w:r>
          <w:rPr>
            <w:noProof/>
            <w:webHidden/>
          </w:rPr>
          <w:t>54</w:t>
        </w:r>
        <w:r>
          <w:rPr>
            <w:noProof/>
            <w:webHidden/>
          </w:rPr>
          <w:fldChar w:fldCharType="end"/>
        </w:r>
      </w:hyperlink>
    </w:p>
    <w:p w14:paraId="60FB00E1" w14:textId="010AEAC4"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21" w:history="1">
        <w:r w:rsidRPr="00673DED">
          <w:rPr>
            <w:rStyle w:val="Hyperlink"/>
            <w:rFonts w:cstheme="majorBidi"/>
            <w:noProof/>
          </w:rPr>
          <w:t>15</w:t>
        </w:r>
        <w:r>
          <w:rPr>
            <w:rFonts w:eastAsiaTheme="minorEastAsia" w:cstheme="minorBidi"/>
            <w:b w:val="0"/>
            <w:bCs w:val="0"/>
            <w:caps w:val="0"/>
            <w:noProof/>
            <w:sz w:val="24"/>
            <w:szCs w:val="24"/>
            <w:u w:val="none"/>
            <w:lang w:eastAsia="en-GB"/>
          </w:rPr>
          <w:tab/>
        </w:r>
        <w:r w:rsidRPr="00673DED">
          <w:rPr>
            <w:rStyle w:val="Hyperlink"/>
            <w:rFonts w:cstheme="majorBidi"/>
            <w:noProof/>
          </w:rPr>
          <w:t>Interview Rehearsal</w:t>
        </w:r>
        <w:r>
          <w:rPr>
            <w:noProof/>
            <w:webHidden/>
          </w:rPr>
          <w:tab/>
        </w:r>
        <w:r>
          <w:rPr>
            <w:noProof/>
            <w:webHidden/>
          </w:rPr>
          <w:fldChar w:fldCharType="begin"/>
        </w:r>
        <w:r>
          <w:rPr>
            <w:noProof/>
            <w:webHidden/>
          </w:rPr>
          <w:instrText xml:space="preserve"> PAGEREF _Toc236217521 \h </w:instrText>
        </w:r>
        <w:r>
          <w:rPr>
            <w:noProof/>
            <w:webHidden/>
          </w:rPr>
        </w:r>
        <w:r>
          <w:rPr>
            <w:noProof/>
            <w:webHidden/>
          </w:rPr>
          <w:fldChar w:fldCharType="separate"/>
        </w:r>
        <w:r>
          <w:rPr>
            <w:noProof/>
            <w:webHidden/>
          </w:rPr>
          <w:t>54</w:t>
        </w:r>
        <w:r>
          <w:rPr>
            <w:noProof/>
            <w:webHidden/>
          </w:rPr>
          <w:fldChar w:fldCharType="end"/>
        </w:r>
      </w:hyperlink>
    </w:p>
    <w:p w14:paraId="185DA0B7" w14:textId="2FD9589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2" w:history="1">
        <w:r w:rsidRPr="00673DED">
          <w:rPr>
            <w:rStyle w:val="Hyperlink"/>
            <w:noProof/>
          </w:rPr>
          <w:t>15.1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_Toc236217522 \h </w:instrText>
        </w:r>
        <w:r>
          <w:rPr>
            <w:noProof/>
            <w:webHidden/>
          </w:rPr>
        </w:r>
        <w:r>
          <w:rPr>
            <w:noProof/>
            <w:webHidden/>
          </w:rPr>
          <w:fldChar w:fldCharType="separate"/>
        </w:r>
        <w:r>
          <w:rPr>
            <w:noProof/>
            <w:webHidden/>
          </w:rPr>
          <w:t>54</w:t>
        </w:r>
        <w:r>
          <w:rPr>
            <w:noProof/>
            <w:webHidden/>
          </w:rPr>
          <w:fldChar w:fldCharType="end"/>
        </w:r>
      </w:hyperlink>
    </w:p>
    <w:p w14:paraId="5AEB5250" w14:textId="695948B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3" w:history="1">
        <w:r w:rsidRPr="00673DED">
          <w:rPr>
            <w:rStyle w:val="Hyperlink"/>
            <w:noProof/>
          </w:rPr>
          <w:t>15.2</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_Toc236217523 \h </w:instrText>
        </w:r>
        <w:r>
          <w:rPr>
            <w:noProof/>
            <w:webHidden/>
          </w:rPr>
        </w:r>
        <w:r>
          <w:rPr>
            <w:noProof/>
            <w:webHidden/>
          </w:rPr>
          <w:fldChar w:fldCharType="separate"/>
        </w:r>
        <w:r>
          <w:rPr>
            <w:noProof/>
            <w:webHidden/>
          </w:rPr>
          <w:t>54</w:t>
        </w:r>
        <w:r>
          <w:rPr>
            <w:noProof/>
            <w:webHidden/>
          </w:rPr>
          <w:fldChar w:fldCharType="end"/>
        </w:r>
      </w:hyperlink>
    </w:p>
    <w:p w14:paraId="10C1ABFE" w14:textId="3011777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4" w:history="1">
        <w:r w:rsidRPr="00673DED">
          <w:rPr>
            <w:rStyle w:val="Hyperlink"/>
            <w:noProof/>
          </w:rPr>
          <w:t>15.3</w:t>
        </w:r>
        <w:r>
          <w:rPr>
            <w:rFonts w:eastAsiaTheme="minorEastAsia" w:cstheme="minorBidi"/>
            <w:b w:val="0"/>
            <w:bCs w:val="0"/>
            <w:smallCaps w:val="0"/>
            <w:noProof/>
            <w:sz w:val="24"/>
            <w:szCs w:val="24"/>
            <w:lang w:eastAsia="en-GB"/>
          </w:rPr>
          <w:tab/>
        </w:r>
        <w:r w:rsidRPr="00673DED">
          <w:rPr>
            <w:rStyle w:val="Hyperlink"/>
            <w:noProof/>
          </w:rPr>
          <w:t>Preparing an Elevator Pitch</w:t>
        </w:r>
        <w:r>
          <w:rPr>
            <w:noProof/>
            <w:webHidden/>
          </w:rPr>
          <w:tab/>
        </w:r>
        <w:r>
          <w:rPr>
            <w:noProof/>
            <w:webHidden/>
          </w:rPr>
          <w:fldChar w:fldCharType="begin"/>
        </w:r>
        <w:r>
          <w:rPr>
            <w:noProof/>
            <w:webHidden/>
          </w:rPr>
          <w:instrText xml:space="preserve"> PAGEREF _Toc236217524 \h </w:instrText>
        </w:r>
        <w:r>
          <w:rPr>
            <w:noProof/>
            <w:webHidden/>
          </w:rPr>
        </w:r>
        <w:r>
          <w:rPr>
            <w:noProof/>
            <w:webHidden/>
          </w:rPr>
          <w:fldChar w:fldCharType="separate"/>
        </w:r>
        <w:r>
          <w:rPr>
            <w:noProof/>
            <w:webHidden/>
          </w:rPr>
          <w:t>55</w:t>
        </w:r>
        <w:r>
          <w:rPr>
            <w:noProof/>
            <w:webHidden/>
          </w:rPr>
          <w:fldChar w:fldCharType="end"/>
        </w:r>
      </w:hyperlink>
    </w:p>
    <w:p w14:paraId="70EFFC72" w14:textId="15D6A408"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25" w:history="1">
        <w:r w:rsidRPr="00673DED">
          <w:rPr>
            <w:rStyle w:val="Hyperlink"/>
            <w:noProof/>
          </w:rPr>
          <w:t>15.3.1</w:t>
        </w:r>
        <w:r>
          <w:rPr>
            <w:rFonts w:eastAsiaTheme="minorEastAsia" w:cstheme="minorBidi"/>
            <w:smallCaps w:val="0"/>
            <w:noProof/>
            <w:sz w:val="24"/>
            <w:szCs w:val="24"/>
            <w:lang w:eastAsia="en-GB"/>
          </w:rPr>
          <w:tab/>
        </w:r>
        <w:r w:rsidRPr="00673DED">
          <w:rPr>
            <w:rStyle w:val="Hyperlink"/>
            <w:noProof/>
          </w:rPr>
          <w:t>Example Elevator Pitch</w:t>
        </w:r>
        <w:r>
          <w:rPr>
            <w:noProof/>
            <w:webHidden/>
          </w:rPr>
          <w:tab/>
        </w:r>
        <w:r>
          <w:rPr>
            <w:noProof/>
            <w:webHidden/>
          </w:rPr>
          <w:fldChar w:fldCharType="begin"/>
        </w:r>
        <w:r>
          <w:rPr>
            <w:noProof/>
            <w:webHidden/>
          </w:rPr>
          <w:instrText xml:space="preserve"> PAGEREF _Toc236217525 \h </w:instrText>
        </w:r>
        <w:r>
          <w:rPr>
            <w:noProof/>
            <w:webHidden/>
          </w:rPr>
        </w:r>
        <w:r>
          <w:rPr>
            <w:noProof/>
            <w:webHidden/>
          </w:rPr>
          <w:fldChar w:fldCharType="separate"/>
        </w:r>
        <w:r>
          <w:rPr>
            <w:noProof/>
            <w:webHidden/>
          </w:rPr>
          <w:t>55</w:t>
        </w:r>
        <w:r>
          <w:rPr>
            <w:noProof/>
            <w:webHidden/>
          </w:rPr>
          <w:fldChar w:fldCharType="end"/>
        </w:r>
      </w:hyperlink>
    </w:p>
    <w:p w14:paraId="41B4A510" w14:textId="78346FC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6" w:history="1">
        <w:r w:rsidRPr="00673DED">
          <w:rPr>
            <w:rStyle w:val="Hyperlink"/>
            <w:noProof/>
          </w:rPr>
          <w:t>15.4</w:t>
        </w:r>
        <w:r>
          <w:rPr>
            <w:rFonts w:eastAsiaTheme="minorEastAsia" w:cstheme="minorBidi"/>
            <w:b w:val="0"/>
            <w:bCs w:val="0"/>
            <w:smallCaps w:val="0"/>
            <w:noProof/>
            <w:sz w:val="24"/>
            <w:szCs w:val="24"/>
            <w:lang w:eastAsia="en-GB"/>
          </w:rPr>
          <w:tab/>
        </w:r>
        <w:r w:rsidRPr="00673DED">
          <w:rPr>
            <w:rStyle w:val="Hyperlink"/>
            <w:noProof/>
          </w:rPr>
          <w:t>Preparing Answers to Common Interview Questions</w:t>
        </w:r>
        <w:r>
          <w:rPr>
            <w:noProof/>
            <w:webHidden/>
          </w:rPr>
          <w:tab/>
        </w:r>
        <w:r>
          <w:rPr>
            <w:noProof/>
            <w:webHidden/>
          </w:rPr>
          <w:fldChar w:fldCharType="begin"/>
        </w:r>
        <w:r>
          <w:rPr>
            <w:noProof/>
            <w:webHidden/>
          </w:rPr>
          <w:instrText xml:space="preserve"> PAGEREF _Toc236217526 \h </w:instrText>
        </w:r>
        <w:r>
          <w:rPr>
            <w:noProof/>
            <w:webHidden/>
          </w:rPr>
        </w:r>
        <w:r>
          <w:rPr>
            <w:noProof/>
            <w:webHidden/>
          </w:rPr>
          <w:fldChar w:fldCharType="separate"/>
        </w:r>
        <w:r>
          <w:rPr>
            <w:noProof/>
            <w:webHidden/>
          </w:rPr>
          <w:t>55</w:t>
        </w:r>
        <w:r>
          <w:rPr>
            <w:noProof/>
            <w:webHidden/>
          </w:rPr>
          <w:fldChar w:fldCharType="end"/>
        </w:r>
      </w:hyperlink>
    </w:p>
    <w:p w14:paraId="4A2D3632" w14:textId="3D79A4FD"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7" w:history="1">
        <w:r w:rsidRPr="00673DED">
          <w:rPr>
            <w:rStyle w:val="Hyperlink"/>
            <w:noProof/>
          </w:rPr>
          <w:t>15.5</w:t>
        </w:r>
        <w:r>
          <w:rPr>
            <w:rFonts w:eastAsiaTheme="minorEastAsia" w:cstheme="minorBidi"/>
            <w:b w:val="0"/>
            <w:bCs w:val="0"/>
            <w:smallCaps w:val="0"/>
            <w:noProof/>
            <w:sz w:val="24"/>
            <w:szCs w:val="24"/>
            <w:lang w:eastAsia="en-GB"/>
          </w:rPr>
          <w:tab/>
        </w:r>
        <w:r w:rsidRPr="00673DED">
          <w:rPr>
            <w:rStyle w:val="Hyperlink"/>
            <w:noProof/>
          </w:rPr>
          <w:t>Preparing Questions for the Interviewer</w:t>
        </w:r>
        <w:r>
          <w:rPr>
            <w:noProof/>
            <w:webHidden/>
          </w:rPr>
          <w:tab/>
        </w:r>
        <w:r>
          <w:rPr>
            <w:noProof/>
            <w:webHidden/>
          </w:rPr>
          <w:fldChar w:fldCharType="begin"/>
        </w:r>
        <w:r>
          <w:rPr>
            <w:noProof/>
            <w:webHidden/>
          </w:rPr>
          <w:instrText xml:space="preserve"> PAGEREF _Toc236217527 \h </w:instrText>
        </w:r>
        <w:r>
          <w:rPr>
            <w:noProof/>
            <w:webHidden/>
          </w:rPr>
        </w:r>
        <w:r>
          <w:rPr>
            <w:noProof/>
            <w:webHidden/>
          </w:rPr>
          <w:fldChar w:fldCharType="separate"/>
        </w:r>
        <w:r>
          <w:rPr>
            <w:noProof/>
            <w:webHidden/>
          </w:rPr>
          <w:t>56</w:t>
        </w:r>
        <w:r>
          <w:rPr>
            <w:noProof/>
            <w:webHidden/>
          </w:rPr>
          <w:fldChar w:fldCharType="end"/>
        </w:r>
      </w:hyperlink>
    </w:p>
    <w:p w14:paraId="4384FEC5" w14:textId="7505483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8" w:history="1">
        <w:r w:rsidRPr="00673DED">
          <w:rPr>
            <w:rStyle w:val="Hyperlink"/>
            <w:noProof/>
          </w:rPr>
          <w:t>15.6</w:t>
        </w:r>
        <w:r>
          <w:rPr>
            <w:rFonts w:eastAsiaTheme="minorEastAsia" w:cstheme="minorBidi"/>
            <w:b w:val="0"/>
            <w:bCs w:val="0"/>
            <w:smallCaps w:val="0"/>
            <w:noProof/>
            <w:sz w:val="24"/>
            <w:szCs w:val="24"/>
            <w:lang w:eastAsia="en-GB"/>
          </w:rPr>
          <w:tab/>
        </w:r>
        <w:r w:rsidRPr="00673DED">
          <w:rPr>
            <w:rStyle w:val="Hyperlink"/>
            <w:noProof/>
          </w:rPr>
          <w:t>Rehearsing the Interview</w:t>
        </w:r>
        <w:r>
          <w:rPr>
            <w:noProof/>
            <w:webHidden/>
          </w:rPr>
          <w:tab/>
        </w:r>
        <w:r>
          <w:rPr>
            <w:noProof/>
            <w:webHidden/>
          </w:rPr>
          <w:fldChar w:fldCharType="begin"/>
        </w:r>
        <w:r>
          <w:rPr>
            <w:noProof/>
            <w:webHidden/>
          </w:rPr>
          <w:instrText xml:space="preserve"> PAGEREF _Toc236217528 \h </w:instrText>
        </w:r>
        <w:r>
          <w:rPr>
            <w:noProof/>
            <w:webHidden/>
          </w:rPr>
        </w:r>
        <w:r>
          <w:rPr>
            <w:noProof/>
            <w:webHidden/>
          </w:rPr>
          <w:fldChar w:fldCharType="separate"/>
        </w:r>
        <w:r>
          <w:rPr>
            <w:noProof/>
            <w:webHidden/>
          </w:rPr>
          <w:t>56</w:t>
        </w:r>
        <w:r>
          <w:rPr>
            <w:noProof/>
            <w:webHidden/>
          </w:rPr>
          <w:fldChar w:fldCharType="end"/>
        </w:r>
      </w:hyperlink>
    </w:p>
    <w:p w14:paraId="602EA6E7" w14:textId="04339251"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29" w:history="1">
        <w:r w:rsidRPr="00673DED">
          <w:rPr>
            <w:rStyle w:val="Hyperlink"/>
            <w:noProof/>
          </w:rPr>
          <w:t>15.7</w:t>
        </w:r>
        <w:r>
          <w:rPr>
            <w:rFonts w:eastAsiaTheme="minorEastAsia" w:cstheme="minorBidi"/>
            <w:b w:val="0"/>
            <w:bCs w:val="0"/>
            <w:smallCaps w:val="0"/>
            <w:noProof/>
            <w:sz w:val="24"/>
            <w:szCs w:val="24"/>
            <w:lang w:eastAsia="en-GB"/>
          </w:rPr>
          <w:tab/>
        </w:r>
        <w:r w:rsidRPr="00673DED">
          <w:rPr>
            <w:rStyle w:val="Hyperlink"/>
            <w:noProof/>
          </w:rPr>
          <w:t>Improving Our Delivery</w:t>
        </w:r>
        <w:r>
          <w:rPr>
            <w:noProof/>
            <w:webHidden/>
          </w:rPr>
          <w:tab/>
        </w:r>
        <w:r>
          <w:rPr>
            <w:noProof/>
            <w:webHidden/>
          </w:rPr>
          <w:fldChar w:fldCharType="begin"/>
        </w:r>
        <w:r>
          <w:rPr>
            <w:noProof/>
            <w:webHidden/>
          </w:rPr>
          <w:instrText xml:space="preserve"> PAGEREF _Toc236217529 \h </w:instrText>
        </w:r>
        <w:r>
          <w:rPr>
            <w:noProof/>
            <w:webHidden/>
          </w:rPr>
        </w:r>
        <w:r>
          <w:rPr>
            <w:noProof/>
            <w:webHidden/>
          </w:rPr>
          <w:fldChar w:fldCharType="separate"/>
        </w:r>
        <w:r>
          <w:rPr>
            <w:noProof/>
            <w:webHidden/>
          </w:rPr>
          <w:t>57</w:t>
        </w:r>
        <w:r>
          <w:rPr>
            <w:noProof/>
            <w:webHidden/>
          </w:rPr>
          <w:fldChar w:fldCharType="end"/>
        </w:r>
      </w:hyperlink>
    </w:p>
    <w:p w14:paraId="78C5D5DD" w14:textId="72DE917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30" w:history="1">
        <w:r w:rsidRPr="00673DED">
          <w:rPr>
            <w:rStyle w:val="Hyperlink"/>
            <w:noProof/>
          </w:rPr>
          <w:t>15.8</w:t>
        </w:r>
        <w:r>
          <w:rPr>
            <w:rFonts w:eastAsiaTheme="minorEastAsia" w:cstheme="minorBidi"/>
            <w:b w:val="0"/>
            <w:bCs w:val="0"/>
            <w:smallCaps w:val="0"/>
            <w:noProof/>
            <w:sz w:val="24"/>
            <w:szCs w:val="24"/>
            <w:lang w:eastAsia="en-GB"/>
          </w:rPr>
          <w:tab/>
        </w:r>
        <w:r w:rsidRPr="00673DED">
          <w:rPr>
            <w:rStyle w:val="Hyperlink"/>
            <w:noProof/>
          </w:rPr>
          <w:t>Practicing Through Mock Interviews</w:t>
        </w:r>
        <w:r>
          <w:rPr>
            <w:noProof/>
            <w:webHidden/>
          </w:rPr>
          <w:tab/>
        </w:r>
        <w:r>
          <w:rPr>
            <w:noProof/>
            <w:webHidden/>
          </w:rPr>
          <w:fldChar w:fldCharType="begin"/>
        </w:r>
        <w:r>
          <w:rPr>
            <w:noProof/>
            <w:webHidden/>
          </w:rPr>
          <w:instrText xml:space="preserve"> PAGEREF _Toc236217530 \h </w:instrText>
        </w:r>
        <w:r>
          <w:rPr>
            <w:noProof/>
            <w:webHidden/>
          </w:rPr>
        </w:r>
        <w:r>
          <w:rPr>
            <w:noProof/>
            <w:webHidden/>
          </w:rPr>
          <w:fldChar w:fldCharType="separate"/>
        </w:r>
        <w:r>
          <w:rPr>
            <w:noProof/>
            <w:webHidden/>
          </w:rPr>
          <w:t>57</w:t>
        </w:r>
        <w:r>
          <w:rPr>
            <w:noProof/>
            <w:webHidden/>
          </w:rPr>
          <w:fldChar w:fldCharType="end"/>
        </w:r>
      </w:hyperlink>
    </w:p>
    <w:p w14:paraId="58AA7958" w14:textId="2840178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31" w:history="1">
        <w:r w:rsidRPr="00673DED">
          <w:rPr>
            <w:rStyle w:val="Hyperlink"/>
            <w:noProof/>
          </w:rPr>
          <w:t>15.9</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_Toc236217531 \h </w:instrText>
        </w:r>
        <w:r>
          <w:rPr>
            <w:noProof/>
            <w:webHidden/>
          </w:rPr>
        </w:r>
        <w:r>
          <w:rPr>
            <w:noProof/>
            <w:webHidden/>
          </w:rPr>
          <w:fldChar w:fldCharType="separate"/>
        </w:r>
        <w:r>
          <w:rPr>
            <w:noProof/>
            <w:webHidden/>
          </w:rPr>
          <w:t>57</w:t>
        </w:r>
        <w:r>
          <w:rPr>
            <w:noProof/>
            <w:webHidden/>
          </w:rPr>
          <w:fldChar w:fldCharType="end"/>
        </w:r>
      </w:hyperlink>
    </w:p>
    <w:p w14:paraId="1EFDFAC4" w14:textId="547787D7"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32" w:history="1">
        <w:r w:rsidRPr="00673DED">
          <w:rPr>
            <w:rStyle w:val="Hyperlink"/>
            <w:rFonts w:cstheme="majorBidi"/>
            <w:noProof/>
          </w:rPr>
          <w:t>16</w:t>
        </w:r>
        <w:r>
          <w:rPr>
            <w:rFonts w:eastAsiaTheme="minorEastAsia" w:cstheme="minorBidi"/>
            <w:b w:val="0"/>
            <w:bCs w:val="0"/>
            <w:caps w:val="0"/>
            <w:noProof/>
            <w:sz w:val="24"/>
            <w:szCs w:val="24"/>
            <w:u w:val="none"/>
            <w:lang w:eastAsia="en-GB"/>
          </w:rPr>
          <w:tab/>
        </w:r>
        <w:r w:rsidRPr="00673DED">
          <w:rPr>
            <w:rStyle w:val="Hyperlink"/>
            <w:rFonts w:cstheme="majorBidi"/>
            <w:noProof/>
          </w:rPr>
          <w:t>Overview of the Interview Process</w:t>
        </w:r>
        <w:r>
          <w:rPr>
            <w:noProof/>
            <w:webHidden/>
          </w:rPr>
          <w:tab/>
        </w:r>
        <w:r>
          <w:rPr>
            <w:noProof/>
            <w:webHidden/>
          </w:rPr>
          <w:fldChar w:fldCharType="begin"/>
        </w:r>
        <w:r>
          <w:rPr>
            <w:noProof/>
            <w:webHidden/>
          </w:rPr>
          <w:instrText xml:space="preserve"> PAGEREF _Toc236217532 \h </w:instrText>
        </w:r>
        <w:r>
          <w:rPr>
            <w:noProof/>
            <w:webHidden/>
          </w:rPr>
        </w:r>
        <w:r>
          <w:rPr>
            <w:noProof/>
            <w:webHidden/>
          </w:rPr>
          <w:fldChar w:fldCharType="separate"/>
        </w:r>
        <w:r>
          <w:rPr>
            <w:noProof/>
            <w:webHidden/>
          </w:rPr>
          <w:t>58</w:t>
        </w:r>
        <w:r>
          <w:rPr>
            <w:noProof/>
            <w:webHidden/>
          </w:rPr>
          <w:fldChar w:fldCharType="end"/>
        </w:r>
      </w:hyperlink>
    </w:p>
    <w:p w14:paraId="1089E3DC" w14:textId="77EFFB2C"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33" w:history="1">
        <w:r w:rsidRPr="00673DED">
          <w:rPr>
            <w:rStyle w:val="Hyperlink"/>
            <w:noProof/>
          </w:rPr>
          <w:t>16.1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_Toc236217533 \h </w:instrText>
        </w:r>
        <w:r>
          <w:rPr>
            <w:noProof/>
            <w:webHidden/>
          </w:rPr>
        </w:r>
        <w:r>
          <w:rPr>
            <w:noProof/>
            <w:webHidden/>
          </w:rPr>
          <w:fldChar w:fldCharType="separate"/>
        </w:r>
        <w:r>
          <w:rPr>
            <w:noProof/>
            <w:webHidden/>
          </w:rPr>
          <w:t>58</w:t>
        </w:r>
        <w:r>
          <w:rPr>
            <w:noProof/>
            <w:webHidden/>
          </w:rPr>
          <w:fldChar w:fldCharType="end"/>
        </w:r>
      </w:hyperlink>
    </w:p>
    <w:p w14:paraId="14F71A4F" w14:textId="76F8E8B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34" w:history="1">
        <w:r w:rsidRPr="00673DED">
          <w:rPr>
            <w:rStyle w:val="Hyperlink"/>
            <w:noProof/>
          </w:rPr>
          <w:t>16.2</w:t>
        </w:r>
        <w:r>
          <w:rPr>
            <w:rFonts w:eastAsiaTheme="minorEastAsia" w:cstheme="minorBidi"/>
            <w:b w:val="0"/>
            <w:bCs w:val="0"/>
            <w:smallCaps w:val="0"/>
            <w:noProof/>
            <w:sz w:val="24"/>
            <w:szCs w:val="24"/>
            <w:lang w:eastAsia="en-GB"/>
          </w:rPr>
          <w:tab/>
        </w:r>
        <w:r w:rsidRPr="00673DED">
          <w:rPr>
            <w:rStyle w:val="Hyperlink"/>
            <w:noProof/>
          </w:rPr>
          <w:t>Factors That Affect the Interview Process</w:t>
        </w:r>
        <w:r>
          <w:rPr>
            <w:noProof/>
            <w:webHidden/>
          </w:rPr>
          <w:tab/>
        </w:r>
        <w:r>
          <w:rPr>
            <w:noProof/>
            <w:webHidden/>
          </w:rPr>
          <w:fldChar w:fldCharType="begin"/>
        </w:r>
        <w:r>
          <w:rPr>
            <w:noProof/>
            <w:webHidden/>
          </w:rPr>
          <w:instrText xml:space="preserve"> PAGEREF _Toc236217534 \h </w:instrText>
        </w:r>
        <w:r>
          <w:rPr>
            <w:noProof/>
            <w:webHidden/>
          </w:rPr>
        </w:r>
        <w:r>
          <w:rPr>
            <w:noProof/>
            <w:webHidden/>
          </w:rPr>
          <w:fldChar w:fldCharType="separate"/>
        </w:r>
        <w:r>
          <w:rPr>
            <w:noProof/>
            <w:webHidden/>
          </w:rPr>
          <w:t>58</w:t>
        </w:r>
        <w:r>
          <w:rPr>
            <w:noProof/>
            <w:webHidden/>
          </w:rPr>
          <w:fldChar w:fldCharType="end"/>
        </w:r>
      </w:hyperlink>
    </w:p>
    <w:p w14:paraId="66B902B1" w14:textId="1F4BEC31"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35" w:history="1">
        <w:r w:rsidRPr="00673DED">
          <w:rPr>
            <w:rStyle w:val="Hyperlink"/>
            <w:noProof/>
          </w:rPr>
          <w:t>16.3</w:t>
        </w:r>
        <w:r>
          <w:rPr>
            <w:rFonts w:eastAsiaTheme="minorEastAsia" w:cstheme="minorBidi"/>
            <w:b w:val="0"/>
            <w:bCs w:val="0"/>
            <w:smallCaps w:val="0"/>
            <w:noProof/>
            <w:sz w:val="24"/>
            <w:szCs w:val="24"/>
            <w:lang w:eastAsia="en-GB"/>
          </w:rPr>
          <w:tab/>
        </w:r>
        <w:r w:rsidRPr="00673DED">
          <w:rPr>
            <w:rStyle w:val="Hyperlink"/>
            <w:noProof/>
          </w:rPr>
          <w:t>Common Interview Process</w:t>
        </w:r>
        <w:r>
          <w:rPr>
            <w:noProof/>
            <w:webHidden/>
          </w:rPr>
          <w:tab/>
        </w:r>
        <w:r>
          <w:rPr>
            <w:noProof/>
            <w:webHidden/>
          </w:rPr>
          <w:fldChar w:fldCharType="begin"/>
        </w:r>
        <w:r>
          <w:rPr>
            <w:noProof/>
            <w:webHidden/>
          </w:rPr>
          <w:instrText xml:space="preserve"> PAGEREF _Toc236217535 \h </w:instrText>
        </w:r>
        <w:r>
          <w:rPr>
            <w:noProof/>
            <w:webHidden/>
          </w:rPr>
        </w:r>
        <w:r>
          <w:rPr>
            <w:noProof/>
            <w:webHidden/>
          </w:rPr>
          <w:fldChar w:fldCharType="separate"/>
        </w:r>
        <w:r>
          <w:rPr>
            <w:noProof/>
            <w:webHidden/>
          </w:rPr>
          <w:t>58</w:t>
        </w:r>
        <w:r>
          <w:rPr>
            <w:noProof/>
            <w:webHidden/>
          </w:rPr>
          <w:fldChar w:fldCharType="end"/>
        </w:r>
      </w:hyperlink>
    </w:p>
    <w:p w14:paraId="62A930C4" w14:textId="1F3E5BF1"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36" w:history="1">
        <w:r w:rsidRPr="00673DED">
          <w:rPr>
            <w:rStyle w:val="Hyperlink"/>
            <w:noProof/>
          </w:rPr>
          <w:t>16.3.1</w:t>
        </w:r>
        <w:r>
          <w:rPr>
            <w:rFonts w:eastAsiaTheme="minorEastAsia" w:cstheme="minorBidi"/>
            <w:smallCaps w:val="0"/>
            <w:noProof/>
            <w:sz w:val="24"/>
            <w:szCs w:val="24"/>
            <w:lang w:eastAsia="en-GB"/>
          </w:rPr>
          <w:tab/>
        </w:r>
        <w:r w:rsidRPr="00673DED">
          <w:rPr>
            <w:rStyle w:val="Hyperlink"/>
            <w:noProof/>
          </w:rPr>
          <w:t>Technical Assessment</w:t>
        </w:r>
        <w:r>
          <w:rPr>
            <w:noProof/>
            <w:webHidden/>
          </w:rPr>
          <w:tab/>
        </w:r>
        <w:r>
          <w:rPr>
            <w:noProof/>
            <w:webHidden/>
          </w:rPr>
          <w:fldChar w:fldCharType="begin"/>
        </w:r>
        <w:r>
          <w:rPr>
            <w:noProof/>
            <w:webHidden/>
          </w:rPr>
          <w:instrText xml:space="preserve"> PAGEREF _Toc236217536 \h </w:instrText>
        </w:r>
        <w:r>
          <w:rPr>
            <w:noProof/>
            <w:webHidden/>
          </w:rPr>
        </w:r>
        <w:r>
          <w:rPr>
            <w:noProof/>
            <w:webHidden/>
          </w:rPr>
          <w:fldChar w:fldCharType="separate"/>
        </w:r>
        <w:r>
          <w:rPr>
            <w:noProof/>
            <w:webHidden/>
          </w:rPr>
          <w:t>58</w:t>
        </w:r>
        <w:r>
          <w:rPr>
            <w:noProof/>
            <w:webHidden/>
          </w:rPr>
          <w:fldChar w:fldCharType="end"/>
        </w:r>
      </w:hyperlink>
    </w:p>
    <w:p w14:paraId="0FC0C1B2" w14:textId="32448F16"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37" w:history="1">
        <w:r w:rsidRPr="00673DED">
          <w:rPr>
            <w:rStyle w:val="Hyperlink"/>
            <w:noProof/>
          </w:rPr>
          <w:t>16.3.2</w:t>
        </w:r>
        <w:r>
          <w:rPr>
            <w:rFonts w:eastAsiaTheme="minorEastAsia" w:cstheme="minorBidi"/>
            <w:smallCaps w:val="0"/>
            <w:noProof/>
            <w:sz w:val="24"/>
            <w:szCs w:val="24"/>
            <w:lang w:eastAsia="en-GB"/>
          </w:rPr>
          <w:tab/>
        </w:r>
        <w:r w:rsidRPr="00673DED">
          <w:rPr>
            <w:rStyle w:val="Hyperlink"/>
            <w:noProof/>
          </w:rPr>
          <w:t>Interview Rounds</w:t>
        </w:r>
        <w:r>
          <w:rPr>
            <w:noProof/>
            <w:webHidden/>
          </w:rPr>
          <w:tab/>
        </w:r>
        <w:r>
          <w:rPr>
            <w:noProof/>
            <w:webHidden/>
          </w:rPr>
          <w:fldChar w:fldCharType="begin"/>
        </w:r>
        <w:r>
          <w:rPr>
            <w:noProof/>
            <w:webHidden/>
          </w:rPr>
          <w:instrText xml:space="preserve"> PAGEREF _Toc236217537 \h </w:instrText>
        </w:r>
        <w:r>
          <w:rPr>
            <w:noProof/>
            <w:webHidden/>
          </w:rPr>
        </w:r>
        <w:r>
          <w:rPr>
            <w:noProof/>
            <w:webHidden/>
          </w:rPr>
          <w:fldChar w:fldCharType="separate"/>
        </w:r>
        <w:r>
          <w:rPr>
            <w:noProof/>
            <w:webHidden/>
          </w:rPr>
          <w:t>58</w:t>
        </w:r>
        <w:r>
          <w:rPr>
            <w:noProof/>
            <w:webHidden/>
          </w:rPr>
          <w:fldChar w:fldCharType="end"/>
        </w:r>
      </w:hyperlink>
    </w:p>
    <w:p w14:paraId="70D3921E" w14:textId="1899BB77"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38" w:history="1">
        <w:r w:rsidRPr="00673DED">
          <w:rPr>
            <w:rStyle w:val="Hyperlink"/>
            <w:noProof/>
          </w:rPr>
          <w:t>16.3.3</w:t>
        </w:r>
        <w:r>
          <w:rPr>
            <w:rFonts w:eastAsiaTheme="minorEastAsia" w:cstheme="minorBidi"/>
            <w:smallCaps w:val="0"/>
            <w:noProof/>
            <w:sz w:val="24"/>
            <w:szCs w:val="24"/>
            <w:lang w:eastAsia="en-GB"/>
          </w:rPr>
          <w:tab/>
        </w:r>
        <w:r w:rsidRPr="00673DED">
          <w:rPr>
            <w:rStyle w:val="Hyperlink"/>
            <w:noProof/>
          </w:rPr>
          <w:t>Final Interview</w:t>
        </w:r>
        <w:r>
          <w:rPr>
            <w:noProof/>
            <w:webHidden/>
          </w:rPr>
          <w:tab/>
        </w:r>
        <w:r>
          <w:rPr>
            <w:noProof/>
            <w:webHidden/>
          </w:rPr>
          <w:fldChar w:fldCharType="begin"/>
        </w:r>
        <w:r>
          <w:rPr>
            <w:noProof/>
            <w:webHidden/>
          </w:rPr>
          <w:instrText xml:space="preserve"> PAGEREF _Toc236217538 \h </w:instrText>
        </w:r>
        <w:r>
          <w:rPr>
            <w:noProof/>
            <w:webHidden/>
          </w:rPr>
        </w:r>
        <w:r>
          <w:rPr>
            <w:noProof/>
            <w:webHidden/>
          </w:rPr>
          <w:fldChar w:fldCharType="separate"/>
        </w:r>
        <w:r>
          <w:rPr>
            <w:noProof/>
            <w:webHidden/>
          </w:rPr>
          <w:t>59</w:t>
        </w:r>
        <w:r>
          <w:rPr>
            <w:noProof/>
            <w:webHidden/>
          </w:rPr>
          <w:fldChar w:fldCharType="end"/>
        </w:r>
      </w:hyperlink>
    </w:p>
    <w:p w14:paraId="7F997B89" w14:textId="5194138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39" w:history="1">
        <w:r w:rsidRPr="00673DED">
          <w:rPr>
            <w:rStyle w:val="Hyperlink"/>
            <w:noProof/>
          </w:rPr>
          <w:t>16.4</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_Toc236217539 \h </w:instrText>
        </w:r>
        <w:r>
          <w:rPr>
            <w:noProof/>
            <w:webHidden/>
          </w:rPr>
        </w:r>
        <w:r>
          <w:rPr>
            <w:noProof/>
            <w:webHidden/>
          </w:rPr>
          <w:fldChar w:fldCharType="separate"/>
        </w:r>
        <w:r>
          <w:rPr>
            <w:noProof/>
            <w:webHidden/>
          </w:rPr>
          <w:t>59</w:t>
        </w:r>
        <w:r>
          <w:rPr>
            <w:noProof/>
            <w:webHidden/>
          </w:rPr>
          <w:fldChar w:fldCharType="end"/>
        </w:r>
      </w:hyperlink>
    </w:p>
    <w:p w14:paraId="3E2533AD" w14:textId="7C1BBEFB"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40" w:history="1">
        <w:r w:rsidRPr="00673DED">
          <w:rPr>
            <w:rStyle w:val="Hyperlink"/>
            <w:rFonts w:cstheme="majorBidi"/>
            <w:noProof/>
          </w:rPr>
          <w:t>17</w:t>
        </w:r>
        <w:r>
          <w:rPr>
            <w:rFonts w:eastAsiaTheme="minorEastAsia" w:cstheme="minorBidi"/>
            <w:b w:val="0"/>
            <w:bCs w:val="0"/>
            <w:caps w:val="0"/>
            <w:noProof/>
            <w:sz w:val="24"/>
            <w:szCs w:val="24"/>
            <w:u w:val="none"/>
            <w:lang w:eastAsia="en-GB"/>
          </w:rPr>
          <w:tab/>
        </w:r>
        <w:r w:rsidRPr="00673DED">
          <w:rPr>
            <w:rStyle w:val="Hyperlink"/>
            <w:rFonts w:cstheme="majorBidi"/>
            <w:noProof/>
          </w:rPr>
          <w:t>Expert Viewpoints: A Typical Interview Cycle</w:t>
        </w:r>
        <w:r>
          <w:rPr>
            <w:noProof/>
            <w:webHidden/>
          </w:rPr>
          <w:tab/>
        </w:r>
        <w:r>
          <w:rPr>
            <w:noProof/>
            <w:webHidden/>
          </w:rPr>
          <w:fldChar w:fldCharType="begin"/>
        </w:r>
        <w:r>
          <w:rPr>
            <w:noProof/>
            <w:webHidden/>
          </w:rPr>
          <w:instrText xml:space="preserve"> PAGEREF _Toc236217540 \h </w:instrText>
        </w:r>
        <w:r>
          <w:rPr>
            <w:noProof/>
            <w:webHidden/>
          </w:rPr>
        </w:r>
        <w:r>
          <w:rPr>
            <w:noProof/>
            <w:webHidden/>
          </w:rPr>
          <w:fldChar w:fldCharType="separate"/>
        </w:r>
        <w:r>
          <w:rPr>
            <w:noProof/>
            <w:webHidden/>
          </w:rPr>
          <w:t>60</w:t>
        </w:r>
        <w:r>
          <w:rPr>
            <w:noProof/>
            <w:webHidden/>
          </w:rPr>
          <w:fldChar w:fldCharType="end"/>
        </w:r>
      </w:hyperlink>
    </w:p>
    <w:p w14:paraId="343C45E5" w14:textId="2D0653B8"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1" w:history="1">
        <w:r w:rsidRPr="00673DED">
          <w:rPr>
            <w:rStyle w:val="Hyperlink"/>
            <w:noProof/>
          </w:rPr>
          <w:t>17.1</w:t>
        </w:r>
        <w:r>
          <w:rPr>
            <w:rFonts w:eastAsiaTheme="minorEastAsia" w:cstheme="minorBidi"/>
            <w:b w:val="0"/>
            <w:bCs w:val="0"/>
            <w:smallCaps w:val="0"/>
            <w:noProof/>
            <w:sz w:val="24"/>
            <w:szCs w:val="24"/>
            <w:lang w:eastAsia="en-GB"/>
          </w:rPr>
          <w:tab/>
        </w:r>
        <w:r w:rsidRPr="00673DED">
          <w:rPr>
            <w:rStyle w:val="Hyperlink"/>
            <w:noProof/>
          </w:rPr>
          <w:t>Overview</w:t>
        </w:r>
        <w:r>
          <w:rPr>
            <w:noProof/>
            <w:webHidden/>
          </w:rPr>
          <w:tab/>
        </w:r>
        <w:r>
          <w:rPr>
            <w:noProof/>
            <w:webHidden/>
          </w:rPr>
          <w:fldChar w:fldCharType="begin"/>
        </w:r>
        <w:r>
          <w:rPr>
            <w:noProof/>
            <w:webHidden/>
          </w:rPr>
          <w:instrText xml:space="preserve"> PAGEREF _Toc236217541 \h </w:instrText>
        </w:r>
        <w:r>
          <w:rPr>
            <w:noProof/>
            <w:webHidden/>
          </w:rPr>
        </w:r>
        <w:r>
          <w:rPr>
            <w:noProof/>
            <w:webHidden/>
          </w:rPr>
          <w:fldChar w:fldCharType="separate"/>
        </w:r>
        <w:r>
          <w:rPr>
            <w:noProof/>
            <w:webHidden/>
          </w:rPr>
          <w:t>60</w:t>
        </w:r>
        <w:r>
          <w:rPr>
            <w:noProof/>
            <w:webHidden/>
          </w:rPr>
          <w:fldChar w:fldCharType="end"/>
        </w:r>
      </w:hyperlink>
    </w:p>
    <w:p w14:paraId="07523810" w14:textId="6839B37B"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2" w:history="1">
        <w:r w:rsidRPr="00673DED">
          <w:rPr>
            <w:rStyle w:val="Hyperlink"/>
            <w:noProof/>
          </w:rPr>
          <w:t>17.2</w:t>
        </w:r>
        <w:r>
          <w:rPr>
            <w:rFonts w:eastAsiaTheme="minorEastAsia" w:cstheme="minorBidi"/>
            <w:b w:val="0"/>
            <w:bCs w:val="0"/>
            <w:smallCaps w:val="0"/>
            <w:noProof/>
            <w:sz w:val="24"/>
            <w:szCs w:val="24"/>
            <w:lang w:eastAsia="en-GB"/>
          </w:rPr>
          <w:tab/>
        </w:r>
        <w:r w:rsidRPr="00673DED">
          <w:rPr>
            <w:rStyle w:val="Hyperlink"/>
            <w:noProof/>
          </w:rPr>
          <w:t>A Typical Data Science Interview Cycle</w:t>
        </w:r>
        <w:r>
          <w:rPr>
            <w:noProof/>
            <w:webHidden/>
          </w:rPr>
          <w:tab/>
        </w:r>
        <w:r>
          <w:rPr>
            <w:noProof/>
            <w:webHidden/>
          </w:rPr>
          <w:fldChar w:fldCharType="begin"/>
        </w:r>
        <w:r>
          <w:rPr>
            <w:noProof/>
            <w:webHidden/>
          </w:rPr>
          <w:instrText xml:space="preserve"> PAGEREF _Toc236217542 \h </w:instrText>
        </w:r>
        <w:r>
          <w:rPr>
            <w:noProof/>
            <w:webHidden/>
          </w:rPr>
        </w:r>
        <w:r>
          <w:rPr>
            <w:noProof/>
            <w:webHidden/>
          </w:rPr>
          <w:fldChar w:fldCharType="separate"/>
        </w:r>
        <w:r>
          <w:rPr>
            <w:noProof/>
            <w:webHidden/>
          </w:rPr>
          <w:t>60</w:t>
        </w:r>
        <w:r>
          <w:rPr>
            <w:noProof/>
            <w:webHidden/>
          </w:rPr>
          <w:fldChar w:fldCharType="end"/>
        </w:r>
      </w:hyperlink>
    </w:p>
    <w:p w14:paraId="783D776E" w14:textId="190F51E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3" w:history="1">
        <w:r w:rsidRPr="00673DED">
          <w:rPr>
            <w:rStyle w:val="Hyperlink"/>
            <w:noProof/>
          </w:rPr>
          <w:t>17.3</w:t>
        </w:r>
        <w:r>
          <w:rPr>
            <w:rFonts w:eastAsiaTheme="minorEastAsia" w:cstheme="minorBidi"/>
            <w:b w:val="0"/>
            <w:bCs w:val="0"/>
            <w:smallCaps w:val="0"/>
            <w:noProof/>
            <w:sz w:val="24"/>
            <w:szCs w:val="24"/>
            <w:lang w:eastAsia="en-GB"/>
          </w:rPr>
          <w:tab/>
        </w:r>
        <w:r w:rsidRPr="00673DED">
          <w:rPr>
            <w:rStyle w:val="Hyperlink"/>
            <w:noProof/>
          </w:rPr>
          <w:t>Making a Good First Impression</w:t>
        </w:r>
        <w:r>
          <w:rPr>
            <w:noProof/>
            <w:webHidden/>
          </w:rPr>
          <w:tab/>
        </w:r>
        <w:r>
          <w:rPr>
            <w:noProof/>
            <w:webHidden/>
          </w:rPr>
          <w:fldChar w:fldCharType="begin"/>
        </w:r>
        <w:r>
          <w:rPr>
            <w:noProof/>
            <w:webHidden/>
          </w:rPr>
          <w:instrText xml:space="preserve"> PAGEREF _Toc236217543 \h </w:instrText>
        </w:r>
        <w:r>
          <w:rPr>
            <w:noProof/>
            <w:webHidden/>
          </w:rPr>
        </w:r>
        <w:r>
          <w:rPr>
            <w:noProof/>
            <w:webHidden/>
          </w:rPr>
          <w:fldChar w:fldCharType="separate"/>
        </w:r>
        <w:r>
          <w:rPr>
            <w:noProof/>
            <w:webHidden/>
          </w:rPr>
          <w:t>60</w:t>
        </w:r>
        <w:r>
          <w:rPr>
            <w:noProof/>
            <w:webHidden/>
          </w:rPr>
          <w:fldChar w:fldCharType="end"/>
        </w:r>
      </w:hyperlink>
    </w:p>
    <w:p w14:paraId="691BAAF3" w14:textId="78F0070F"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44" w:history="1">
        <w:r w:rsidRPr="00673DED">
          <w:rPr>
            <w:rStyle w:val="Hyperlink"/>
            <w:noProof/>
          </w:rPr>
          <w:t>17.3.1</w:t>
        </w:r>
        <w:r>
          <w:rPr>
            <w:rFonts w:eastAsiaTheme="minorEastAsia" w:cstheme="minorBidi"/>
            <w:smallCaps w:val="0"/>
            <w:noProof/>
            <w:sz w:val="24"/>
            <w:szCs w:val="24"/>
            <w:lang w:eastAsia="en-GB"/>
          </w:rPr>
          <w:tab/>
        </w:r>
        <w:r w:rsidRPr="00673DED">
          <w:rPr>
            <w:rStyle w:val="Hyperlink"/>
            <w:noProof/>
          </w:rPr>
          <w:t>Show Enthusiasm and High Energy</w:t>
        </w:r>
        <w:r>
          <w:rPr>
            <w:noProof/>
            <w:webHidden/>
          </w:rPr>
          <w:tab/>
        </w:r>
        <w:r>
          <w:rPr>
            <w:noProof/>
            <w:webHidden/>
          </w:rPr>
          <w:fldChar w:fldCharType="begin"/>
        </w:r>
        <w:r>
          <w:rPr>
            <w:noProof/>
            <w:webHidden/>
          </w:rPr>
          <w:instrText xml:space="preserve"> PAGEREF _Toc236217544 \h </w:instrText>
        </w:r>
        <w:r>
          <w:rPr>
            <w:noProof/>
            <w:webHidden/>
          </w:rPr>
        </w:r>
        <w:r>
          <w:rPr>
            <w:noProof/>
            <w:webHidden/>
          </w:rPr>
          <w:fldChar w:fldCharType="separate"/>
        </w:r>
        <w:r>
          <w:rPr>
            <w:noProof/>
            <w:webHidden/>
          </w:rPr>
          <w:t>60</w:t>
        </w:r>
        <w:r>
          <w:rPr>
            <w:noProof/>
            <w:webHidden/>
          </w:rPr>
          <w:fldChar w:fldCharType="end"/>
        </w:r>
      </w:hyperlink>
    </w:p>
    <w:p w14:paraId="657A0D02" w14:textId="1393927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5" w:history="1">
        <w:r w:rsidRPr="00673DED">
          <w:rPr>
            <w:rStyle w:val="Hyperlink"/>
            <w:noProof/>
          </w:rPr>
          <w:t>17.4</w:t>
        </w:r>
        <w:r>
          <w:rPr>
            <w:rFonts w:eastAsiaTheme="minorEastAsia" w:cstheme="minorBidi"/>
            <w:b w:val="0"/>
            <w:bCs w:val="0"/>
            <w:smallCaps w:val="0"/>
            <w:noProof/>
            <w:sz w:val="24"/>
            <w:szCs w:val="24"/>
            <w:lang w:eastAsia="en-GB"/>
          </w:rPr>
          <w:tab/>
        </w:r>
        <w:r w:rsidRPr="00673DED">
          <w:rPr>
            <w:rStyle w:val="Hyperlink"/>
            <w:noProof/>
          </w:rPr>
          <w:t>Personal Qualities Interviewers Look For</w:t>
        </w:r>
        <w:r>
          <w:rPr>
            <w:noProof/>
            <w:webHidden/>
          </w:rPr>
          <w:tab/>
        </w:r>
        <w:r>
          <w:rPr>
            <w:noProof/>
            <w:webHidden/>
          </w:rPr>
          <w:fldChar w:fldCharType="begin"/>
        </w:r>
        <w:r>
          <w:rPr>
            <w:noProof/>
            <w:webHidden/>
          </w:rPr>
          <w:instrText xml:space="preserve"> PAGEREF _Toc236217545 \h </w:instrText>
        </w:r>
        <w:r>
          <w:rPr>
            <w:noProof/>
            <w:webHidden/>
          </w:rPr>
        </w:r>
        <w:r>
          <w:rPr>
            <w:noProof/>
            <w:webHidden/>
          </w:rPr>
          <w:fldChar w:fldCharType="separate"/>
        </w:r>
        <w:r>
          <w:rPr>
            <w:noProof/>
            <w:webHidden/>
          </w:rPr>
          <w:t>60</w:t>
        </w:r>
        <w:r>
          <w:rPr>
            <w:noProof/>
            <w:webHidden/>
          </w:rPr>
          <w:fldChar w:fldCharType="end"/>
        </w:r>
      </w:hyperlink>
    </w:p>
    <w:p w14:paraId="1651F2AD" w14:textId="4973CD0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6" w:history="1">
        <w:r w:rsidRPr="00673DED">
          <w:rPr>
            <w:rStyle w:val="Hyperlink"/>
            <w:noProof/>
          </w:rPr>
          <w:t>17.5</w:t>
        </w:r>
        <w:r>
          <w:rPr>
            <w:rFonts w:eastAsiaTheme="minorEastAsia" w:cstheme="minorBidi"/>
            <w:b w:val="0"/>
            <w:bCs w:val="0"/>
            <w:smallCaps w:val="0"/>
            <w:noProof/>
            <w:sz w:val="24"/>
            <w:szCs w:val="24"/>
            <w:lang w:eastAsia="en-GB"/>
          </w:rPr>
          <w:tab/>
        </w:r>
        <w:r w:rsidRPr="00673DED">
          <w:rPr>
            <w:rStyle w:val="Hyperlink"/>
            <w:noProof/>
          </w:rPr>
          <w:t>Answering Questions When We Do Not Know the Answer</w:t>
        </w:r>
        <w:r>
          <w:rPr>
            <w:noProof/>
            <w:webHidden/>
          </w:rPr>
          <w:tab/>
        </w:r>
        <w:r>
          <w:rPr>
            <w:noProof/>
            <w:webHidden/>
          </w:rPr>
          <w:fldChar w:fldCharType="begin"/>
        </w:r>
        <w:r>
          <w:rPr>
            <w:noProof/>
            <w:webHidden/>
          </w:rPr>
          <w:instrText xml:space="preserve"> PAGEREF _Toc236217546 \h </w:instrText>
        </w:r>
        <w:r>
          <w:rPr>
            <w:noProof/>
            <w:webHidden/>
          </w:rPr>
        </w:r>
        <w:r>
          <w:rPr>
            <w:noProof/>
            <w:webHidden/>
          </w:rPr>
          <w:fldChar w:fldCharType="separate"/>
        </w:r>
        <w:r>
          <w:rPr>
            <w:noProof/>
            <w:webHidden/>
          </w:rPr>
          <w:t>61</w:t>
        </w:r>
        <w:r>
          <w:rPr>
            <w:noProof/>
            <w:webHidden/>
          </w:rPr>
          <w:fldChar w:fldCharType="end"/>
        </w:r>
      </w:hyperlink>
    </w:p>
    <w:p w14:paraId="60D78E5E" w14:textId="2C2F706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7" w:history="1">
        <w:r w:rsidRPr="00673DED">
          <w:rPr>
            <w:rStyle w:val="Hyperlink"/>
            <w:noProof/>
          </w:rPr>
          <w:t>17.6</w:t>
        </w:r>
        <w:r>
          <w:rPr>
            <w:rFonts w:eastAsiaTheme="minorEastAsia" w:cstheme="minorBidi"/>
            <w:b w:val="0"/>
            <w:bCs w:val="0"/>
            <w:smallCaps w:val="0"/>
            <w:noProof/>
            <w:sz w:val="24"/>
            <w:szCs w:val="24"/>
            <w:lang w:eastAsia="en-GB"/>
          </w:rPr>
          <w:tab/>
        </w:r>
        <w:r w:rsidRPr="00673DED">
          <w:rPr>
            <w:rStyle w:val="Hyperlink"/>
            <w:noProof/>
          </w:rPr>
          <w:t>Tips for Live Coding Interviews</w:t>
        </w:r>
        <w:r>
          <w:rPr>
            <w:noProof/>
            <w:webHidden/>
          </w:rPr>
          <w:tab/>
        </w:r>
        <w:r>
          <w:rPr>
            <w:noProof/>
            <w:webHidden/>
          </w:rPr>
          <w:fldChar w:fldCharType="begin"/>
        </w:r>
        <w:r>
          <w:rPr>
            <w:noProof/>
            <w:webHidden/>
          </w:rPr>
          <w:instrText xml:space="preserve"> PAGEREF _Toc236217547 \h </w:instrText>
        </w:r>
        <w:r>
          <w:rPr>
            <w:noProof/>
            <w:webHidden/>
          </w:rPr>
        </w:r>
        <w:r>
          <w:rPr>
            <w:noProof/>
            <w:webHidden/>
          </w:rPr>
          <w:fldChar w:fldCharType="separate"/>
        </w:r>
        <w:r>
          <w:rPr>
            <w:noProof/>
            <w:webHidden/>
          </w:rPr>
          <w:t>61</w:t>
        </w:r>
        <w:r>
          <w:rPr>
            <w:noProof/>
            <w:webHidden/>
          </w:rPr>
          <w:fldChar w:fldCharType="end"/>
        </w:r>
      </w:hyperlink>
    </w:p>
    <w:p w14:paraId="487D9CD7" w14:textId="4EE5526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8" w:history="1">
        <w:r w:rsidRPr="00673DED">
          <w:rPr>
            <w:rStyle w:val="Hyperlink"/>
            <w:noProof/>
          </w:rPr>
          <w:t>17.7</w:t>
        </w:r>
        <w:r>
          <w:rPr>
            <w:rFonts w:eastAsiaTheme="minorEastAsia" w:cstheme="minorBidi"/>
            <w:b w:val="0"/>
            <w:bCs w:val="0"/>
            <w:smallCaps w:val="0"/>
            <w:noProof/>
            <w:sz w:val="24"/>
            <w:szCs w:val="24"/>
            <w:lang w:eastAsia="en-GB"/>
          </w:rPr>
          <w:tab/>
        </w:r>
        <w:r w:rsidRPr="00673DED">
          <w:rPr>
            <w:rStyle w:val="Hyperlink"/>
            <w:noProof/>
          </w:rPr>
          <w:t>Body Language and Communication</w:t>
        </w:r>
        <w:r>
          <w:rPr>
            <w:noProof/>
            <w:webHidden/>
          </w:rPr>
          <w:tab/>
        </w:r>
        <w:r>
          <w:rPr>
            <w:noProof/>
            <w:webHidden/>
          </w:rPr>
          <w:fldChar w:fldCharType="begin"/>
        </w:r>
        <w:r>
          <w:rPr>
            <w:noProof/>
            <w:webHidden/>
          </w:rPr>
          <w:instrText xml:space="preserve"> PAGEREF _Toc236217548 \h </w:instrText>
        </w:r>
        <w:r>
          <w:rPr>
            <w:noProof/>
            <w:webHidden/>
          </w:rPr>
        </w:r>
        <w:r>
          <w:rPr>
            <w:noProof/>
            <w:webHidden/>
          </w:rPr>
          <w:fldChar w:fldCharType="separate"/>
        </w:r>
        <w:r>
          <w:rPr>
            <w:noProof/>
            <w:webHidden/>
          </w:rPr>
          <w:t>61</w:t>
        </w:r>
        <w:r>
          <w:rPr>
            <w:noProof/>
            <w:webHidden/>
          </w:rPr>
          <w:fldChar w:fldCharType="end"/>
        </w:r>
      </w:hyperlink>
    </w:p>
    <w:p w14:paraId="15F6C524" w14:textId="41D715CB"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49" w:history="1">
        <w:r w:rsidRPr="00673DED">
          <w:rPr>
            <w:rStyle w:val="Hyperlink"/>
            <w:noProof/>
          </w:rPr>
          <w:t>17.8</w:t>
        </w:r>
        <w:r>
          <w:rPr>
            <w:rFonts w:eastAsiaTheme="minorEastAsia" w:cstheme="minorBidi"/>
            <w:b w:val="0"/>
            <w:bCs w:val="0"/>
            <w:smallCaps w:val="0"/>
            <w:noProof/>
            <w:sz w:val="24"/>
            <w:szCs w:val="24"/>
            <w:lang w:eastAsia="en-GB"/>
          </w:rPr>
          <w:tab/>
        </w:r>
        <w:r w:rsidRPr="00673DED">
          <w:rPr>
            <w:rStyle w:val="Hyperlink"/>
            <w:noProof/>
          </w:rPr>
          <w:t>Resume and LinkedIn Preparation</w:t>
        </w:r>
        <w:r>
          <w:rPr>
            <w:noProof/>
            <w:webHidden/>
          </w:rPr>
          <w:tab/>
        </w:r>
        <w:r>
          <w:rPr>
            <w:noProof/>
            <w:webHidden/>
          </w:rPr>
          <w:fldChar w:fldCharType="begin"/>
        </w:r>
        <w:r>
          <w:rPr>
            <w:noProof/>
            <w:webHidden/>
          </w:rPr>
          <w:instrText xml:space="preserve"> PAGEREF _Toc236217549 \h </w:instrText>
        </w:r>
        <w:r>
          <w:rPr>
            <w:noProof/>
            <w:webHidden/>
          </w:rPr>
        </w:r>
        <w:r>
          <w:rPr>
            <w:noProof/>
            <w:webHidden/>
          </w:rPr>
          <w:fldChar w:fldCharType="separate"/>
        </w:r>
        <w:r>
          <w:rPr>
            <w:noProof/>
            <w:webHidden/>
          </w:rPr>
          <w:t>62</w:t>
        </w:r>
        <w:r>
          <w:rPr>
            <w:noProof/>
            <w:webHidden/>
          </w:rPr>
          <w:fldChar w:fldCharType="end"/>
        </w:r>
      </w:hyperlink>
    </w:p>
    <w:p w14:paraId="36F5B22C" w14:textId="0D8B196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50" w:history="1">
        <w:r w:rsidRPr="00673DED">
          <w:rPr>
            <w:rStyle w:val="Hyperlink"/>
            <w:noProof/>
          </w:rPr>
          <w:t>17.9</w:t>
        </w:r>
        <w:r>
          <w:rPr>
            <w:rFonts w:eastAsiaTheme="minorEastAsia" w:cstheme="minorBidi"/>
            <w:b w:val="0"/>
            <w:bCs w:val="0"/>
            <w:smallCaps w:val="0"/>
            <w:noProof/>
            <w:sz w:val="24"/>
            <w:szCs w:val="24"/>
            <w:lang w:eastAsia="en-GB"/>
          </w:rPr>
          <w:tab/>
        </w:r>
        <w:r w:rsidRPr="00673DED">
          <w:rPr>
            <w:rStyle w:val="Hyperlink"/>
            <w:noProof/>
          </w:rPr>
          <w:t>Demonstrating Professionalism</w:t>
        </w:r>
        <w:r>
          <w:rPr>
            <w:noProof/>
            <w:webHidden/>
          </w:rPr>
          <w:tab/>
        </w:r>
        <w:r>
          <w:rPr>
            <w:noProof/>
            <w:webHidden/>
          </w:rPr>
          <w:fldChar w:fldCharType="begin"/>
        </w:r>
        <w:r>
          <w:rPr>
            <w:noProof/>
            <w:webHidden/>
          </w:rPr>
          <w:instrText xml:space="preserve"> PAGEREF _Toc236217550 \h </w:instrText>
        </w:r>
        <w:r>
          <w:rPr>
            <w:noProof/>
            <w:webHidden/>
          </w:rPr>
        </w:r>
        <w:r>
          <w:rPr>
            <w:noProof/>
            <w:webHidden/>
          </w:rPr>
          <w:fldChar w:fldCharType="separate"/>
        </w:r>
        <w:r>
          <w:rPr>
            <w:noProof/>
            <w:webHidden/>
          </w:rPr>
          <w:t>62</w:t>
        </w:r>
        <w:r>
          <w:rPr>
            <w:noProof/>
            <w:webHidden/>
          </w:rPr>
          <w:fldChar w:fldCharType="end"/>
        </w:r>
      </w:hyperlink>
    </w:p>
    <w:p w14:paraId="0AC10F64" w14:textId="0CD9CDC0"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551" w:history="1">
        <w:r w:rsidRPr="00673DED">
          <w:rPr>
            <w:rStyle w:val="Hyperlink"/>
            <w:noProof/>
          </w:rPr>
          <w:t>17.10</w:t>
        </w:r>
        <w:r>
          <w:rPr>
            <w:rFonts w:eastAsiaTheme="minorEastAsia" w:cstheme="minorBidi"/>
            <w:b w:val="0"/>
            <w:bCs w:val="0"/>
            <w:smallCaps w:val="0"/>
            <w:noProof/>
            <w:sz w:val="24"/>
            <w:szCs w:val="24"/>
            <w:lang w:eastAsia="en-GB"/>
          </w:rPr>
          <w:tab/>
        </w:r>
        <w:r w:rsidRPr="00673DED">
          <w:rPr>
            <w:rStyle w:val="Hyperlink"/>
            <w:noProof/>
          </w:rPr>
          <w:t>Final Interview Advice</w:t>
        </w:r>
        <w:r>
          <w:rPr>
            <w:noProof/>
            <w:webHidden/>
          </w:rPr>
          <w:tab/>
        </w:r>
        <w:r>
          <w:rPr>
            <w:noProof/>
            <w:webHidden/>
          </w:rPr>
          <w:fldChar w:fldCharType="begin"/>
        </w:r>
        <w:r>
          <w:rPr>
            <w:noProof/>
            <w:webHidden/>
          </w:rPr>
          <w:instrText xml:space="preserve"> PAGEREF _Toc236217551 \h </w:instrText>
        </w:r>
        <w:r>
          <w:rPr>
            <w:noProof/>
            <w:webHidden/>
          </w:rPr>
        </w:r>
        <w:r>
          <w:rPr>
            <w:noProof/>
            <w:webHidden/>
          </w:rPr>
          <w:fldChar w:fldCharType="separate"/>
        </w:r>
        <w:r>
          <w:rPr>
            <w:noProof/>
            <w:webHidden/>
          </w:rPr>
          <w:t>62</w:t>
        </w:r>
        <w:r>
          <w:rPr>
            <w:noProof/>
            <w:webHidden/>
          </w:rPr>
          <w:fldChar w:fldCharType="end"/>
        </w:r>
      </w:hyperlink>
    </w:p>
    <w:p w14:paraId="2B7814CB" w14:textId="77F0274F"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52" w:history="1">
        <w:r w:rsidRPr="00673DED">
          <w:rPr>
            <w:rStyle w:val="Hyperlink"/>
            <w:rFonts w:cstheme="majorBidi"/>
            <w:noProof/>
          </w:rPr>
          <w:t>18</w:t>
        </w:r>
        <w:r>
          <w:rPr>
            <w:rFonts w:eastAsiaTheme="minorEastAsia" w:cstheme="minorBidi"/>
            <w:b w:val="0"/>
            <w:bCs w:val="0"/>
            <w:caps w:val="0"/>
            <w:noProof/>
            <w:sz w:val="24"/>
            <w:szCs w:val="24"/>
            <w:u w:val="none"/>
            <w:lang w:eastAsia="en-GB"/>
          </w:rPr>
          <w:tab/>
        </w:r>
        <w:r w:rsidRPr="00673DED">
          <w:rPr>
            <w:rStyle w:val="Hyperlink"/>
            <w:rFonts w:cstheme="majorBidi"/>
            <w:noProof/>
          </w:rPr>
          <w:t>Unethical Interviewing</w:t>
        </w:r>
        <w:r>
          <w:rPr>
            <w:noProof/>
            <w:webHidden/>
          </w:rPr>
          <w:tab/>
        </w:r>
        <w:r>
          <w:rPr>
            <w:noProof/>
            <w:webHidden/>
          </w:rPr>
          <w:fldChar w:fldCharType="begin"/>
        </w:r>
        <w:r>
          <w:rPr>
            <w:noProof/>
            <w:webHidden/>
          </w:rPr>
          <w:instrText xml:space="preserve"> PAGEREF _Toc236217552 \h </w:instrText>
        </w:r>
        <w:r>
          <w:rPr>
            <w:noProof/>
            <w:webHidden/>
          </w:rPr>
        </w:r>
        <w:r>
          <w:rPr>
            <w:noProof/>
            <w:webHidden/>
          </w:rPr>
          <w:fldChar w:fldCharType="separate"/>
        </w:r>
        <w:r>
          <w:rPr>
            <w:noProof/>
            <w:webHidden/>
          </w:rPr>
          <w:t>63</w:t>
        </w:r>
        <w:r>
          <w:rPr>
            <w:noProof/>
            <w:webHidden/>
          </w:rPr>
          <w:fldChar w:fldCharType="end"/>
        </w:r>
      </w:hyperlink>
    </w:p>
    <w:p w14:paraId="38C282B1" w14:textId="31506F53"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53" w:history="1">
        <w:r w:rsidRPr="00673DED">
          <w:rPr>
            <w:rStyle w:val="Hyperlink"/>
            <w:noProof/>
          </w:rPr>
          <w:t>18.1</w:t>
        </w:r>
        <w:r>
          <w:rPr>
            <w:rFonts w:eastAsiaTheme="minorEastAsia" w:cstheme="minorBidi"/>
            <w:b w:val="0"/>
            <w:bCs w:val="0"/>
            <w:smallCaps w:val="0"/>
            <w:noProof/>
            <w:sz w:val="24"/>
            <w:szCs w:val="24"/>
            <w:lang w:eastAsia="en-GB"/>
          </w:rPr>
          <w:tab/>
        </w:r>
        <w:r w:rsidRPr="00673DED">
          <w:rPr>
            <w:rStyle w:val="Hyperlink"/>
            <w:noProof/>
          </w:rPr>
          <w:t>Personal Information</w:t>
        </w:r>
        <w:r>
          <w:rPr>
            <w:noProof/>
            <w:webHidden/>
          </w:rPr>
          <w:tab/>
        </w:r>
        <w:r>
          <w:rPr>
            <w:noProof/>
            <w:webHidden/>
          </w:rPr>
          <w:fldChar w:fldCharType="begin"/>
        </w:r>
        <w:r>
          <w:rPr>
            <w:noProof/>
            <w:webHidden/>
          </w:rPr>
          <w:instrText xml:space="preserve"> PAGEREF _Toc236217553 \h </w:instrText>
        </w:r>
        <w:r>
          <w:rPr>
            <w:noProof/>
            <w:webHidden/>
          </w:rPr>
        </w:r>
        <w:r>
          <w:rPr>
            <w:noProof/>
            <w:webHidden/>
          </w:rPr>
          <w:fldChar w:fldCharType="separate"/>
        </w:r>
        <w:r>
          <w:rPr>
            <w:noProof/>
            <w:webHidden/>
          </w:rPr>
          <w:t>63</w:t>
        </w:r>
        <w:r>
          <w:rPr>
            <w:noProof/>
            <w:webHidden/>
          </w:rPr>
          <w:fldChar w:fldCharType="end"/>
        </w:r>
      </w:hyperlink>
    </w:p>
    <w:p w14:paraId="191C9D11" w14:textId="1F1630AA"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54" w:history="1">
        <w:r w:rsidRPr="00673DED">
          <w:rPr>
            <w:rStyle w:val="Hyperlink"/>
            <w:noProof/>
          </w:rPr>
          <w:t>18.1.1</w:t>
        </w:r>
        <w:r>
          <w:rPr>
            <w:rFonts w:eastAsiaTheme="minorEastAsia" w:cstheme="minorBidi"/>
            <w:smallCaps w:val="0"/>
            <w:noProof/>
            <w:sz w:val="24"/>
            <w:szCs w:val="24"/>
            <w:lang w:eastAsia="en-GB"/>
          </w:rPr>
          <w:tab/>
        </w:r>
        <w:r w:rsidRPr="00673DED">
          <w:rPr>
            <w:rStyle w:val="Hyperlink"/>
            <w:noProof/>
          </w:rPr>
          <w:t>Race or Nationality</w:t>
        </w:r>
        <w:r>
          <w:rPr>
            <w:noProof/>
            <w:webHidden/>
          </w:rPr>
          <w:tab/>
        </w:r>
        <w:r>
          <w:rPr>
            <w:noProof/>
            <w:webHidden/>
          </w:rPr>
          <w:fldChar w:fldCharType="begin"/>
        </w:r>
        <w:r>
          <w:rPr>
            <w:noProof/>
            <w:webHidden/>
          </w:rPr>
          <w:instrText xml:space="preserve"> PAGEREF _Toc236217554 \h </w:instrText>
        </w:r>
        <w:r>
          <w:rPr>
            <w:noProof/>
            <w:webHidden/>
          </w:rPr>
        </w:r>
        <w:r>
          <w:rPr>
            <w:noProof/>
            <w:webHidden/>
          </w:rPr>
          <w:fldChar w:fldCharType="separate"/>
        </w:r>
        <w:r>
          <w:rPr>
            <w:noProof/>
            <w:webHidden/>
          </w:rPr>
          <w:t>63</w:t>
        </w:r>
        <w:r>
          <w:rPr>
            <w:noProof/>
            <w:webHidden/>
          </w:rPr>
          <w:fldChar w:fldCharType="end"/>
        </w:r>
      </w:hyperlink>
    </w:p>
    <w:p w14:paraId="79C243B4" w14:textId="3DE8082D"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55" w:history="1">
        <w:r w:rsidRPr="00673DED">
          <w:rPr>
            <w:rStyle w:val="Hyperlink"/>
            <w:noProof/>
          </w:rPr>
          <w:t>18.1.2</w:t>
        </w:r>
        <w:r>
          <w:rPr>
            <w:rFonts w:eastAsiaTheme="minorEastAsia" w:cstheme="minorBidi"/>
            <w:smallCaps w:val="0"/>
            <w:noProof/>
            <w:sz w:val="24"/>
            <w:szCs w:val="24"/>
            <w:lang w:eastAsia="en-GB"/>
          </w:rPr>
          <w:tab/>
        </w:r>
        <w:r w:rsidRPr="00673DED">
          <w:rPr>
            <w:rStyle w:val="Hyperlink"/>
            <w:noProof/>
          </w:rPr>
          <w:t>Gender and Sexual Preference</w:t>
        </w:r>
        <w:r>
          <w:rPr>
            <w:noProof/>
            <w:webHidden/>
          </w:rPr>
          <w:tab/>
        </w:r>
        <w:r>
          <w:rPr>
            <w:noProof/>
            <w:webHidden/>
          </w:rPr>
          <w:fldChar w:fldCharType="begin"/>
        </w:r>
        <w:r>
          <w:rPr>
            <w:noProof/>
            <w:webHidden/>
          </w:rPr>
          <w:instrText xml:space="preserve"> PAGEREF _Toc236217555 \h </w:instrText>
        </w:r>
        <w:r>
          <w:rPr>
            <w:noProof/>
            <w:webHidden/>
          </w:rPr>
        </w:r>
        <w:r>
          <w:rPr>
            <w:noProof/>
            <w:webHidden/>
          </w:rPr>
          <w:fldChar w:fldCharType="separate"/>
        </w:r>
        <w:r>
          <w:rPr>
            <w:noProof/>
            <w:webHidden/>
          </w:rPr>
          <w:t>63</w:t>
        </w:r>
        <w:r>
          <w:rPr>
            <w:noProof/>
            <w:webHidden/>
          </w:rPr>
          <w:fldChar w:fldCharType="end"/>
        </w:r>
      </w:hyperlink>
    </w:p>
    <w:p w14:paraId="2CAC48E0" w14:textId="37B3A752"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56" w:history="1">
        <w:r w:rsidRPr="00673DED">
          <w:rPr>
            <w:rStyle w:val="Hyperlink"/>
            <w:noProof/>
          </w:rPr>
          <w:t>18.1.3</w:t>
        </w:r>
        <w:r>
          <w:rPr>
            <w:rFonts w:eastAsiaTheme="minorEastAsia" w:cstheme="minorBidi"/>
            <w:smallCaps w:val="0"/>
            <w:noProof/>
            <w:sz w:val="24"/>
            <w:szCs w:val="24"/>
            <w:lang w:eastAsia="en-GB"/>
          </w:rPr>
          <w:tab/>
        </w:r>
        <w:r w:rsidRPr="00673DED">
          <w:rPr>
            <w:rStyle w:val="Hyperlink"/>
            <w:noProof/>
          </w:rPr>
          <w:t>Marital Status and Family Plans</w:t>
        </w:r>
        <w:r>
          <w:rPr>
            <w:noProof/>
            <w:webHidden/>
          </w:rPr>
          <w:tab/>
        </w:r>
        <w:r>
          <w:rPr>
            <w:noProof/>
            <w:webHidden/>
          </w:rPr>
          <w:fldChar w:fldCharType="begin"/>
        </w:r>
        <w:r>
          <w:rPr>
            <w:noProof/>
            <w:webHidden/>
          </w:rPr>
          <w:instrText xml:space="preserve"> PAGEREF _Toc236217556 \h </w:instrText>
        </w:r>
        <w:r>
          <w:rPr>
            <w:noProof/>
            <w:webHidden/>
          </w:rPr>
        </w:r>
        <w:r>
          <w:rPr>
            <w:noProof/>
            <w:webHidden/>
          </w:rPr>
          <w:fldChar w:fldCharType="separate"/>
        </w:r>
        <w:r>
          <w:rPr>
            <w:noProof/>
            <w:webHidden/>
          </w:rPr>
          <w:t>63</w:t>
        </w:r>
        <w:r>
          <w:rPr>
            <w:noProof/>
            <w:webHidden/>
          </w:rPr>
          <w:fldChar w:fldCharType="end"/>
        </w:r>
      </w:hyperlink>
    </w:p>
    <w:p w14:paraId="68749636" w14:textId="263383C4"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57" w:history="1">
        <w:r w:rsidRPr="00673DED">
          <w:rPr>
            <w:rStyle w:val="Hyperlink"/>
            <w:noProof/>
          </w:rPr>
          <w:t>18.1.4</w:t>
        </w:r>
        <w:r>
          <w:rPr>
            <w:rFonts w:eastAsiaTheme="minorEastAsia" w:cstheme="minorBidi"/>
            <w:smallCaps w:val="0"/>
            <w:noProof/>
            <w:sz w:val="24"/>
            <w:szCs w:val="24"/>
            <w:lang w:eastAsia="en-GB"/>
          </w:rPr>
          <w:tab/>
        </w:r>
        <w:r w:rsidRPr="00673DED">
          <w:rPr>
            <w:rStyle w:val="Hyperlink"/>
            <w:noProof/>
          </w:rPr>
          <w:t>Health History</w:t>
        </w:r>
        <w:r>
          <w:rPr>
            <w:noProof/>
            <w:webHidden/>
          </w:rPr>
          <w:tab/>
        </w:r>
        <w:r>
          <w:rPr>
            <w:noProof/>
            <w:webHidden/>
          </w:rPr>
          <w:fldChar w:fldCharType="begin"/>
        </w:r>
        <w:r>
          <w:rPr>
            <w:noProof/>
            <w:webHidden/>
          </w:rPr>
          <w:instrText xml:space="preserve"> PAGEREF _Toc236217557 \h </w:instrText>
        </w:r>
        <w:r>
          <w:rPr>
            <w:noProof/>
            <w:webHidden/>
          </w:rPr>
        </w:r>
        <w:r>
          <w:rPr>
            <w:noProof/>
            <w:webHidden/>
          </w:rPr>
          <w:fldChar w:fldCharType="separate"/>
        </w:r>
        <w:r>
          <w:rPr>
            <w:noProof/>
            <w:webHidden/>
          </w:rPr>
          <w:t>64</w:t>
        </w:r>
        <w:r>
          <w:rPr>
            <w:noProof/>
            <w:webHidden/>
          </w:rPr>
          <w:fldChar w:fldCharType="end"/>
        </w:r>
      </w:hyperlink>
    </w:p>
    <w:p w14:paraId="5BB3717A" w14:textId="7D32CAA3"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58" w:history="1">
        <w:r w:rsidRPr="00673DED">
          <w:rPr>
            <w:rStyle w:val="Hyperlink"/>
            <w:noProof/>
          </w:rPr>
          <w:t>18.1.5</w:t>
        </w:r>
        <w:r>
          <w:rPr>
            <w:rFonts w:eastAsiaTheme="minorEastAsia" w:cstheme="minorBidi"/>
            <w:smallCaps w:val="0"/>
            <w:noProof/>
            <w:sz w:val="24"/>
            <w:szCs w:val="24"/>
            <w:lang w:eastAsia="en-GB"/>
          </w:rPr>
          <w:tab/>
        </w:r>
        <w:r w:rsidRPr="00673DED">
          <w:rPr>
            <w:rStyle w:val="Hyperlink"/>
            <w:noProof/>
          </w:rPr>
          <w:t>Disability</w:t>
        </w:r>
        <w:r>
          <w:rPr>
            <w:noProof/>
            <w:webHidden/>
          </w:rPr>
          <w:tab/>
        </w:r>
        <w:r>
          <w:rPr>
            <w:noProof/>
            <w:webHidden/>
          </w:rPr>
          <w:fldChar w:fldCharType="begin"/>
        </w:r>
        <w:r>
          <w:rPr>
            <w:noProof/>
            <w:webHidden/>
          </w:rPr>
          <w:instrText xml:space="preserve"> PAGEREF _Toc236217558 \h </w:instrText>
        </w:r>
        <w:r>
          <w:rPr>
            <w:noProof/>
            <w:webHidden/>
          </w:rPr>
        </w:r>
        <w:r>
          <w:rPr>
            <w:noProof/>
            <w:webHidden/>
          </w:rPr>
          <w:fldChar w:fldCharType="separate"/>
        </w:r>
        <w:r>
          <w:rPr>
            <w:noProof/>
            <w:webHidden/>
          </w:rPr>
          <w:t>64</w:t>
        </w:r>
        <w:r>
          <w:rPr>
            <w:noProof/>
            <w:webHidden/>
          </w:rPr>
          <w:fldChar w:fldCharType="end"/>
        </w:r>
      </w:hyperlink>
    </w:p>
    <w:p w14:paraId="0E1549B0" w14:textId="097B5B50"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59" w:history="1">
        <w:r w:rsidRPr="00673DED">
          <w:rPr>
            <w:rStyle w:val="Hyperlink"/>
            <w:noProof/>
          </w:rPr>
          <w:t>18.1.6</w:t>
        </w:r>
        <w:r>
          <w:rPr>
            <w:rFonts w:eastAsiaTheme="minorEastAsia" w:cstheme="minorBidi"/>
            <w:smallCaps w:val="0"/>
            <w:noProof/>
            <w:sz w:val="24"/>
            <w:szCs w:val="24"/>
            <w:lang w:eastAsia="en-GB"/>
          </w:rPr>
          <w:tab/>
        </w:r>
        <w:r w:rsidRPr="00673DED">
          <w:rPr>
            <w:rStyle w:val="Hyperlink"/>
            <w:noProof/>
          </w:rPr>
          <w:t>Age</w:t>
        </w:r>
        <w:r>
          <w:rPr>
            <w:noProof/>
            <w:webHidden/>
          </w:rPr>
          <w:tab/>
        </w:r>
        <w:r>
          <w:rPr>
            <w:noProof/>
            <w:webHidden/>
          </w:rPr>
          <w:fldChar w:fldCharType="begin"/>
        </w:r>
        <w:r>
          <w:rPr>
            <w:noProof/>
            <w:webHidden/>
          </w:rPr>
          <w:instrText xml:space="preserve"> PAGEREF _Toc236217559 \h </w:instrText>
        </w:r>
        <w:r>
          <w:rPr>
            <w:noProof/>
            <w:webHidden/>
          </w:rPr>
        </w:r>
        <w:r>
          <w:rPr>
            <w:noProof/>
            <w:webHidden/>
          </w:rPr>
          <w:fldChar w:fldCharType="separate"/>
        </w:r>
        <w:r>
          <w:rPr>
            <w:noProof/>
            <w:webHidden/>
          </w:rPr>
          <w:t>64</w:t>
        </w:r>
        <w:r>
          <w:rPr>
            <w:noProof/>
            <w:webHidden/>
          </w:rPr>
          <w:fldChar w:fldCharType="end"/>
        </w:r>
      </w:hyperlink>
    </w:p>
    <w:p w14:paraId="61B89BC9" w14:textId="055A0D49"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0" w:history="1">
        <w:r w:rsidRPr="00673DED">
          <w:rPr>
            <w:rStyle w:val="Hyperlink"/>
            <w:noProof/>
          </w:rPr>
          <w:t>18.1.7</w:t>
        </w:r>
        <w:r>
          <w:rPr>
            <w:rFonts w:eastAsiaTheme="minorEastAsia" w:cstheme="minorBidi"/>
            <w:smallCaps w:val="0"/>
            <w:noProof/>
            <w:sz w:val="24"/>
            <w:szCs w:val="24"/>
            <w:lang w:eastAsia="en-GB"/>
          </w:rPr>
          <w:tab/>
        </w:r>
        <w:r w:rsidRPr="00673DED">
          <w:rPr>
            <w:rStyle w:val="Hyperlink"/>
            <w:noProof/>
          </w:rPr>
          <w:t>Legal or Arrest Record</w:t>
        </w:r>
        <w:r>
          <w:rPr>
            <w:noProof/>
            <w:webHidden/>
          </w:rPr>
          <w:tab/>
        </w:r>
        <w:r>
          <w:rPr>
            <w:noProof/>
            <w:webHidden/>
          </w:rPr>
          <w:fldChar w:fldCharType="begin"/>
        </w:r>
        <w:r>
          <w:rPr>
            <w:noProof/>
            <w:webHidden/>
          </w:rPr>
          <w:instrText xml:space="preserve"> PAGEREF _Toc236217560 \h </w:instrText>
        </w:r>
        <w:r>
          <w:rPr>
            <w:noProof/>
            <w:webHidden/>
          </w:rPr>
        </w:r>
        <w:r>
          <w:rPr>
            <w:noProof/>
            <w:webHidden/>
          </w:rPr>
          <w:fldChar w:fldCharType="separate"/>
        </w:r>
        <w:r>
          <w:rPr>
            <w:noProof/>
            <w:webHidden/>
          </w:rPr>
          <w:t>64</w:t>
        </w:r>
        <w:r>
          <w:rPr>
            <w:noProof/>
            <w:webHidden/>
          </w:rPr>
          <w:fldChar w:fldCharType="end"/>
        </w:r>
      </w:hyperlink>
    </w:p>
    <w:p w14:paraId="023D465D" w14:textId="557F68DF"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1" w:history="1">
        <w:r w:rsidRPr="00673DED">
          <w:rPr>
            <w:rStyle w:val="Hyperlink"/>
            <w:noProof/>
          </w:rPr>
          <w:t>18.1.8</w:t>
        </w:r>
        <w:r>
          <w:rPr>
            <w:rFonts w:eastAsiaTheme="minorEastAsia" w:cstheme="minorBidi"/>
            <w:smallCaps w:val="0"/>
            <w:noProof/>
            <w:sz w:val="24"/>
            <w:szCs w:val="24"/>
            <w:lang w:eastAsia="en-GB"/>
          </w:rPr>
          <w:tab/>
        </w:r>
        <w:r w:rsidRPr="00673DED">
          <w:rPr>
            <w:rStyle w:val="Hyperlink"/>
            <w:noProof/>
          </w:rPr>
          <w:t>Financial History</w:t>
        </w:r>
        <w:r>
          <w:rPr>
            <w:noProof/>
            <w:webHidden/>
          </w:rPr>
          <w:tab/>
        </w:r>
        <w:r>
          <w:rPr>
            <w:noProof/>
            <w:webHidden/>
          </w:rPr>
          <w:fldChar w:fldCharType="begin"/>
        </w:r>
        <w:r>
          <w:rPr>
            <w:noProof/>
            <w:webHidden/>
          </w:rPr>
          <w:instrText xml:space="preserve"> PAGEREF _Toc236217561 \h </w:instrText>
        </w:r>
        <w:r>
          <w:rPr>
            <w:noProof/>
            <w:webHidden/>
          </w:rPr>
        </w:r>
        <w:r>
          <w:rPr>
            <w:noProof/>
            <w:webHidden/>
          </w:rPr>
          <w:fldChar w:fldCharType="separate"/>
        </w:r>
        <w:r>
          <w:rPr>
            <w:noProof/>
            <w:webHidden/>
          </w:rPr>
          <w:t>64</w:t>
        </w:r>
        <w:r>
          <w:rPr>
            <w:noProof/>
            <w:webHidden/>
          </w:rPr>
          <w:fldChar w:fldCharType="end"/>
        </w:r>
      </w:hyperlink>
    </w:p>
    <w:p w14:paraId="03C1172F" w14:textId="22497458"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62" w:history="1">
        <w:r w:rsidRPr="00673DED">
          <w:rPr>
            <w:rStyle w:val="Hyperlink"/>
            <w:noProof/>
          </w:rPr>
          <w:t>18.2</w:t>
        </w:r>
        <w:r>
          <w:rPr>
            <w:rFonts w:eastAsiaTheme="minorEastAsia" w:cstheme="minorBidi"/>
            <w:b w:val="0"/>
            <w:bCs w:val="0"/>
            <w:smallCaps w:val="0"/>
            <w:noProof/>
            <w:sz w:val="24"/>
            <w:szCs w:val="24"/>
            <w:lang w:eastAsia="en-GB"/>
          </w:rPr>
          <w:tab/>
        </w:r>
        <w:r w:rsidRPr="00673DED">
          <w:rPr>
            <w:rStyle w:val="Hyperlink"/>
            <w:noProof/>
          </w:rPr>
          <w:t>Information About Previous Employers and Employment</w:t>
        </w:r>
        <w:r>
          <w:rPr>
            <w:noProof/>
            <w:webHidden/>
          </w:rPr>
          <w:tab/>
        </w:r>
        <w:r>
          <w:rPr>
            <w:noProof/>
            <w:webHidden/>
          </w:rPr>
          <w:fldChar w:fldCharType="begin"/>
        </w:r>
        <w:r>
          <w:rPr>
            <w:noProof/>
            <w:webHidden/>
          </w:rPr>
          <w:instrText xml:space="preserve"> PAGEREF _Toc236217562 \h </w:instrText>
        </w:r>
        <w:r>
          <w:rPr>
            <w:noProof/>
            <w:webHidden/>
          </w:rPr>
        </w:r>
        <w:r>
          <w:rPr>
            <w:noProof/>
            <w:webHidden/>
          </w:rPr>
          <w:fldChar w:fldCharType="separate"/>
        </w:r>
        <w:r>
          <w:rPr>
            <w:noProof/>
            <w:webHidden/>
          </w:rPr>
          <w:t>65</w:t>
        </w:r>
        <w:r>
          <w:rPr>
            <w:noProof/>
            <w:webHidden/>
          </w:rPr>
          <w:fldChar w:fldCharType="end"/>
        </w:r>
      </w:hyperlink>
    </w:p>
    <w:p w14:paraId="21A31ECD" w14:textId="7ED7C2F4"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3" w:history="1">
        <w:r w:rsidRPr="00673DED">
          <w:rPr>
            <w:rStyle w:val="Hyperlink"/>
            <w:noProof/>
          </w:rPr>
          <w:t>18.2.1</w:t>
        </w:r>
        <w:r>
          <w:rPr>
            <w:rFonts w:eastAsiaTheme="minorEastAsia" w:cstheme="minorBidi"/>
            <w:smallCaps w:val="0"/>
            <w:noProof/>
            <w:sz w:val="24"/>
            <w:szCs w:val="24"/>
            <w:lang w:eastAsia="en-GB"/>
          </w:rPr>
          <w:tab/>
        </w:r>
        <w:r w:rsidRPr="00673DED">
          <w:rPr>
            <w:rStyle w:val="Hyperlink"/>
            <w:noProof/>
          </w:rPr>
          <w:t>Company Information</w:t>
        </w:r>
        <w:r>
          <w:rPr>
            <w:noProof/>
            <w:webHidden/>
          </w:rPr>
          <w:tab/>
        </w:r>
        <w:r>
          <w:rPr>
            <w:noProof/>
            <w:webHidden/>
          </w:rPr>
          <w:fldChar w:fldCharType="begin"/>
        </w:r>
        <w:r>
          <w:rPr>
            <w:noProof/>
            <w:webHidden/>
          </w:rPr>
          <w:instrText xml:space="preserve"> PAGEREF _Toc236217563 \h </w:instrText>
        </w:r>
        <w:r>
          <w:rPr>
            <w:noProof/>
            <w:webHidden/>
          </w:rPr>
        </w:r>
        <w:r>
          <w:rPr>
            <w:noProof/>
            <w:webHidden/>
          </w:rPr>
          <w:fldChar w:fldCharType="separate"/>
        </w:r>
        <w:r>
          <w:rPr>
            <w:noProof/>
            <w:webHidden/>
          </w:rPr>
          <w:t>65</w:t>
        </w:r>
        <w:r>
          <w:rPr>
            <w:noProof/>
            <w:webHidden/>
          </w:rPr>
          <w:fldChar w:fldCharType="end"/>
        </w:r>
      </w:hyperlink>
    </w:p>
    <w:p w14:paraId="09E155D7" w14:textId="73DCF87E"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4" w:history="1">
        <w:r w:rsidRPr="00673DED">
          <w:rPr>
            <w:rStyle w:val="Hyperlink"/>
            <w:noProof/>
          </w:rPr>
          <w:t>18.2.2</w:t>
        </w:r>
        <w:r>
          <w:rPr>
            <w:rFonts w:eastAsiaTheme="minorEastAsia" w:cstheme="minorBidi"/>
            <w:smallCaps w:val="0"/>
            <w:noProof/>
            <w:sz w:val="24"/>
            <w:szCs w:val="24"/>
            <w:lang w:eastAsia="en-GB"/>
          </w:rPr>
          <w:tab/>
        </w:r>
        <w:r w:rsidRPr="00673DED">
          <w:rPr>
            <w:rStyle w:val="Hyperlink"/>
            <w:noProof/>
          </w:rPr>
          <w:t>Coworkers and Managers</w:t>
        </w:r>
        <w:r>
          <w:rPr>
            <w:noProof/>
            <w:webHidden/>
          </w:rPr>
          <w:tab/>
        </w:r>
        <w:r>
          <w:rPr>
            <w:noProof/>
            <w:webHidden/>
          </w:rPr>
          <w:fldChar w:fldCharType="begin"/>
        </w:r>
        <w:r>
          <w:rPr>
            <w:noProof/>
            <w:webHidden/>
          </w:rPr>
          <w:instrText xml:space="preserve"> PAGEREF _Toc236217564 \h </w:instrText>
        </w:r>
        <w:r>
          <w:rPr>
            <w:noProof/>
            <w:webHidden/>
          </w:rPr>
        </w:r>
        <w:r>
          <w:rPr>
            <w:noProof/>
            <w:webHidden/>
          </w:rPr>
          <w:fldChar w:fldCharType="separate"/>
        </w:r>
        <w:r>
          <w:rPr>
            <w:noProof/>
            <w:webHidden/>
          </w:rPr>
          <w:t>65</w:t>
        </w:r>
        <w:r>
          <w:rPr>
            <w:noProof/>
            <w:webHidden/>
          </w:rPr>
          <w:fldChar w:fldCharType="end"/>
        </w:r>
      </w:hyperlink>
    </w:p>
    <w:p w14:paraId="24A6C640" w14:textId="5492DFD7"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5" w:history="1">
        <w:r w:rsidRPr="00673DED">
          <w:rPr>
            <w:rStyle w:val="Hyperlink"/>
            <w:noProof/>
          </w:rPr>
          <w:t>18.2.3</w:t>
        </w:r>
        <w:r>
          <w:rPr>
            <w:rFonts w:eastAsiaTheme="minorEastAsia" w:cstheme="minorBidi"/>
            <w:smallCaps w:val="0"/>
            <w:noProof/>
            <w:sz w:val="24"/>
            <w:szCs w:val="24"/>
            <w:lang w:eastAsia="en-GB"/>
          </w:rPr>
          <w:tab/>
        </w:r>
        <w:r w:rsidRPr="00673DED">
          <w:rPr>
            <w:rStyle w:val="Hyperlink"/>
            <w:noProof/>
          </w:rPr>
          <w:t>Compensation</w:t>
        </w:r>
        <w:r>
          <w:rPr>
            <w:noProof/>
            <w:webHidden/>
          </w:rPr>
          <w:tab/>
        </w:r>
        <w:r>
          <w:rPr>
            <w:noProof/>
            <w:webHidden/>
          </w:rPr>
          <w:fldChar w:fldCharType="begin"/>
        </w:r>
        <w:r>
          <w:rPr>
            <w:noProof/>
            <w:webHidden/>
          </w:rPr>
          <w:instrText xml:space="preserve"> PAGEREF _Toc236217565 \h </w:instrText>
        </w:r>
        <w:r>
          <w:rPr>
            <w:noProof/>
            <w:webHidden/>
          </w:rPr>
        </w:r>
        <w:r>
          <w:rPr>
            <w:noProof/>
            <w:webHidden/>
          </w:rPr>
          <w:fldChar w:fldCharType="separate"/>
        </w:r>
        <w:r>
          <w:rPr>
            <w:noProof/>
            <w:webHidden/>
          </w:rPr>
          <w:t>65</w:t>
        </w:r>
        <w:r>
          <w:rPr>
            <w:noProof/>
            <w:webHidden/>
          </w:rPr>
          <w:fldChar w:fldCharType="end"/>
        </w:r>
      </w:hyperlink>
    </w:p>
    <w:p w14:paraId="2D105CBB" w14:textId="6312CDB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66" w:history="1">
        <w:r w:rsidRPr="00673DED">
          <w:rPr>
            <w:rStyle w:val="Hyperlink"/>
            <w:noProof/>
          </w:rPr>
          <w:t>18.3</w:t>
        </w:r>
        <w:r>
          <w:rPr>
            <w:rFonts w:eastAsiaTheme="minorEastAsia" w:cstheme="minorBidi"/>
            <w:b w:val="0"/>
            <w:bCs w:val="0"/>
            <w:smallCaps w:val="0"/>
            <w:noProof/>
            <w:sz w:val="24"/>
            <w:szCs w:val="24"/>
            <w:lang w:eastAsia="en-GB"/>
          </w:rPr>
          <w:tab/>
        </w:r>
        <w:r w:rsidRPr="00673DED">
          <w:rPr>
            <w:rStyle w:val="Hyperlink"/>
            <w:noProof/>
          </w:rPr>
          <w:t>Personal Behavior</w:t>
        </w:r>
        <w:r>
          <w:rPr>
            <w:noProof/>
            <w:webHidden/>
          </w:rPr>
          <w:tab/>
        </w:r>
        <w:r>
          <w:rPr>
            <w:noProof/>
            <w:webHidden/>
          </w:rPr>
          <w:fldChar w:fldCharType="begin"/>
        </w:r>
        <w:r>
          <w:rPr>
            <w:noProof/>
            <w:webHidden/>
          </w:rPr>
          <w:instrText xml:space="preserve"> PAGEREF _Toc236217566 \h </w:instrText>
        </w:r>
        <w:r>
          <w:rPr>
            <w:noProof/>
            <w:webHidden/>
          </w:rPr>
        </w:r>
        <w:r>
          <w:rPr>
            <w:noProof/>
            <w:webHidden/>
          </w:rPr>
          <w:fldChar w:fldCharType="separate"/>
        </w:r>
        <w:r>
          <w:rPr>
            <w:noProof/>
            <w:webHidden/>
          </w:rPr>
          <w:t>65</w:t>
        </w:r>
        <w:r>
          <w:rPr>
            <w:noProof/>
            <w:webHidden/>
          </w:rPr>
          <w:fldChar w:fldCharType="end"/>
        </w:r>
      </w:hyperlink>
    </w:p>
    <w:p w14:paraId="67C23B19" w14:textId="699786F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7" w:history="1">
        <w:r w:rsidRPr="00673DED">
          <w:rPr>
            <w:rStyle w:val="Hyperlink"/>
            <w:noProof/>
          </w:rPr>
          <w:t>18.3.1</w:t>
        </w:r>
        <w:r>
          <w:rPr>
            <w:rFonts w:eastAsiaTheme="minorEastAsia" w:cstheme="minorBidi"/>
            <w:smallCaps w:val="0"/>
            <w:noProof/>
            <w:sz w:val="24"/>
            <w:szCs w:val="24"/>
            <w:lang w:eastAsia="en-GB"/>
          </w:rPr>
          <w:tab/>
        </w:r>
        <w:r w:rsidRPr="00673DED">
          <w:rPr>
            <w:rStyle w:val="Hyperlink"/>
            <w:noProof/>
          </w:rPr>
          <w:t>Religion</w:t>
        </w:r>
        <w:r>
          <w:rPr>
            <w:noProof/>
            <w:webHidden/>
          </w:rPr>
          <w:tab/>
        </w:r>
        <w:r>
          <w:rPr>
            <w:noProof/>
            <w:webHidden/>
          </w:rPr>
          <w:fldChar w:fldCharType="begin"/>
        </w:r>
        <w:r>
          <w:rPr>
            <w:noProof/>
            <w:webHidden/>
          </w:rPr>
          <w:instrText xml:space="preserve"> PAGEREF _Toc236217567 \h </w:instrText>
        </w:r>
        <w:r>
          <w:rPr>
            <w:noProof/>
            <w:webHidden/>
          </w:rPr>
        </w:r>
        <w:r>
          <w:rPr>
            <w:noProof/>
            <w:webHidden/>
          </w:rPr>
          <w:fldChar w:fldCharType="separate"/>
        </w:r>
        <w:r>
          <w:rPr>
            <w:noProof/>
            <w:webHidden/>
          </w:rPr>
          <w:t>65</w:t>
        </w:r>
        <w:r>
          <w:rPr>
            <w:noProof/>
            <w:webHidden/>
          </w:rPr>
          <w:fldChar w:fldCharType="end"/>
        </w:r>
      </w:hyperlink>
    </w:p>
    <w:p w14:paraId="21622961" w14:textId="3B071C70"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8" w:history="1">
        <w:r w:rsidRPr="00673DED">
          <w:rPr>
            <w:rStyle w:val="Hyperlink"/>
            <w:noProof/>
          </w:rPr>
          <w:t>18.3.2</w:t>
        </w:r>
        <w:r>
          <w:rPr>
            <w:rFonts w:eastAsiaTheme="minorEastAsia" w:cstheme="minorBidi"/>
            <w:smallCaps w:val="0"/>
            <w:noProof/>
            <w:sz w:val="24"/>
            <w:szCs w:val="24"/>
            <w:lang w:eastAsia="en-GB"/>
          </w:rPr>
          <w:tab/>
        </w:r>
        <w:r w:rsidRPr="00673DED">
          <w:rPr>
            <w:rStyle w:val="Hyperlink"/>
            <w:noProof/>
          </w:rPr>
          <w:t>Testing</w:t>
        </w:r>
        <w:r>
          <w:rPr>
            <w:noProof/>
            <w:webHidden/>
          </w:rPr>
          <w:tab/>
        </w:r>
        <w:r>
          <w:rPr>
            <w:noProof/>
            <w:webHidden/>
          </w:rPr>
          <w:fldChar w:fldCharType="begin"/>
        </w:r>
        <w:r>
          <w:rPr>
            <w:noProof/>
            <w:webHidden/>
          </w:rPr>
          <w:instrText xml:space="preserve"> PAGEREF _Toc236217568 \h </w:instrText>
        </w:r>
        <w:r>
          <w:rPr>
            <w:noProof/>
            <w:webHidden/>
          </w:rPr>
        </w:r>
        <w:r>
          <w:rPr>
            <w:noProof/>
            <w:webHidden/>
          </w:rPr>
          <w:fldChar w:fldCharType="separate"/>
        </w:r>
        <w:r>
          <w:rPr>
            <w:noProof/>
            <w:webHidden/>
          </w:rPr>
          <w:t>66</w:t>
        </w:r>
        <w:r>
          <w:rPr>
            <w:noProof/>
            <w:webHidden/>
          </w:rPr>
          <w:fldChar w:fldCharType="end"/>
        </w:r>
      </w:hyperlink>
    </w:p>
    <w:p w14:paraId="4DDA30A0" w14:textId="555A77EC"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69" w:history="1">
        <w:r w:rsidRPr="00673DED">
          <w:rPr>
            <w:rStyle w:val="Hyperlink"/>
            <w:noProof/>
          </w:rPr>
          <w:t>18.3.3</w:t>
        </w:r>
        <w:r>
          <w:rPr>
            <w:rFonts w:eastAsiaTheme="minorEastAsia" w:cstheme="minorBidi"/>
            <w:smallCaps w:val="0"/>
            <w:noProof/>
            <w:sz w:val="24"/>
            <w:szCs w:val="24"/>
            <w:lang w:eastAsia="en-GB"/>
          </w:rPr>
          <w:tab/>
        </w:r>
        <w:r w:rsidRPr="00673DED">
          <w:rPr>
            <w:rStyle w:val="Hyperlink"/>
            <w:noProof/>
          </w:rPr>
          <w:t>Use of Substances</w:t>
        </w:r>
        <w:r>
          <w:rPr>
            <w:noProof/>
            <w:webHidden/>
          </w:rPr>
          <w:tab/>
        </w:r>
        <w:r>
          <w:rPr>
            <w:noProof/>
            <w:webHidden/>
          </w:rPr>
          <w:fldChar w:fldCharType="begin"/>
        </w:r>
        <w:r>
          <w:rPr>
            <w:noProof/>
            <w:webHidden/>
          </w:rPr>
          <w:instrText xml:space="preserve"> PAGEREF _Toc236217569 \h </w:instrText>
        </w:r>
        <w:r>
          <w:rPr>
            <w:noProof/>
            <w:webHidden/>
          </w:rPr>
        </w:r>
        <w:r>
          <w:rPr>
            <w:noProof/>
            <w:webHidden/>
          </w:rPr>
          <w:fldChar w:fldCharType="separate"/>
        </w:r>
        <w:r>
          <w:rPr>
            <w:noProof/>
            <w:webHidden/>
          </w:rPr>
          <w:t>66</w:t>
        </w:r>
        <w:r>
          <w:rPr>
            <w:noProof/>
            <w:webHidden/>
          </w:rPr>
          <w:fldChar w:fldCharType="end"/>
        </w:r>
      </w:hyperlink>
    </w:p>
    <w:p w14:paraId="4688416B" w14:textId="3E2E5AFC"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70" w:history="1">
        <w:r w:rsidRPr="00673DED">
          <w:rPr>
            <w:rStyle w:val="Hyperlink"/>
            <w:noProof/>
          </w:rPr>
          <w:t>18.3.4</w:t>
        </w:r>
        <w:r>
          <w:rPr>
            <w:rFonts w:eastAsiaTheme="minorEastAsia" w:cstheme="minorBidi"/>
            <w:smallCaps w:val="0"/>
            <w:noProof/>
            <w:sz w:val="24"/>
            <w:szCs w:val="24"/>
            <w:lang w:eastAsia="en-GB"/>
          </w:rPr>
          <w:tab/>
        </w:r>
        <w:r w:rsidRPr="00673DED">
          <w:rPr>
            <w:rStyle w:val="Hyperlink"/>
            <w:noProof/>
          </w:rPr>
          <w:t>Political Opinions</w:t>
        </w:r>
        <w:r>
          <w:rPr>
            <w:noProof/>
            <w:webHidden/>
          </w:rPr>
          <w:tab/>
        </w:r>
        <w:r>
          <w:rPr>
            <w:noProof/>
            <w:webHidden/>
          </w:rPr>
          <w:fldChar w:fldCharType="begin"/>
        </w:r>
        <w:r>
          <w:rPr>
            <w:noProof/>
            <w:webHidden/>
          </w:rPr>
          <w:instrText xml:space="preserve"> PAGEREF _Toc236217570 \h </w:instrText>
        </w:r>
        <w:r>
          <w:rPr>
            <w:noProof/>
            <w:webHidden/>
          </w:rPr>
        </w:r>
        <w:r>
          <w:rPr>
            <w:noProof/>
            <w:webHidden/>
          </w:rPr>
          <w:fldChar w:fldCharType="separate"/>
        </w:r>
        <w:r>
          <w:rPr>
            <w:noProof/>
            <w:webHidden/>
          </w:rPr>
          <w:t>66</w:t>
        </w:r>
        <w:r>
          <w:rPr>
            <w:noProof/>
            <w:webHidden/>
          </w:rPr>
          <w:fldChar w:fldCharType="end"/>
        </w:r>
      </w:hyperlink>
    </w:p>
    <w:p w14:paraId="744270CC" w14:textId="2ED76F55"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71" w:history="1">
        <w:r w:rsidRPr="00673DED">
          <w:rPr>
            <w:rStyle w:val="Hyperlink"/>
            <w:noProof/>
          </w:rPr>
          <w:t>18.3.5</w:t>
        </w:r>
        <w:r>
          <w:rPr>
            <w:rFonts w:eastAsiaTheme="minorEastAsia" w:cstheme="minorBidi"/>
            <w:smallCaps w:val="0"/>
            <w:noProof/>
            <w:sz w:val="24"/>
            <w:szCs w:val="24"/>
            <w:lang w:eastAsia="en-GB"/>
          </w:rPr>
          <w:tab/>
        </w:r>
        <w:r w:rsidRPr="00673DED">
          <w:rPr>
            <w:rStyle w:val="Hyperlink"/>
            <w:noProof/>
          </w:rPr>
          <w:t>Personal Appearance</w:t>
        </w:r>
        <w:r>
          <w:rPr>
            <w:noProof/>
            <w:webHidden/>
          </w:rPr>
          <w:tab/>
        </w:r>
        <w:r>
          <w:rPr>
            <w:noProof/>
            <w:webHidden/>
          </w:rPr>
          <w:fldChar w:fldCharType="begin"/>
        </w:r>
        <w:r>
          <w:rPr>
            <w:noProof/>
            <w:webHidden/>
          </w:rPr>
          <w:instrText xml:space="preserve"> PAGEREF _Toc236217571 \h </w:instrText>
        </w:r>
        <w:r>
          <w:rPr>
            <w:noProof/>
            <w:webHidden/>
          </w:rPr>
        </w:r>
        <w:r>
          <w:rPr>
            <w:noProof/>
            <w:webHidden/>
          </w:rPr>
          <w:fldChar w:fldCharType="separate"/>
        </w:r>
        <w:r>
          <w:rPr>
            <w:noProof/>
            <w:webHidden/>
          </w:rPr>
          <w:t>66</w:t>
        </w:r>
        <w:r>
          <w:rPr>
            <w:noProof/>
            <w:webHidden/>
          </w:rPr>
          <w:fldChar w:fldCharType="end"/>
        </w:r>
      </w:hyperlink>
    </w:p>
    <w:p w14:paraId="33EE3487" w14:textId="60140017"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72" w:history="1">
        <w:r w:rsidRPr="00673DED">
          <w:rPr>
            <w:rStyle w:val="Hyperlink"/>
            <w:noProof/>
          </w:rPr>
          <w:t>18.3.6</w:t>
        </w:r>
        <w:r>
          <w:rPr>
            <w:rFonts w:eastAsiaTheme="minorEastAsia" w:cstheme="minorBidi"/>
            <w:smallCaps w:val="0"/>
            <w:noProof/>
            <w:sz w:val="24"/>
            <w:szCs w:val="24"/>
            <w:lang w:eastAsia="en-GB"/>
          </w:rPr>
          <w:tab/>
        </w:r>
        <w:r w:rsidRPr="00673DED">
          <w:rPr>
            <w:rStyle w:val="Hyperlink"/>
            <w:noProof/>
          </w:rPr>
          <w:t>Culture Fit</w:t>
        </w:r>
        <w:r>
          <w:rPr>
            <w:noProof/>
            <w:webHidden/>
          </w:rPr>
          <w:tab/>
        </w:r>
        <w:r>
          <w:rPr>
            <w:noProof/>
            <w:webHidden/>
          </w:rPr>
          <w:fldChar w:fldCharType="begin"/>
        </w:r>
        <w:r>
          <w:rPr>
            <w:noProof/>
            <w:webHidden/>
          </w:rPr>
          <w:instrText xml:space="preserve"> PAGEREF _Toc236217572 \h </w:instrText>
        </w:r>
        <w:r>
          <w:rPr>
            <w:noProof/>
            <w:webHidden/>
          </w:rPr>
        </w:r>
        <w:r>
          <w:rPr>
            <w:noProof/>
            <w:webHidden/>
          </w:rPr>
          <w:fldChar w:fldCharType="separate"/>
        </w:r>
        <w:r>
          <w:rPr>
            <w:noProof/>
            <w:webHidden/>
          </w:rPr>
          <w:t>66</w:t>
        </w:r>
        <w:r>
          <w:rPr>
            <w:noProof/>
            <w:webHidden/>
          </w:rPr>
          <w:fldChar w:fldCharType="end"/>
        </w:r>
      </w:hyperlink>
    </w:p>
    <w:p w14:paraId="5461E09B" w14:textId="10D356A1"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73" w:history="1">
        <w:r w:rsidRPr="00673DED">
          <w:rPr>
            <w:rStyle w:val="Hyperlink"/>
            <w:noProof/>
          </w:rPr>
          <w:t>18.4</w:t>
        </w:r>
        <w:r>
          <w:rPr>
            <w:rFonts w:eastAsiaTheme="minorEastAsia" w:cstheme="minorBidi"/>
            <w:b w:val="0"/>
            <w:bCs w:val="0"/>
            <w:smallCaps w:val="0"/>
            <w:noProof/>
            <w:sz w:val="24"/>
            <w:szCs w:val="24"/>
            <w:lang w:eastAsia="en-GB"/>
          </w:rPr>
          <w:tab/>
        </w:r>
        <w:r w:rsidRPr="00673DED">
          <w:rPr>
            <w:rStyle w:val="Hyperlink"/>
            <w:noProof/>
          </w:rPr>
          <w:t>Conclusion</w:t>
        </w:r>
        <w:r>
          <w:rPr>
            <w:noProof/>
            <w:webHidden/>
          </w:rPr>
          <w:tab/>
        </w:r>
        <w:r>
          <w:rPr>
            <w:noProof/>
            <w:webHidden/>
          </w:rPr>
          <w:fldChar w:fldCharType="begin"/>
        </w:r>
        <w:r>
          <w:rPr>
            <w:noProof/>
            <w:webHidden/>
          </w:rPr>
          <w:instrText xml:space="preserve"> PAGEREF _Toc236217573 \h </w:instrText>
        </w:r>
        <w:r>
          <w:rPr>
            <w:noProof/>
            <w:webHidden/>
          </w:rPr>
        </w:r>
        <w:r>
          <w:rPr>
            <w:noProof/>
            <w:webHidden/>
          </w:rPr>
          <w:fldChar w:fldCharType="separate"/>
        </w:r>
        <w:r>
          <w:rPr>
            <w:noProof/>
            <w:webHidden/>
          </w:rPr>
          <w:t>67</w:t>
        </w:r>
        <w:r>
          <w:rPr>
            <w:noProof/>
            <w:webHidden/>
          </w:rPr>
          <w:fldChar w:fldCharType="end"/>
        </w:r>
      </w:hyperlink>
    </w:p>
    <w:p w14:paraId="49F271AD" w14:textId="5778E992"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74" w:history="1">
        <w:r w:rsidRPr="00673DED">
          <w:rPr>
            <w:rStyle w:val="Hyperlink"/>
            <w:rFonts w:cstheme="majorBidi"/>
            <w:noProof/>
          </w:rPr>
          <w:t>19</w:t>
        </w:r>
        <w:r>
          <w:rPr>
            <w:rFonts w:eastAsiaTheme="minorEastAsia" w:cstheme="minorBidi"/>
            <w:b w:val="0"/>
            <w:bCs w:val="0"/>
            <w:caps w:val="0"/>
            <w:noProof/>
            <w:sz w:val="24"/>
            <w:szCs w:val="24"/>
            <w:u w:val="none"/>
            <w:lang w:eastAsia="en-GB"/>
          </w:rPr>
          <w:tab/>
        </w:r>
        <w:r w:rsidRPr="00673DED">
          <w:rPr>
            <w:rStyle w:val="Hyperlink"/>
            <w:rFonts w:cstheme="majorBidi"/>
            <w:noProof/>
          </w:rPr>
          <w:t>Interview Experience and Advice from a Hiring Manager and a Successful Candidate</w:t>
        </w:r>
        <w:r>
          <w:rPr>
            <w:noProof/>
            <w:webHidden/>
          </w:rPr>
          <w:tab/>
        </w:r>
        <w:r>
          <w:rPr>
            <w:noProof/>
            <w:webHidden/>
          </w:rPr>
          <w:fldChar w:fldCharType="begin"/>
        </w:r>
        <w:r>
          <w:rPr>
            <w:noProof/>
            <w:webHidden/>
          </w:rPr>
          <w:instrText xml:space="preserve"> PAGEREF _Toc236217574 \h </w:instrText>
        </w:r>
        <w:r>
          <w:rPr>
            <w:noProof/>
            <w:webHidden/>
          </w:rPr>
        </w:r>
        <w:r>
          <w:rPr>
            <w:noProof/>
            <w:webHidden/>
          </w:rPr>
          <w:fldChar w:fldCharType="separate"/>
        </w:r>
        <w:r>
          <w:rPr>
            <w:noProof/>
            <w:webHidden/>
          </w:rPr>
          <w:t>67</w:t>
        </w:r>
        <w:r>
          <w:rPr>
            <w:noProof/>
            <w:webHidden/>
          </w:rPr>
          <w:fldChar w:fldCharType="end"/>
        </w:r>
      </w:hyperlink>
    </w:p>
    <w:p w14:paraId="74FFCBBE" w14:textId="6972B45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75" w:history="1">
        <w:r w:rsidRPr="00673DED">
          <w:rPr>
            <w:rStyle w:val="Hyperlink"/>
            <w:noProof/>
          </w:rPr>
          <w:t>19.1</w:t>
        </w:r>
        <w:r>
          <w:rPr>
            <w:rFonts w:eastAsiaTheme="minorEastAsia" w:cstheme="minorBidi"/>
            <w:b w:val="0"/>
            <w:bCs w:val="0"/>
            <w:smallCaps w:val="0"/>
            <w:noProof/>
            <w:sz w:val="24"/>
            <w:szCs w:val="24"/>
            <w:lang w:eastAsia="en-GB"/>
          </w:rPr>
          <w:tab/>
        </w:r>
        <w:r w:rsidRPr="00673DED">
          <w:rPr>
            <w:rStyle w:val="Hyperlink"/>
            <w:noProof/>
          </w:rPr>
          <w:t>Overview</w:t>
        </w:r>
        <w:r>
          <w:rPr>
            <w:noProof/>
            <w:webHidden/>
          </w:rPr>
          <w:tab/>
        </w:r>
        <w:r>
          <w:rPr>
            <w:noProof/>
            <w:webHidden/>
          </w:rPr>
          <w:fldChar w:fldCharType="begin"/>
        </w:r>
        <w:r>
          <w:rPr>
            <w:noProof/>
            <w:webHidden/>
          </w:rPr>
          <w:instrText xml:space="preserve"> PAGEREF _Toc236217575 \h </w:instrText>
        </w:r>
        <w:r>
          <w:rPr>
            <w:noProof/>
            <w:webHidden/>
          </w:rPr>
        </w:r>
        <w:r>
          <w:rPr>
            <w:noProof/>
            <w:webHidden/>
          </w:rPr>
          <w:fldChar w:fldCharType="separate"/>
        </w:r>
        <w:r>
          <w:rPr>
            <w:noProof/>
            <w:webHidden/>
          </w:rPr>
          <w:t>67</w:t>
        </w:r>
        <w:r>
          <w:rPr>
            <w:noProof/>
            <w:webHidden/>
          </w:rPr>
          <w:fldChar w:fldCharType="end"/>
        </w:r>
      </w:hyperlink>
    </w:p>
    <w:p w14:paraId="14382652" w14:textId="283528B6"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76" w:history="1">
        <w:r w:rsidRPr="00673DED">
          <w:rPr>
            <w:rStyle w:val="Hyperlink"/>
            <w:noProof/>
          </w:rPr>
          <w:t>19.2</w:t>
        </w:r>
        <w:r>
          <w:rPr>
            <w:rFonts w:eastAsiaTheme="minorEastAsia" w:cstheme="minorBidi"/>
            <w:b w:val="0"/>
            <w:bCs w:val="0"/>
            <w:smallCaps w:val="0"/>
            <w:noProof/>
            <w:sz w:val="24"/>
            <w:szCs w:val="24"/>
            <w:lang w:eastAsia="en-GB"/>
          </w:rPr>
          <w:tab/>
        </w:r>
        <w:r w:rsidRPr="00673DED">
          <w:rPr>
            <w:rStyle w:val="Hyperlink"/>
            <w:noProof/>
          </w:rPr>
          <w:t>The Hiring Process for Data Science Positions</w:t>
        </w:r>
        <w:r>
          <w:rPr>
            <w:noProof/>
            <w:webHidden/>
          </w:rPr>
          <w:tab/>
        </w:r>
        <w:r>
          <w:rPr>
            <w:noProof/>
            <w:webHidden/>
          </w:rPr>
          <w:fldChar w:fldCharType="begin"/>
        </w:r>
        <w:r>
          <w:rPr>
            <w:noProof/>
            <w:webHidden/>
          </w:rPr>
          <w:instrText xml:space="preserve"> PAGEREF _Toc236217576 \h </w:instrText>
        </w:r>
        <w:r>
          <w:rPr>
            <w:noProof/>
            <w:webHidden/>
          </w:rPr>
        </w:r>
        <w:r>
          <w:rPr>
            <w:noProof/>
            <w:webHidden/>
          </w:rPr>
          <w:fldChar w:fldCharType="separate"/>
        </w:r>
        <w:r>
          <w:rPr>
            <w:noProof/>
            <w:webHidden/>
          </w:rPr>
          <w:t>67</w:t>
        </w:r>
        <w:r>
          <w:rPr>
            <w:noProof/>
            <w:webHidden/>
          </w:rPr>
          <w:fldChar w:fldCharType="end"/>
        </w:r>
      </w:hyperlink>
    </w:p>
    <w:p w14:paraId="4922D9A7" w14:textId="131F50A6"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77" w:history="1">
        <w:r w:rsidRPr="00673DED">
          <w:rPr>
            <w:rStyle w:val="Hyperlink"/>
            <w:noProof/>
          </w:rPr>
          <w:t>19.3</w:t>
        </w:r>
        <w:r>
          <w:rPr>
            <w:rFonts w:eastAsiaTheme="minorEastAsia" w:cstheme="minorBidi"/>
            <w:b w:val="0"/>
            <w:bCs w:val="0"/>
            <w:smallCaps w:val="0"/>
            <w:noProof/>
            <w:sz w:val="24"/>
            <w:szCs w:val="24"/>
            <w:lang w:eastAsia="en-GB"/>
          </w:rPr>
          <w:tab/>
        </w:r>
        <w:r w:rsidRPr="00673DED">
          <w:rPr>
            <w:rStyle w:val="Hyperlink"/>
            <w:noProof/>
          </w:rPr>
          <w:t>Tailoring Our Resume for Every Job</w:t>
        </w:r>
        <w:r>
          <w:rPr>
            <w:noProof/>
            <w:webHidden/>
          </w:rPr>
          <w:tab/>
        </w:r>
        <w:r>
          <w:rPr>
            <w:noProof/>
            <w:webHidden/>
          </w:rPr>
          <w:fldChar w:fldCharType="begin"/>
        </w:r>
        <w:r>
          <w:rPr>
            <w:noProof/>
            <w:webHidden/>
          </w:rPr>
          <w:instrText xml:space="preserve"> PAGEREF _Toc236217577 \h </w:instrText>
        </w:r>
        <w:r>
          <w:rPr>
            <w:noProof/>
            <w:webHidden/>
          </w:rPr>
        </w:r>
        <w:r>
          <w:rPr>
            <w:noProof/>
            <w:webHidden/>
          </w:rPr>
          <w:fldChar w:fldCharType="separate"/>
        </w:r>
        <w:r>
          <w:rPr>
            <w:noProof/>
            <w:webHidden/>
          </w:rPr>
          <w:t>68</w:t>
        </w:r>
        <w:r>
          <w:rPr>
            <w:noProof/>
            <w:webHidden/>
          </w:rPr>
          <w:fldChar w:fldCharType="end"/>
        </w:r>
      </w:hyperlink>
    </w:p>
    <w:p w14:paraId="5904A88B" w14:textId="5D93BDF7"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578" w:history="1">
        <w:r w:rsidRPr="00673DED">
          <w:rPr>
            <w:rStyle w:val="Hyperlink"/>
            <w:noProof/>
          </w:rPr>
          <w:t>19.3.1</w:t>
        </w:r>
        <w:r>
          <w:rPr>
            <w:rFonts w:eastAsiaTheme="minorEastAsia" w:cstheme="minorBidi"/>
            <w:smallCaps w:val="0"/>
            <w:noProof/>
            <w:sz w:val="24"/>
            <w:szCs w:val="24"/>
            <w:lang w:eastAsia="en-GB"/>
          </w:rPr>
          <w:tab/>
        </w:r>
        <w:r w:rsidRPr="00673DED">
          <w:rPr>
            <w:rStyle w:val="Hyperlink"/>
            <w:noProof/>
          </w:rPr>
          <w:t>A Practical Resume Strategy</w:t>
        </w:r>
        <w:r>
          <w:rPr>
            <w:noProof/>
            <w:webHidden/>
          </w:rPr>
          <w:tab/>
        </w:r>
        <w:r>
          <w:rPr>
            <w:noProof/>
            <w:webHidden/>
          </w:rPr>
          <w:fldChar w:fldCharType="begin"/>
        </w:r>
        <w:r>
          <w:rPr>
            <w:noProof/>
            <w:webHidden/>
          </w:rPr>
          <w:instrText xml:space="preserve"> PAGEREF _Toc236217578 \h </w:instrText>
        </w:r>
        <w:r>
          <w:rPr>
            <w:noProof/>
            <w:webHidden/>
          </w:rPr>
        </w:r>
        <w:r>
          <w:rPr>
            <w:noProof/>
            <w:webHidden/>
          </w:rPr>
          <w:fldChar w:fldCharType="separate"/>
        </w:r>
        <w:r>
          <w:rPr>
            <w:noProof/>
            <w:webHidden/>
          </w:rPr>
          <w:t>68</w:t>
        </w:r>
        <w:r>
          <w:rPr>
            <w:noProof/>
            <w:webHidden/>
          </w:rPr>
          <w:fldChar w:fldCharType="end"/>
        </w:r>
      </w:hyperlink>
    </w:p>
    <w:p w14:paraId="22C2C446" w14:textId="72B5D3C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79" w:history="1">
        <w:r w:rsidRPr="00673DED">
          <w:rPr>
            <w:rStyle w:val="Hyperlink"/>
            <w:noProof/>
          </w:rPr>
          <w:t>19.4</w:t>
        </w:r>
        <w:r>
          <w:rPr>
            <w:rFonts w:eastAsiaTheme="minorEastAsia" w:cstheme="minorBidi"/>
            <w:b w:val="0"/>
            <w:bCs w:val="0"/>
            <w:smallCaps w:val="0"/>
            <w:noProof/>
            <w:sz w:val="24"/>
            <w:szCs w:val="24"/>
            <w:lang w:eastAsia="en-GB"/>
          </w:rPr>
          <w:tab/>
        </w:r>
        <w:r w:rsidRPr="00673DED">
          <w:rPr>
            <w:rStyle w:val="Hyperlink"/>
            <w:noProof/>
          </w:rPr>
          <w:t>Writing a Professional Cover Letter</w:t>
        </w:r>
        <w:r>
          <w:rPr>
            <w:noProof/>
            <w:webHidden/>
          </w:rPr>
          <w:tab/>
        </w:r>
        <w:r>
          <w:rPr>
            <w:noProof/>
            <w:webHidden/>
          </w:rPr>
          <w:fldChar w:fldCharType="begin"/>
        </w:r>
        <w:r>
          <w:rPr>
            <w:noProof/>
            <w:webHidden/>
          </w:rPr>
          <w:instrText xml:space="preserve"> PAGEREF _Toc236217579 \h </w:instrText>
        </w:r>
        <w:r>
          <w:rPr>
            <w:noProof/>
            <w:webHidden/>
          </w:rPr>
        </w:r>
        <w:r>
          <w:rPr>
            <w:noProof/>
            <w:webHidden/>
          </w:rPr>
          <w:fldChar w:fldCharType="separate"/>
        </w:r>
        <w:r>
          <w:rPr>
            <w:noProof/>
            <w:webHidden/>
          </w:rPr>
          <w:t>68</w:t>
        </w:r>
        <w:r>
          <w:rPr>
            <w:noProof/>
            <w:webHidden/>
          </w:rPr>
          <w:fldChar w:fldCharType="end"/>
        </w:r>
      </w:hyperlink>
    </w:p>
    <w:p w14:paraId="24F07ADD" w14:textId="0B0E40C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80" w:history="1">
        <w:r w:rsidRPr="00673DED">
          <w:rPr>
            <w:rStyle w:val="Hyperlink"/>
            <w:noProof/>
          </w:rPr>
          <w:t>19.5</w:t>
        </w:r>
        <w:r>
          <w:rPr>
            <w:rFonts w:eastAsiaTheme="minorEastAsia" w:cstheme="minorBidi"/>
            <w:b w:val="0"/>
            <w:bCs w:val="0"/>
            <w:smallCaps w:val="0"/>
            <w:noProof/>
            <w:sz w:val="24"/>
            <w:szCs w:val="24"/>
            <w:lang w:eastAsia="en-GB"/>
          </w:rPr>
          <w:tab/>
        </w:r>
        <w:r w:rsidRPr="00673DED">
          <w:rPr>
            <w:rStyle w:val="Hyperlink"/>
            <w:noProof/>
          </w:rPr>
          <w:t>Using LinkedIn to Gain an Advantage</w:t>
        </w:r>
        <w:r>
          <w:rPr>
            <w:noProof/>
            <w:webHidden/>
          </w:rPr>
          <w:tab/>
        </w:r>
        <w:r>
          <w:rPr>
            <w:noProof/>
            <w:webHidden/>
          </w:rPr>
          <w:fldChar w:fldCharType="begin"/>
        </w:r>
        <w:r>
          <w:rPr>
            <w:noProof/>
            <w:webHidden/>
          </w:rPr>
          <w:instrText xml:space="preserve"> PAGEREF _Toc236217580 \h </w:instrText>
        </w:r>
        <w:r>
          <w:rPr>
            <w:noProof/>
            <w:webHidden/>
          </w:rPr>
        </w:r>
        <w:r>
          <w:rPr>
            <w:noProof/>
            <w:webHidden/>
          </w:rPr>
          <w:fldChar w:fldCharType="separate"/>
        </w:r>
        <w:r>
          <w:rPr>
            <w:noProof/>
            <w:webHidden/>
          </w:rPr>
          <w:t>68</w:t>
        </w:r>
        <w:r>
          <w:rPr>
            <w:noProof/>
            <w:webHidden/>
          </w:rPr>
          <w:fldChar w:fldCharType="end"/>
        </w:r>
      </w:hyperlink>
    </w:p>
    <w:p w14:paraId="38A62410" w14:textId="68AF4EB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81" w:history="1">
        <w:r w:rsidRPr="00673DED">
          <w:rPr>
            <w:rStyle w:val="Hyperlink"/>
            <w:noProof/>
          </w:rPr>
          <w:t>19.6</w:t>
        </w:r>
        <w:r>
          <w:rPr>
            <w:rFonts w:eastAsiaTheme="minorEastAsia" w:cstheme="minorBidi"/>
            <w:b w:val="0"/>
            <w:bCs w:val="0"/>
            <w:smallCaps w:val="0"/>
            <w:noProof/>
            <w:sz w:val="24"/>
            <w:szCs w:val="24"/>
            <w:lang w:eastAsia="en-GB"/>
          </w:rPr>
          <w:tab/>
        </w:r>
        <w:r w:rsidRPr="00673DED">
          <w:rPr>
            <w:rStyle w:val="Hyperlink"/>
            <w:noProof/>
          </w:rPr>
          <w:t>Why Contacting Recruiters Can Help</w:t>
        </w:r>
        <w:r>
          <w:rPr>
            <w:noProof/>
            <w:webHidden/>
          </w:rPr>
          <w:tab/>
        </w:r>
        <w:r>
          <w:rPr>
            <w:noProof/>
            <w:webHidden/>
          </w:rPr>
          <w:fldChar w:fldCharType="begin"/>
        </w:r>
        <w:r>
          <w:rPr>
            <w:noProof/>
            <w:webHidden/>
          </w:rPr>
          <w:instrText xml:space="preserve"> PAGEREF _Toc236217581 \h </w:instrText>
        </w:r>
        <w:r>
          <w:rPr>
            <w:noProof/>
            <w:webHidden/>
          </w:rPr>
        </w:r>
        <w:r>
          <w:rPr>
            <w:noProof/>
            <w:webHidden/>
          </w:rPr>
          <w:fldChar w:fldCharType="separate"/>
        </w:r>
        <w:r>
          <w:rPr>
            <w:noProof/>
            <w:webHidden/>
          </w:rPr>
          <w:t>69</w:t>
        </w:r>
        <w:r>
          <w:rPr>
            <w:noProof/>
            <w:webHidden/>
          </w:rPr>
          <w:fldChar w:fldCharType="end"/>
        </w:r>
      </w:hyperlink>
    </w:p>
    <w:p w14:paraId="58C240FE" w14:textId="3289A91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82" w:history="1">
        <w:r w:rsidRPr="00673DED">
          <w:rPr>
            <w:rStyle w:val="Hyperlink"/>
            <w:noProof/>
          </w:rPr>
          <w:t>19.7</w:t>
        </w:r>
        <w:r>
          <w:rPr>
            <w:rFonts w:eastAsiaTheme="minorEastAsia" w:cstheme="minorBidi"/>
            <w:b w:val="0"/>
            <w:bCs w:val="0"/>
            <w:smallCaps w:val="0"/>
            <w:noProof/>
            <w:sz w:val="24"/>
            <w:szCs w:val="24"/>
            <w:lang w:eastAsia="en-GB"/>
          </w:rPr>
          <w:tab/>
        </w:r>
        <w:r w:rsidRPr="00673DED">
          <w:rPr>
            <w:rStyle w:val="Hyperlink"/>
            <w:noProof/>
          </w:rPr>
          <w:t>The Importance of Networking</w:t>
        </w:r>
        <w:r>
          <w:rPr>
            <w:noProof/>
            <w:webHidden/>
          </w:rPr>
          <w:tab/>
        </w:r>
        <w:r>
          <w:rPr>
            <w:noProof/>
            <w:webHidden/>
          </w:rPr>
          <w:fldChar w:fldCharType="begin"/>
        </w:r>
        <w:r>
          <w:rPr>
            <w:noProof/>
            <w:webHidden/>
          </w:rPr>
          <w:instrText xml:space="preserve"> PAGEREF _Toc236217582 \h </w:instrText>
        </w:r>
        <w:r>
          <w:rPr>
            <w:noProof/>
            <w:webHidden/>
          </w:rPr>
        </w:r>
        <w:r>
          <w:rPr>
            <w:noProof/>
            <w:webHidden/>
          </w:rPr>
          <w:fldChar w:fldCharType="separate"/>
        </w:r>
        <w:r>
          <w:rPr>
            <w:noProof/>
            <w:webHidden/>
          </w:rPr>
          <w:t>69</w:t>
        </w:r>
        <w:r>
          <w:rPr>
            <w:noProof/>
            <w:webHidden/>
          </w:rPr>
          <w:fldChar w:fldCharType="end"/>
        </w:r>
      </w:hyperlink>
    </w:p>
    <w:p w14:paraId="2F443F8B" w14:textId="18BC59A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83" w:history="1">
        <w:r w:rsidRPr="00673DED">
          <w:rPr>
            <w:rStyle w:val="Hyperlink"/>
            <w:noProof/>
          </w:rPr>
          <w:t>19.8</w:t>
        </w:r>
        <w:r>
          <w:rPr>
            <w:rFonts w:eastAsiaTheme="minorEastAsia" w:cstheme="minorBidi"/>
            <w:b w:val="0"/>
            <w:bCs w:val="0"/>
            <w:smallCaps w:val="0"/>
            <w:noProof/>
            <w:sz w:val="24"/>
            <w:szCs w:val="24"/>
            <w:lang w:eastAsia="en-GB"/>
          </w:rPr>
          <w:tab/>
        </w:r>
        <w:r w:rsidRPr="00673DED">
          <w:rPr>
            <w:rStyle w:val="Hyperlink"/>
            <w:noProof/>
          </w:rPr>
          <w:t>Learning Beyond University Education</w:t>
        </w:r>
        <w:r>
          <w:rPr>
            <w:noProof/>
            <w:webHidden/>
          </w:rPr>
          <w:tab/>
        </w:r>
        <w:r>
          <w:rPr>
            <w:noProof/>
            <w:webHidden/>
          </w:rPr>
          <w:fldChar w:fldCharType="begin"/>
        </w:r>
        <w:r>
          <w:rPr>
            <w:noProof/>
            <w:webHidden/>
          </w:rPr>
          <w:instrText xml:space="preserve"> PAGEREF _Toc236217583 \h </w:instrText>
        </w:r>
        <w:r>
          <w:rPr>
            <w:noProof/>
            <w:webHidden/>
          </w:rPr>
        </w:r>
        <w:r>
          <w:rPr>
            <w:noProof/>
            <w:webHidden/>
          </w:rPr>
          <w:fldChar w:fldCharType="separate"/>
        </w:r>
        <w:r>
          <w:rPr>
            <w:noProof/>
            <w:webHidden/>
          </w:rPr>
          <w:t>70</w:t>
        </w:r>
        <w:r>
          <w:rPr>
            <w:noProof/>
            <w:webHidden/>
          </w:rPr>
          <w:fldChar w:fldCharType="end"/>
        </w:r>
      </w:hyperlink>
    </w:p>
    <w:p w14:paraId="68468738" w14:textId="0386A5FB"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84" w:history="1">
        <w:r w:rsidRPr="00673DED">
          <w:rPr>
            <w:rStyle w:val="Hyperlink"/>
            <w:noProof/>
          </w:rPr>
          <w:t>19.9</w:t>
        </w:r>
        <w:r>
          <w:rPr>
            <w:rFonts w:eastAsiaTheme="minorEastAsia" w:cstheme="minorBidi"/>
            <w:b w:val="0"/>
            <w:bCs w:val="0"/>
            <w:smallCaps w:val="0"/>
            <w:noProof/>
            <w:sz w:val="24"/>
            <w:szCs w:val="24"/>
            <w:lang w:eastAsia="en-GB"/>
          </w:rPr>
          <w:tab/>
        </w:r>
        <w:r w:rsidRPr="00673DED">
          <w:rPr>
            <w:rStyle w:val="Hyperlink"/>
            <w:noProof/>
          </w:rPr>
          <w:t>Why LinkedIn Connections Matter</w:t>
        </w:r>
        <w:r>
          <w:rPr>
            <w:noProof/>
            <w:webHidden/>
          </w:rPr>
          <w:tab/>
        </w:r>
        <w:r>
          <w:rPr>
            <w:noProof/>
            <w:webHidden/>
          </w:rPr>
          <w:fldChar w:fldCharType="begin"/>
        </w:r>
        <w:r>
          <w:rPr>
            <w:noProof/>
            <w:webHidden/>
          </w:rPr>
          <w:instrText xml:space="preserve"> PAGEREF _Toc236217584 \h </w:instrText>
        </w:r>
        <w:r>
          <w:rPr>
            <w:noProof/>
            <w:webHidden/>
          </w:rPr>
        </w:r>
        <w:r>
          <w:rPr>
            <w:noProof/>
            <w:webHidden/>
          </w:rPr>
          <w:fldChar w:fldCharType="separate"/>
        </w:r>
        <w:r>
          <w:rPr>
            <w:noProof/>
            <w:webHidden/>
          </w:rPr>
          <w:t>70</w:t>
        </w:r>
        <w:r>
          <w:rPr>
            <w:noProof/>
            <w:webHidden/>
          </w:rPr>
          <w:fldChar w:fldCharType="end"/>
        </w:r>
      </w:hyperlink>
    </w:p>
    <w:p w14:paraId="74BE535F" w14:textId="3C571C3F"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585" w:history="1">
        <w:r w:rsidRPr="00673DED">
          <w:rPr>
            <w:rStyle w:val="Hyperlink"/>
            <w:noProof/>
          </w:rPr>
          <w:t>19.10</w:t>
        </w:r>
        <w:r>
          <w:rPr>
            <w:rFonts w:eastAsiaTheme="minorEastAsia" w:cstheme="minorBidi"/>
            <w:b w:val="0"/>
            <w:bCs w:val="0"/>
            <w:smallCaps w:val="0"/>
            <w:noProof/>
            <w:sz w:val="24"/>
            <w:szCs w:val="24"/>
            <w:lang w:eastAsia="en-GB"/>
          </w:rPr>
          <w:tab/>
        </w:r>
        <w:r w:rsidRPr="00673DED">
          <w:rPr>
            <w:rStyle w:val="Hyperlink"/>
            <w:noProof/>
          </w:rPr>
          <w:t>Job Hunting Is About More Than Technical Knowledge</w:t>
        </w:r>
        <w:r>
          <w:rPr>
            <w:noProof/>
            <w:webHidden/>
          </w:rPr>
          <w:tab/>
        </w:r>
        <w:r>
          <w:rPr>
            <w:noProof/>
            <w:webHidden/>
          </w:rPr>
          <w:fldChar w:fldCharType="begin"/>
        </w:r>
        <w:r>
          <w:rPr>
            <w:noProof/>
            <w:webHidden/>
          </w:rPr>
          <w:instrText xml:space="preserve"> PAGEREF _Toc236217585 \h </w:instrText>
        </w:r>
        <w:r>
          <w:rPr>
            <w:noProof/>
            <w:webHidden/>
          </w:rPr>
        </w:r>
        <w:r>
          <w:rPr>
            <w:noProof/>
            <w:webHidden/>
          </w:rPr>
          <w:fldChar w:fldCharType="separate"/>
        </w:r>
        <w:r>
          <w:rPr>
            <w:noProof/>
            <w:webHidden/>
          </w:rPr>
          <w:t>70</w:t>
        </w:r>
        <w:r>
          <w:rPr>
            <w:noProof/>
            <w:webHidden/>
          </w:rPr>
          <w:fldChar w:fldCharType="end"/>
        </w:r>
      </w:hyperlink>
    </w:p>
    <w:p w14:paraId="44915028" w14:textId="5631A506"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586" w:history="1">
        <w:r w:rsidRPr="00673DED">
          <w:rPr>
            <w:rStyle w:val="Hyperlink"/>
            <w:noProof/>
          </w:rPr>
          <w:t>19.11</w:t>
        </w:r>
        <w:r>
          <w:rPr>
            <w:rFonts w:eastAsiaTheme="minorEastAsia" w:cstheme="minorBidi"/>
            <w:b w:val="0"/>
            <w:bCs w:val="0"/>
            <w:smallCaps w:val="0"/>
            <w:noProof/>
            <w:sz w:val="24"/>
            <w:szCs w:val="24"/>
            <w:lang w:eastAsia="en-GB"/>
          </w:rPr>
          <w:tab/>
        </w:r>
        <w:r w:rsidRPr="00673DED">
          <w:rPr>
            <w:rStyle w:val="Hyperlink"/>
            <w:noProof/>
          </w:rPr>
          <w:t>Cindy's Job Search Experience</w:t>
        </w:r>
        <w:r>
          <w:rPr>
            <w:noProof/>
            <w:webHidden/>
          </w:rPr>
          <w:tab/>
        </w:r>
        <w:r>
          <w:rPr>
            <w:noProof/>
            <w:webHidden/>
          </w:rPr>
          <w:fldChar w:fldCharType="begin"/>
        </w:r>
        <w:r>
          <w:rPr>
            <w:noProof/>
            <w:webHidden/>
          </w:rPr>
          <w:instrText xml:space="preserve"> PAGEREF _Toc236217586 \h </w:instrText>
        </w:r>
        <w:r>
          <w:rPr>
            <w:noProof/>
            <w:webHidden/>
          </w:rPr>
        </w:r>
        <w:r>
          <w:rPr>
            <w:noProof/>
            <w:webHidden/>
          </w:rPr>
          <w:fldChar w:fldCharType="separate"/>
        </w:r>
        <w:r>
          <w:rPr>
            <w:noProof/>
            <w:webHidden/>
          </w:rPr>
          <w:t>71</w:t>
        </w:r>
        <w:r>
          <w:rPr>
            <w:noProof/>
            <w:webHidden/>
          </w:rPr>
          <w:fldChar w:fldCharType="end"/>
        </w:r>
      </w:hyperlink>
    </w:p>
    <w:p w14:paraId="15BCF70F" w14:textId="6B3D7D1F"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587" w:history="1">
        <w:r w:rsidRPr="00673DED">
          <w:rPr>
            <w:rStyle w:val="Hyperlink"/>
            <w:noProof/>
          </w:rPr>
          <w:t>19.12</w:t>
        </w:r>
        <w:r>
          <w:rPr>
            <w:rFonts w:eastAsiaTheme="minorEastAsia" w:cstheme="minorBidi"/>
            <w:b w:val="0"/>
            <w:bCs w:val="0"/>
            <w:smallCaps w:val="0"/>
            <w:noProof/>
            <w:sz w:val="24"/>
            <w:szCs w:val="24"/>
            <w:lang w:eastAsia="en-GB"/>
          </w:rPr>
          <w:tab/>
        </w:r>
        <w:r w:rsidRPr="00673DED">
          <w:rPr>
            <w:rStyle w:val="Hyperlink"/>
            <w:noProof/>
          </w:rPr>
          <w:t>Why LinkedIn Is an Excellent Platform for Job Searching</w:t>
        </w:r>
        <w:r>
          <w:rPr>
            <w:noProof/>
            <w:webHidden/>
          </w:rPr>
          <w:tab/>
        </w:r>
        <w:r>
          <w:rPr>
            <w:noProof/>
            <w:webHidden/>
          </w:rPr>
          <w:fldChar w:fldCharType="begin"/>
        </w:r>
        <w:r>
          <w:rPr>
            <w:noProof/>
            <w:webHidden/>
          </w:rPr>
          <w:instrText xml:space="preserve"> PAGEREF _Toc236217587 \h </w:instrText>
        </w:r>
        <w:r>
          <w:rPr>
            <w:noProof/>
            <w:webHidden/>
          </w:rPr>
        </w:r>
        <w:r>
          <w:rPr>
            <w:noProof/>
            <w:webHidden/>
          </w:rPr>
          <w:fldChar w:fldCharType="separate"/>
        </w:r>
        <w:r>
          <w:rPr>
            <w:noProof/>
            <w:webHidden/>
          </w:rPr>
          <w:t>71</w:t>
        </w:r>
        <w:r>
          <w:rPr>
            <w:noProof/>
            <w:webHidden/>
          </w:rPr>
          <w:fldChar w:fldCharType="end"/>
        </w:r>
      </w:hyperlink>
    </w:p>
    <w:p w14:paraId="0D5EBCD7" w14:textId="66686D16"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588" w:history="1">
        <w:r w:rsidRPr="00673DED">
          <w:rPr>
            <w:rStyle w:val="Hyperlink"/>
            <w:noProof/>
          </w:rPr>
          <w:t>19.13</w:t>
        </w:r>
        <w:r>
          <w:rPr>
            <w:rFonts w:eastAsiaTheme="minorEastAsia" w:cstheme="minorBidi"/>
            <w:b w:val="0"/>
            <w:bCs w:val="0"/>
            <w:smallCaps w:val="0"/>
            <w:noProof/>
            <w:sz w:val="24"/>
            <w:szCs w:val="24"/>
            <w:lang w:eastAsia="en-GB"/>
          </w:rPr>
          <w:tab/>
        </w:r>
        <w:r w:rsidRPr="00673DED">
          <w:rPr>
            <w:rStyle w:val="Hyperlink"/>
            <w:noProof/>
          </w:rPr>
          <w:t>Final Advice for Job Applicants</w:t>
        </w:r>
        <w:r>
          <w:rPr>
            <w:noProof/>
            <w:webHidden/>
          </w:rPr>
          <w:tab/>
        </w:r>
        <w:r>
          <w:rPr>
            <w:noProof/>
            <w:webHidden/>
          </w:rPr>
          <w:fldChar w:fldCharType="begin"/>
        </w:r>
        <w:r>
          <w:rPr>
            <w:noProof/>
            <w:webHidden/>
          </w:rPr>
          <w:instrText xml:space="preserve"> PAGEREF _Toc236217588 \h </w:instrText>
        </w:r>
        <w:r>
          <w:rPr>
            <w:noProof/>
            <w:webHidden/>
          </w:rPr>
        </w:r>
        <w:r>
          <w:rPr>
            <w:noProof/>
            <w:webHidden/>
          </w:rPr>
          <w:fldChar w:fldCharType="separate"/>
        </w:r>
        <w:r>
          <w:rPr>
            <w:noProof/>
            <w:webHidden/>
          </w:rPr>
          <w:t>71</w:t>
        </w:r>
        <w:r>
          <w:rPr>
            <w:noProof/>
            <w:webHidden/>
          </w:rPr>
          <w:fldChar w:fldCharType="end"/>
        </w:r>
      </w:hyperlink>
    </w:p>
    <w:p w14:paraId="067F350A" w14:textId="29BF5A63"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89" w:history="1">
        <w:r w:rsidRPr="00673DED">
          <w:rPr>
            <w:rStyle w:val="Hyperlink"/>
            <w:rFonts w:cstheme="majorBidi"/>
            <w:noProof/>
          </w:rPr>
          <w:t>20</w:t>
        </w:r>
        <w:r>
          <w:rPr>
            <w:rFonts w:eastAsiaTheme="minorEastAsia" w:cstheme="minorBidi"/>
            <w:b w:val="0"/>
            <w:bCs w:val="0"/>
            <w:caps w:val="0"/>
            <w:noProof/>
            <w:sz w:val="24"/>
            <w:szCs w:val="24"/>
            <w:u w:val="none"/>
            <w:lang w:eastAsia="en-GB"/>
          </w:rPr>
          <w:tab/>
        </w:r>
        <w:r w:rsidRPr="00673DED">
          <w:rPr>
            <w:rStyle w:val="Hyperlink"/>
            <w:rFonts w:cstheme="majorBidi"/>
            <w:noProof/>
          </w:rPr>
          <w:t>Preparing for a Data Science Interview</w:t>
        </w:r>
        <w:r>
          <w:rPr>
            <w:noProof/>
            <w:webHidden/>
          </w:rPr>
          <w:tab/>
        </w:r>
        <w:r>
          <w:rPr>
            <w:noProof/>
            <w:webHidden/>
          </w:rPr>
          <w:fldChar w:fldCharType="begin"/>
        </w:r>
        <w:r>
          <w:rPr>
            <w:noProof/>
            <w:webHidden/>
          </w:rPr>
          <w:instrText xml:space="preserve"> PAGEREF _Toc236217589 \h </w:instrText>
        </w:r>
        <w:r>
          <w:rPr>
            <w:noProof/>
            <w:webHidden/>
          </w:rPr>
        </w:r>
        <w:r>
          <w:rPr>
            <w:noProof/>
            <w:webHidden/>
          </w:rPr>
          <w:fldChar w:fldCharType="separate"/>
        </w:r>
        <w:r>
          <w:rPr>
            <w:noProof/>
            <w:webHidden/>
          </w:rPr>
          <w:t>72</w:t>
        </w:r>
        <w:r>
          <w:rPr>
            <w:noProof/>
            <w:webHidden/>
          </w:rPr>
          <w:fldChar w:fldCharType="end"/>
        </w:r>
      </w:hyperlink>
    </w:p>
    <w:p w14:paraId="59226532" w14:textId="41B05B5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0" w:history="1">
        <w:r w:rsidRPr="00673DED">
          <w:rPr>
            <w:rStyle w:val="Hyperlink"/>
            <w:noProof/>
          </w:rPr>
          <w:t>20.1</w:t>
        </w:r>
        <w:r>
          <w:rPr>
            <w:rFonts w:eastAsiaTheme="minorEastAsia" w:cstheme="minorBidi"/>
            <w:b w:val="0"/>
            <w:bCs w:val="0"/>
            <w:smallCaps w:val="0"/>
            <w:noProof/>
            <w:sz w:val="24"/>
            <w:szCs w:val="24"/>
            <w:lang w:eastAsia="en-GB"/>
          </w:rPr>
          <w:tab/>
        </w:r>
        <w:r w:rsidRPr="00673DED">
          <w:rPr>
            <w:rStyle w:val="Hyperlink"/>
            <w:noProof/>
          </w:rPr>
          <w:t>Interview Preparation Strategies</w:t>
        </w:r>
        <w:r>
          <w:rPr>
            <w:noProof/>
            <w:webHidden/>
          </w:rPr>
          <w:tab/>
        </w:r>
        <w:r>
          <w:rPr>
            <w:noProof/>
            <w:webHidden/>
          </w:rPr>
          <w:fldChar w:fldCharType="begin"/>
        </w:r>
        <w:r>
          <w:rPr>
            <w:noProof/>
            <w:webHidden/>
          </w:rPr>
          <w:instrText xml:space="preserve"> PAGEREF _Toc236217590 \h </w:instrText>
        </w:r>
        <w:r>
          <w:rPr>
            <w:noProof/>
            <w:webHidden/>
          </w:rPr>
        </w:r>
        <w:r>
          <w:rPr>
            <w:noProof/>
            <w:webHidden/>
          </w:rPr>
          <w:fldChar w:fldCharType="separate"/>
        </w:r>
        <w:r>
          <w:rPr>
            <w:noProof/>
            <w:webHidden/>
          </w:rPr>
          <w:t>72</w:t>
        </w:r>
        <w:r>
          <w:rPr>
            <w:noProof/>
            <w:webHidden/>
          </w:rPr>
          <w:fldChar w:fldCharType="end"/>
        </w:r>
      </w:hyperlink>
    </w:p>
    <w:p w14:paraId="17912195" w14:textId="7F638EED"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1" w:history="1">
        <w:r w:rsidRPr="00673DED">
          <w:rPr>
            <w:rStyle w:val="Hyperlink"/>
            <w:noProof/>
          </w:rPr>
          <w:t>20.2</w:t>
        </w:r>
        <w:r>
          <w:rPr>
            <w:rFonts w:eastAsiaTheme="minorEastAsia" w:cstheme="minorBidi"/>
            <w:b w:val="0"/>
            <w:bCs w:val="0"/>
            <w:smallCaps w:val="0"/>
            <w:noProof/>
            <w:sz w:val="24"/>
            <w:szCs w:val="24"/>
            <w:lang w:eastAsia="en-GB"/>
          </w:rPr>
          <w:tab/>
        </w:r>
        <w:r w:rsidRPr="00673DED">
          <w:rPr>
            <w:rStyle w:val="Hyperlink"/>
            <w:noProof/>
          </w:rPr>
          <w:t>Practicing Interview Responses</w:t>
        </w:r>
        <w:r>
          <w:rPr>
            <w:noProof/>
            <w:webHidden/>
          </w:rPr>
          <w:tab/>
        </w:r>
        <w:r>
          <w:rPr>
            <w:noProof/>
            <w:webHidden/>
          </w:rPr>
          <w:fldChar w:fldCharType="begin"/>
        </w:r>
        <w:r>
          <w:rPr>
            <w:noProof/>
            <w:webHidden/>
          </w:rPr>
          <w:instrText xml:space="preserve"> PAGEREF _Toc236217591 \h </w:instrText>
        </w:r>
        <w:r>
          <w:rPr>
            <w:noProof/>
            <w:webHidden/>
          </w:rPr>
        </w:r>
        <w:r>
          <w:rPr>
            <w:noProof/>
            <w:webHidden/>
          </w:rPr>
          <w:fldChar w:fldCharType="separate"/>
        </w:r>
        <w:r>
          <w:rPr>
            <w:noProof/>
            <w:webHidden/>
          </w:rPr>
          <w:t>72</w:t>
        </w:r>
        <w:r>
          <w:rPr>
            <w:noProof/>
            <w:webHidden/>
          </w:rPr>
          <w:fldChar w:fldCharType="end"/>
        </w:r>
      </w:hyperlink>
    </w:p>
    <w:p w14:paraId="35C2129E" w14:textId="232ED1B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2" w:history="1">
        <w:r w:rsidRPr="00673DED">
          <w:rPr>
            <w:rStyle w:val="Hyperlink"/>
            <w:noProof/>
          </w:rPr>
          <w:t>20.3</w:t>
        </w:r>
        <w:r>
          <w:rPr>
            <w:rFonts w:eastAsiaTheme="minorEastAsia" w:cstheme="minorBidi"/>
            <w:b w:val="0"/>
            <w:bCs w:val="0"/>
            <w:smallCaps w:val="0"/>
            <w:noProof/>
            <w:sz w:val="24"/>
            <w:szCs w:val="24"/>
            <w:lang w:eastAsia="en-GB"/>
          </w:rPr>
          <w:tab/>
        </w:r>
        <w:r w:rsidRPr="00673DED">
          <w:rPr>
            <w:rStyle w:val="Hyperlink"/>
            <w:noProof/>
          </w:rPr>
          <w:t>Handling Technical Questions During an Interview</w:t>
        </w:r>
        <w:r>
          <w:rPr>
            <w:noProof/>
            <w:webHidden/>
          </w:rPr>
          <w:tab/>
        </w:r>
        <w:r>
          <w:rPr>
            <w:noProof/>
            <w:webHidden/>
          </w:rPr>
          <w:fldChar w:fldCharType="begin"/>
        </w:r>
        <w:r>
          <w:rPr>
            <w:noProof/>
            <w:webHidden/>
          </w:rPr>
          <w:instrText xml:space="preserve"> PAGEREF _Toc236217592 \h </w:instrText>
        </w:r>
        <w:r>
          <w:rPr>
            <w:noProof/>
            <w:webHidden/>
          </w:rPr>
        </w:r>
        <w:r>
          <w:rPr>
            <w:noProof/>
            <w:webHidden/>
          </w:rPr>
          <w:fldChar w:fldCharType="separate"/>
        </w:r>
        <w:r>
          <w:rPr>
            <w:noProof/>
            <w:webHidden/>
          </w:rPr>
          <w:t>73</w:t>
        </w:r>
        <w:r>
          <w:rPr>
            <w:noProof/>
            <w:webHidden/>
          </w:rPr>
          <w:fldChar w:fldCharType="end"/>
        </w:r>
      </w:hyperlink>
    </w:p>
    <w:p w14:paraId="715107CB" w14:textId="23307E8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3" w:history="1">
        <w:r w:rsidRPr="00673DED">
          <w:rPr>
            <w:rStyle w:val="Hyperlink"/>
            <w:noProof/>
          </w:rPr>
          <w:t>20.4</w:t>
        </w:r>
        <w:r>
          <w:rPr>
            <w:rFonts w:eastAsiaTheme="minorEastAsia" w:cstheme="minorBidi"/>
            <w:b w:val="0"/>
            <w:bCs w:val="0"/>
            <w:smallCaps w:val="0"/>
            <w:noProof/>
            <w:sz w:val="24"/>
            <w:szCs w:val="24"/>
            <w:lang w:eastAsia="en-GB"/>
          </w:rPr>
          <w:tab/>
        </w:r>
        <w:r w:rsidRPr="00673DED">
          <w:rPr>
            <w:rStyle w:val="Hyperlink"/>
            <w:noProof/>
          </w:rPr>
          <w:t>Responding When We Do Not Know the Exact Answer</w:t>
        </w:r>
        <w:r>
          <w:rPr>
            <w:noProof/>
            <w:webHidden/>
          </w:rPr>
          <w:tab/>
        </w:r>
        <w:r>
          <w:rPr>
            <w:noProof/>
            <w:webHidden/>
          </w:rPr>
          <w:fldChar w:fldCharType="begin"/>
        </w:r>
        <w:r>
          <w:rPr>
            <w:noProof/>
            <w:webHidden/>
          </w:rPr>
          <w:instrText xml:space="preserve"> PAGEREF _Toc236217593 \h </w:instrText>
        </w:r>
        <w:r>
          <w:rPr>
            <w:noProof/>
            <w:webHidden/>
          </w:rPr>
        </w:r>
        <w:r>
          <w:rPr>
            <w:noProof/>
            <w:webHidden/>
          </w:rPr>
          <w:fldChar w:fldCharType="separate"/>
        </w:r>
        <w:r>
          <w:rPr>
            <w:noProof/>
            <w:webHidden/>
          </w:rPr>
          <w:t>73</w:t>
        </w:r>
        <w:r>
          <w:rPr>
            <w:noProof/>
            <w:webHidden/>
          </w:rPr>
          <w:fldChar w:fldCharType="end"/>
        </w:r>
      </w:hyperlink>
    </w:p>
    <w:p w14:paraId="4CA4F320" w14:textId="566AEF6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4" w:history="1">
        <w:r w:rsidRPr="00673DED">
          <w:rPr>
            <w:rStyle w:val="Hyperlink"/>
            <w:noProof/>
          </w:rPr>
          <w:t>20.5</w:t>
        </w:r>
        <w:r>
          <w:rPr>
            <w:rFonts w:eastAsiaTheme="minorEastAsia" w:cstheme="minorBidi"/>
            <w:b w:val="0"/>
            <w:bCs w:val="0"/>
            <w:smallCaps w:val="0"/>
            <w:noProof/>
            <w:sz w:val="24"/>
            <w:szCs w:val="24"/>
            <w:lang w:eastAsia="en-GB"/>
          </w:rPr>
          <w:tab/>
        </w:r>
        <w:r w:rsidRPr="00673DED">
          <w:rPr>
            <w:rStyle w:val="Hyperlink"/>
            <w:noProof/>
          </w:rPr>
          <w:t>Arriving for the Interview</w:t>
        </w:r>
        <w:r>
          <w:rPr>
            <w:noProof/>
            <w:webHidden/>
          </w:rPr>
          <w:tab/>
        </w:r>
        <w:r>
          <w:rPr>
            <w:noProof/>
            <w:webHidden/>
          </w:rPr>
          <w:fldChar w:fldCharType="begin"/>
        </w:r>
        <w:r>
          <w:rPr>
            <w:noProof/>
            <w:webHidden/>
          </w:rPr>
          <w:instrText xml:space="preserve"> PAGEREF _Toc236217594 \h </w:instrText>
        </w:r>
        <w:r>
          <w:rPr>
            <w:noProof/>
            <w:webHidden/>
          </w:rPr>
        </w:r>
        <w:r>
          <w:rPr>
            <w:noProof/>
            <w:webHidden/>
          </w:rPr>
          <w:fldChar w:fldCharType="separate"/>
        </w:r>
        <w:r>
          <w:rPr>
            <w:noProof/>
            <w:webHidden/>
          </w:rPr>
          <w:t>74</w:t>
        </w:r>
        <w:r>
          <w:rPr>
            <w:noProof/>
            <w:webHidden/>
          </w:rPr>
          <w:fldChar w:fldCharType="end"/>
        </w:r>
      </w:hyperlink>
    </w:p>
    <w:p w14:paraId="6F10008B" w14:textId="3695A32D"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5" w:history="1">
        <w:r w:rsidRPr="00673DED">
          <w:rPr>
            <w:rStyle w:val="Hyperlink"/>
            <w:noProof/>
          </w:rPr>
          <w:t>20.6</w:t>
        </w:r>
        <w:r>
          <w:rPr>
            <w:rFonts w:eastAsiaTheme="minorEastAsia" w:cstheme="minorBidi"/>
            <w:b w:val="0"/>
            <w:bCs w:val="0"/>
            <w:smallCaps w:val="0"/>
            <w:noProof/>
            <w:sz w:val="24"/>
            <w:szCs w:val="24"/>
            <w:lang w:eastAsia="en-GB"/>
          </w:rPr>
          <w:tab/>
        </w:r>
        <w:r w:rsidRPr="00673DED">
          <w:rPr>
            <w:rStyle w:val="Hyperlink"/>
            <w:noProof/>
          </w:rPr>
          <w:t>Dressing for the Interview</w:t>
        </w:r>
        <w:r>
          <w:rPr>
            <w:noProof/>
            <w:webHidden/>
          </w:rPr>
          <w:tab/>
        </w:r>
        <w:r>
          <w:rPr>
            <w:noProof/>
            <w:webHidden/>
          </w:rPr>
          <w:fldChar w:fldCharType="begin"/>
        </w:r>
        <w:r>
          <w:rPr>
            <w:noProof/>
            <w:webHidden/>
          </w:rPr>
          <w:instrText xml:space="preserve"> PAGEREF _Toc236217595 \h </w:instrText>
        </w:r>
        <w:r>
          <w:rPr>
            <w:noProof/>
            <w:webHidden/>
          </w:rPr>
        </w:r>
        <w:r>
          <w:rPr>
            <w:noProof/>
            <w:webHidden/>
          </w:rPr>
          <w:fldChar w:fldCharType="separate"/>
        </w:r>
        <w:r>
          <w:rPr>
            <w:noProof/>
            <w:webHidden/>
          </w:rPr>
          <w:t>74</w:t>
        </w:r>
        <w:r>
          <w:rPr>
            <w:noProof/>
            <w:webHidden/>
          </w:rPr>
          <w:fldChar w:fldCharType="end"/>
        </w:r>
      </w:hyperlink>
    </w:p>
    <w:p w14:paraId="53F1C03E" w14:textId="4C7F0BA2"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596" w:history="1">
        <w:r w:rsidRPr="00673DED">
          <w:rPr>
            <w:rStyle w:val="Hyperlink"/>
            <w:rFonts w:cstheme="majorBidi"/>
            <w:noProof/>
          </w:rPr>
          <w:t>21</w:t>
        </w:r>
        <w:r>
          <w:rPr>
            <w:rFonts w:eastAsiaTheme="minorEastAsia" w:cstheme="minorBidi"/>
            <w:b w:val="0"/>
            <w:bCs w:val="0"/>
            <w:caps w:val="0"/>
            <w:noProof/>
            <w:sz w:val="24"/>
            <w:szCs w:val="24"/>
            <w:u w:val="none"/>
            <w:lang w:eastAsia="en-GB"/>
          </w:rPr>
          <w:tab/>
        </w:r>
        <w:r w:rsidRPr="00673DED">
          <w:rPr>
            <w:rStyle w:val="Hyperlink"/>
            <w:rFonts w:cstheme="majorBidi"/>
            <w:noProof/>
          </w:rPr>
          <w:t>Coding Challenges in Data Science</w:t>
        </w:r>
        <w:r>
          <w:rPr>
            <w:noProof/>
            <w:webHidden/>
          </w:rPr>
          <w:tab/>
        </w:r>
        <w:r>
          <w:rPr>
            <w:noProof/>
            <w:webHidden/>
          </w:rPr>
          <w:fldChar w:fldCharType="begin"/>
        </w:r>
        <w:r>
          <w:rPr>
            <w:noProof/>
            <w:webHidden/>
          </w:rPr>
          <w:instrText xml:space="preserve"> PAGEREF _Toc236217596 \h </w:instrText>
        </w:r>
        <w:r>
          <w:rPr>
            <w:noProof/>
            <w:webHidden/>
          </w:rPr>
        </w:r>
        <w:r>
          <w:rPr>
            <w:noProof/>
            <w:webHidden/>
          </w:rPr>
          <w:fldChar w:fldCharType="separate"/>
        </w:r>
        <w:r>
          <w:rPr>
            <w:noProof/>
            <w:webHidden/>
          </w:rPr>
          <w:t>74</w:t>
        </w:r>
        <w:r>
          <w:rPr>
            <w:noProof/>
            <w:webHidden/>
          </w:rPr>
          <w:fldChar w:fldCharType="end"/>
        </w:r>
      </w:hyperlink>
    </w:p>
    <w:p w14:paraId="7C68EC27" w14:textId="0BE927F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7" w:history="1">
        <w:r w:rsidRPr="00673DED">
          <w:rPr>
            <w:rStyle w:val="Hyperlink"/>
            <w:noProof/>
          </w:rPr>
          <w:t>21.1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_Toc236217597 \h </w:instrText>
        </w:r>
        <w:r>
          <w:rPr>
            <w:noProof/>
            <w:webHidden/>
          </w:rPr>
        </w:r>
        <w:r>
          <w:rPr>
            <w:noProof/>
            <w:webHidden/>
          </w:rPr>
          <w:fldChar w:fldCharType="separate"/>
        </w:r>
        <w:r>
          <w:rPr>
            <w:noProof/>
            <w:webHidden/>
          </w:rPr>
          <w:t>74</w:t>
        </w:r>
        <w:r>
          <w:rPr>
            <w:noProof/>
            <w:webHidden/>
          </w:rPr>
          <w:fldChar w:fldCharType="end"/>
        </w:r>
      </w:hyperlink>
    </w:p>
    <w:p w14:paraId="60388801" w14:textId="734B2FDC"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8" w:history="1">
        <w:r w:rsidRPr="00673DED">
          <w:rPr>
            <w:rStyle w:val="Hyperlink"/>
            <w:noProof/>
          </w:rPr>
          <w:t>21.2</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_Toc236217598 \h </w:instrText>
        </w:r>
        <w:r>
          <w:rPr>
            <w:noProof/>
            <w:webHidden/>
          </w:rPr>
        </w:r>
        <w:r>
          <w:rPr>
            <w:noProof/>
            <w:webHidden/>
          </w:rPr>
          <w:fldChar w:fldCharType="separate"/>
        </w:r>
        <w:r>
          <w:rPr>
            <w:noProof/>
            <w:webHidden/>
          </w:rPr>
          <w:t>74</w:t>
        </w:r>
        <w:r>
          <w:rPr>
            <w:noProof/>
            <w:webHidden/>
          </w:rPr>
          <w:fldChar w:fldCharType="end"/>
        </w:r>
      </w:hyperlink>
    </w:p>
    <w:p w14:paraId="73C687AB" w14:textId="671BB343"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599" w:history="1">
        <w:r w:rsidRPr="00673DED">
          <w:rPr>
            <w:rStyle w:val="Hyperlink"/>
            <w:noProof/>
          </w:rPr>
          <w:t>21.3</w:t>
        </w:r>
        <w:r>
          <w:rPr>
            <w:rFonts w:eastAsiaTheme="minorEastAsia" w:cstheme="minorBidi"/>
            <w:b w:val="0"/>
            <w:bCs w:val="0"/>
            <w:smallCaps w:val="0"/>
            <w:noProof/>
            <w:sz w:val="24"/>
            <w:szCs w:val="24"/>
            <w:lang w:eastAsia="en-GB"/>
          </w:rPr>
          <w:tab/>
        </w:r>
        <w:r w:rsidRPr="00673DED">
          <w:rPr>
            <w:rStyle w:val="Hyperlink"/>
            <w:noProof/>
          </w:rPr>
          <w:t>Coding Challenges for Data Science Roles</w:t>
        </w:r>
        <w:r>
          <w:rPr>
            <w:noProof/>
            <w:webHidden/>
          </w:rPr>
          <w:tab/>
        </w:r>
        <w:r>
          <w:rPr>
            <w:noProof/>
            <w:webHidden/>
          </w:rPr>
          <w:fldChar w:fldCharType="begin"/>
        </w:r>
        <w:r>
          <w:rPr>
            <w:noProof/>
            <w:webHidden/>
          </w:rPr>
          <w:instrText xml:space="preserve"> PAGEREF _Toc236217599 \h </w:instrText>
        </w:r>
        <w:r>
          <w:rPr>
            <w:noProof/>
            <w:webHidden/>
          </w:rPr>
        </w:r>
        <w:r>
          <w:rPr>
            <w:noProof/>
            <w:webHidden/>
          </w:rPr>
          <w:fldChar w:fldCharType="separate"/>
        </w:r>
        <w:r>
          <w:rPr>
            <w:noProof/>
            <w:webHidden/>
          </w:rPr>
          <w:t>75</w:t>
        </w:r>
        <w:r>
          <w:rPr>
            <w:noProof/>
            <w:webHidden/>
          </w:rPr>
          <w:fldChar w:fldCharType="end"/>
        </w:r>
      </w:hyperlink>
    </w:p>
    <w:p w14:paraId="224FAE3F" w14:textId="514D8567"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00" w:history="1">
        <w:r w:rsidRPr="00673DED">
          <w:rPr>
            <w:rStyle w:val="Hyperlink"/>
            <w:noProof/>
          </w:rPr>
          <w:t>21.3.1</w:t>
        </w:r>
        <w:r>
          <w:rPr>
            <w:rFonts w:eastAsiaTheme="minorEastAsia" w:cstheme="minorBidi"/>
            <w:smallCaps w:val="0"/>
            <w:noProof/>
            <w:sz w:val="24"/>
            <w:szCs w:val="24"/>
            <w:lang w:eastAsia="en-GB"/>
          </w:rPr>
          <w:tab/>
        </w:r>
        <w:r w:rsidRPr="00673DED">
          <w:rPr>
            <w:rStyle w:val="Hyperlink"/>
            <w:noProof/>
          </w:rPr>
          <w:t>Entry-Level Positions</w:t>
        </w:r>
        <w:r>
          <w:rPr>
            <w:noProof/>
            <w:webHidden/>
          </w:rPr>
          <w:tab/>
        </w:r>
        <w:r>
          <w:rPr>
            <w:noProof/>
            <w:webHidden/>
          </w:rPr>
          <w:fldChar w:fldCharType="begin"/>
        </w:r>
        <w:r>
          <w:rPr>
            <w:noProof/>
            <w:webHidden/>
          </w:rPr>
          <w:instrText xml:space="preserve"> PAGEREF _Toc236217600 \h </w:instrText>
        </w:r>
        <w:r>
          <w:rPr>
            <w:noProof/>
            <w:webHidden/>
          </w:rPr>
        </w:r>
        <w:r>
          <w:rPr>
            <w:noProof/>
            <w:webHidden/>
          </w:rPr>
          <w:fldChar w:fldCharType="separate"/>
        </w:r>
        <w:r>
          <w:rPr>
            <w:noProof/>
            <w:webHidden/>
          </w:rPr>
          <w:t>75</w:t>
        </w:r>
        <w:r>
          <w:rPr>
            <w:noProof/>
            <w:webHidden/>
          </w:rPr>
          <w:fldChar w:fldCharType="end"/>
        </w:r>
      </w:hyperlink>
    </w:p>
    <w:p w14:paraId="65DC7BEE" w14:textId="7407FEB9"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01" w:history="1">
        <w:r w:rsidRPr="00673DED">
          <w:rPr>
            <w:rStyle w:val="Hyperlink"/>
            <w:noProof/>
          </w:rPr>
          <w:t>21.3.2</w:t>
        </w:r>
        <w:r>
          <w:rPr>
            <w:rFonts w:eastAsiaTheme="minorEastAsia" w:cstheme="minorBidi"/>
            <w:smallCaps w:val="0"/>
            <w:noProof/>
            <w:sz w:val="24"/>
            <w:szCs w:val="24"/>
            <w:lang w:eastAsia="en-GB"/>
          </w:rPr>
          <w:tab/>
        </w:r>
        <w:r w:rsidRPr="00673DED">
          <w:rPr>
            <w:rStyle w:val="Hyperlink"/>
            <w:noProof/>
          </w:rPr>
          <w:t>Higher-Level Positions</w:t>
        </w:r>
        <w:r>
          <w:rPr>
            <w:noProof/>
            <w:webHidden/>
          </w:rPr>
          <w:tab/>
        </w:r>
        <w:r>
          <w:rPr>
            <w:noProof/>
            <w:webHidden/>
          </w:rPr>
          <w:fldChar w:fldCharType="begin"/>
        </w:r>
        <w:r>
          <w:rPr>
            <w:noProof/>
            <w:webHidden/>
          </w:rPr>
          <w:instrText xml:space="preserve"> PAGEREF _Toc236217601 \h </w:instrText>
        </w:r>
        <w:r>
          <w:rPr>
            <w:noProof/>
            <w:webHidden/>
          </w:rPr>
        </w:r>
        <w:r>
          <w:rPr>
            <w:noProof/>
            <w:webHidden/>
          </w:rPr>
          <w:fldChar w:fldCharType="separate"/>
        </w:r>
        <w:r>
          <w:rPr>
            <w:noProof/>
            <w:webHidden/>
          </w:rPr>
          <w:t>75</w:t>
        </w:r>
        <w:r>
          <w:rPr>
            <w:noProof/>
            <w:webHidden/>
          </w:rPr>
          <w:fldChar w:fldCharType="end"/>
        </w:r>
      </w:hyperlink>
    </w:p>
    <w:p w14:paraId="568B3985" w14:textId="04BA6D0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02" w:history="1">
        <w:r w:rsidRPr="00673DED">
          <w:rPr>
            <w:rStyle w:val="Hyperlink"/>
            <w:noProof/>
          </w:rPr>
          <w:t>21.4</w:t>
        </w:r>
        <w:r>
          <w:rPr>
            <w:rFonts w:eastAsiaTheme="minorEastAsia" w:cstheme="minorBidi"/>
            <w:b w:val="0"/>
            <w:bCs w:val="0"/>
            <w:smallCaps w:val="0"/>
            <w:noProof/>
            <w:sz w:val="24"/>
            <w:szCs w:val="24"/>
            <w:lang w:eastAsia="en-GB"/>
          </w:rPr>
          <w:tab/>
        </w:r>
        <w:r w:rsidRPr="00673DED">
          <w:rPr>
            <w:rStyle w:val="Hyperlink"/>
            <w:noProof/>
          </w:rPr>
          <w:t>Types of Coding Challenges</w:t>
        </w:r>
        <w:r>
          <w:rPr>
            <w:noProof/>
            <w:webHidden/>
          </w:rPr>
          <w:tab/>
        </w:r>
        <w:r>
          <w:rPr>
            <w:noProof/>
            <w:webHidden/>
          </w:rPr>
          <w:fldChar w:fldCharType="begin"/>
        </w:r>
        <w:r>
          <w:rPr>
            <w:noProof/>
            <w:webHidden/>
          </w:rPr>
          <w:instrText xml:space="preserve"> PAGEREF _Toc236217602 \h </w:instrText>
        </w:r>
        <w:r>
          <w:rPr>
            <w:noProof/>
            <w:webHidden/>
          </w:rPr>
        </w:r>
        <w:r>
          <w:rPr>
            <w:noProof/>
            <w:webHidden/>
          </w:rPr>
          <w:fldChar w:fldCharType="separate"/>
        </w:r>
        <w:r>
          <w:rPr>
            <w:noProof/>
            <w:webHidden/>
          </w:rPr>
          <w:t>75</w:t>
        </w:r>
        <w:r>
          <w:rPr>
            <w:noProof/>
            <w:webHidden/>
          </w:rPr>
          <w:fldChar w:fldCharType="end"/>
        </w:r>
      </w:hyperlink>
    </w:p>
    <w:p w14:paraId="362A77E9" w14:textId="2EF5F84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03" w:history="1">
        <w:r w:rsidRPr="00673DED">
          <w:rPr>
            <w:rStyle w:val="Hyperlink"/>
            <w:noProof/>
          </w:rPr>
          <w:t>21.5</w:t>
        </w:r>
        <w:r>
          <w:rPr>
            <w:rFonts w:eastAsiaTheme="minorEastAsia" w:cstheme="minorBidi"/>
            <w:b w:val="0"/>
            <w:bCs w:val="0"/>
            <w:smallCaps w:val="0"/>
            <w:noProof/>
            <w:sz w:val="24"/>
            <w:szCs w:val="24"/>
            <w:lang w:eastAsia="en-GB"/>
          </w:rPr>
          <w:tab/>
        </w:r>
        <w:r w:rsidRPr="00673DED">
          <w:rPr>
            <w:rStyle w:val="Hyperlink"/>
            <w:noProof/>
          </w:rPr>
          <w:t>Datasets and Project Instructions</w:t>
        </w:r>
        <w:r>
          <w:rPr>
            <w:noProof/>
            <w:webHidden/>
          </w:rPr>
          <w:tab/>
        </w:r>
        <w:r>
          <w:rPr>
            <w:noProof/>
            <w:webHidden/>
          </w:rPr>
          <w:fldChar w:fldCharType="begin"/>
        </w:r>
        <w:r>
          <w:rPr>
            <w:noProof/>
            <w:webHidden/>
          </w:rPr>
          <w:instrText xml:space="preserve"> PAGEREF _Toc236217603 \h </w:instrText>
        </w:r>
        <w:r>
          <w:rPr>
            <w:noProof/>
            <w:webHidden/>
          </w:rPr>
        </w:r>
        <w:r>
          <w:rPr>
            <w:noProof/>
            <w:webHidden/>
          </w:rPr>
          <w:fldChar w:fldCharType="separate"/>
        </w:r>
        <w:r>
          <w:rPr>
            <w:noProof/>
            <w:webHidden/>
          </w:rPr>
          <w:t>76</w:t>
        </w:r>
        <w:r>
          <w:rPr>
            <w:noProof/>
            <w:webHidden/>
          </w:rPr>
          <w:fldChar w:fldCharType="end"/>
        </w:r>
      </w:hyperlink>
    </w:p>
    <w:p w14:paraId="16470242" w14:textId="13A38D33"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04" w:history="1">
        <w:r w:rsidRPr="00673DED">
          <w:rPr>
            <w:rStyle w:val="Hyperlink"/>
            <w:noProof/>
          </w:rPr>
          <w:t>21.6</w:t>
        </w:r>
        <w:r>
          <w:rPr>
            <w:rFonts w:eastAsiaTheme="minorEastAsia" w:cstheme="minorBidi"/>
            <w:b w:val="0"/>
            <w:bCs w:val="0"/>
            <w:smallCaps w:val="0"/>
            <w:noProof/>
            <w:sz w:val="24"/>
            <w:szCs w:val="24"/>
            <w:lang w:eastAsia="en-GB"/>
          </w:rPr>
          <w:tab/>
        </w:r>
        <w:r w:rsidRPr="00673DED">
          <w:rPr>
            <w:rStyle w:val="Hyperlink"/>
            <w:noProof/>
          </w:rPr>
          <w:t>Take-Home Quiz vs. Coding Challenge</w:t>
        </w:r>
        <w:r>
          <w:rPr>
            <w:noProof/>
            <w:webHidden/>
          </w:rPr>
          <w:tab/>
        </w:r>
        <w:r>
          <w:rPr>
            <w:noProof/>
            <w:webHidden/>
          </w:rPr>
          <w:fldChar w:fldCharType="begin"/>
        </w:r>
        <w:r>
          <w:rPr>
            <w:noProof/>
            <w:webHidden/>
          </w:rPr>
          <w:instrText xml:space="preserve"> PAGEREF _Toc236217604 \h </w:instrText>
        </w:r>
        <w:r>
          <w:rPr>
            <w:noProof/>
            <w:webHidden/>
          </w:rPr>
        </w:r>
        <w:r>
          <w:rPr>
            <w:noProof/>
            <w:webHidden/>
          </w:rPr>
          <w:fldChar w:fldCharType="separate"/>
        </w:r>
        <w:r>
          <w:rPr>
            <w:noProof/>
            <w:webHidden/>
          </w:rPr>
          <w:t>76</w:t>
        </w:r>
        <w:r>
          <w:rPr>
            <w:noProof/>
            <w:webHidden/>
          </w:rPr>
          <w:fldChar w:fldCharType="end"/>
        </w:r>
      </w:hyperlink>
    </w:p>
    <w:p w14:paraId="3D2E64EF" w14:textId="55345753"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05" w:history="1">
        <w:r w:rsidRPr="00673DED">
          <w:rPr>
            <w:rStyle w:val="Hyperlink"/>
            <w:noProof/>
          </w:rPr>
          <w:t>21.6.1</w:t>
        </w:r>
        <w:r>
          <w:rPr>
            <w:rFonts w:eastAsiaTheme="minorEastAsia" w:cstheme="minorBidi"/>
            <w:smallCaps w:val="0"/>
            <w:noProof/>
            <w:sz w:val="24"/>
            <w:szCs w:val="24"/>
            <w:lang w:eastAsia="en-GB"/>
          </w:rPr>
          <w:tab/>
        </w:r>
        <w:r w:rsidRPr="00673DED">
          <w:rPr>
            <w:rStyle w:val="Hyperlink"/>
            <w:noProof/>
          </w:rPr>
          <w:t>Take-Home Quiz</w:t>
        </w:r>
        <w:r>
          <w:rPr>
            <w:noProof/>
            <w:webHidden/>
          </w:rPr>
          <w:tab/>
        </w:r>
        <w:r>
          <w:rPr>
            <w:noProof/>
            <w:webHidden/>
          </w:rPr>
          <w:fldChar w:fldCharType="begin"/>
        </w:r>
        <w:r>
          <w:rPr>
            <w:noProof/>
            <w:webHidden/>
          </w:rPr>
          <w:instrText xml:space="preserve"> PAGEREF _Toc236217605 \h </w:instrText>
        </w:r>
        <w:r>
          <w:rPr>
            <w:noProof/>
            <w:webHidden/>
          </w:rPr>
        </w:r>
        <w:r>
          <w:rPr>
            <w:noProof/>
            <w:webHidden/>
          </w:rPr>
          <w:fldChar w:fldCharType="separate"/>
        </w:r>
        <w:r>
          <w:rPr>
            <w:noProof/>
            <w:webHidden/>
          </w:rPr>
          <w:t>76</w:t>
        </w:r>
        <w:r>
          <w:rPr>
            <w:noProof/>
            <w:webHidden/>
          </w:rPr>
          <w:fldChar w:fldCharType="end"/>
        </w:r>
      </w:hyperlink>
    </w:p>
    <w:p w14:paraId="37E2FF30" w14:textId="2B010E1D"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06" w:history="1">
        <w:r w:rsidRPr="00673DED">
          <w:rPr>
            <w:rStyle w:val="Hyperlink"/>
            <w:noProof/>
          </w:rPr>
          <w:t>21.6.2</w:t>
        </w:r>
        <w:r>
          <w:rPr>
            <w:rFonts w:eastAsiaTheme="minorEastAsia" w:cstheme="minorBidi"/>
            <w:smallCaps w:val="0"/>
            <w:noProof/>
            <w:sz w:val="24"/>
            <w:szCs w:val="24"/>
            <w:lang w:eastAsia="en-GB"/>
          </w:rPr>
          <w:tab/>
        </w:r>
        <w:r w:rsidRPr="00673DED">
          <w:rPr>
            <w:rStyle w:val="Hyperlink"/>
            <w:noProof/>
          </w:rPr>
          <w:t>Coding Challenge</w:t>
        </w:r>
        <w:r>
          <w:rPr>
            <w:noProof/>
            <w:webHidden/>
          </w:rPr>
          <w:tab/>
        </w:r>
        <w:r>
          <w:rPr>
            <w:noProof/>
            <w:webHidden/>
          </w:rPr>
          <w:fldChar w:fldCharType="begin"/>
        </w:r>
        <w:r>
          <w:rPr>
            <w:noProof/>
            <w:webHidden/>
          </w:rPr>
          <w:instrText xml:space="preserve"> PAGEREF _Toc236217606 \h </w:instrText>
        </w:r>
        <w:r>
          <w:rPr>
            <w:noProof/>
            <w:webHidden/>
          </w:rPr>
        </w:r>
        <w:r>
          <w:rPr>
            <w:noProof/>
            <w:webHidden/>
          </w:rPr>
          <w:fldChar w:fldCharType="separate"/>
        </w:r>
        <w:r>
          <w:rPr>
            <w:noProof/>
            <w:webHidden/>
          </w:rPr>
          <w:t>77</w:t>
        </w:r>
        <w:r>
          <w:rPr>
            <w:noProof/>
            <w:webHidden/>
          </w:rPr>
          <w:fldChar w:fldCharType="end"/>
        </w:r>
      </w:hyperlink>
    </w:p>
    <w:p w14:paraId="1A64B087" w14:textId="7A60A303"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07" w:history="1">
        <w:r w:rsidRPr="00673DED">
          <w:rPr>
            <w:rStyle w:val="Hyperlink"/>
            <w:noProof/>
          </w:rPr>
          <w:t>21.7</w:t>
        </w:r>
        <w:r>
          <w:rPr>
            <w:rFonts w:eastAsiaTheme="minorEastAsia" w:cstheme="minorBidi"/>
            <w:b w:val="0"/>
            <w:bCs w:val="0"/>
            <w:smallCaps w:val="0"/>
            <w:noProof/>
            <w:sz w:val="24"/>
            <w:szCs w:val="24"/>
            <w:lang w:eastAsia="en-GB"/>
          </w:rPr>
          <w:tab/>
        </w:r>
        <w:r w:rsidRPr="00673DED">
          <w:rPr>
            <w:rStyle w:val="Hyperlink"/>
            <w:noProof/>
          </w:rPr>
          <w:t>Confidentiality and Ownership</w:t>
        </w:r>
        <w:r>
          <w:rPr>
            <w:noProof/>
            <w:webHidden/>
          </w:rPr>
          <w:tab/>
        </w:r>
        <w:r>
          <w:rPr>
            <w:noProof/>
            <w:webHidden/>
          </w:rPr>
          <w:fldChar w:fldCharType="begin"/>
        </w:r>
        <w:r>
          <w:rPr>
            <w:noProof/>
            <w:webHidden/>
          </w:rPr>
          <w:instrText xml:space="preserve"> PAGEREF _Toc236217607 \h </w:instrText>
        </w:r>
        <w:r>
          <w:rPr>
            <w:noProof/>
            <w:webHidden/>
          </w:rPr>
        </w:r>
        <w:r>
          <w:rPr>
            <w:noProof/>
            <w:webHidden/>
          </w:rPr>
          <w:fldChar w:fldCharType="separate"/>
        </w:r>
        <w:r>
          <w:rPr>
            <w:noProof/>
            <w:webHidden/>
          </w:rPr>
          <w:t>77</w:t>
        </w:r>
        <w:r>
          <w:rPr>
            <w:noProof/>
            <w:webHidden/>
          </w:rPr>
          <w:fldChar w:fldCharType="end"/>
        </w:r>
      </w:hyperlink>
    </w:p>
    <w:p w14:paraId="23D4E796" w14:textId="7594FB6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08" w:history="1">
        <w:r w:rsidRPr="00673DED">
          <w:rPr>
            <w:rStyle w:val="Hyperlink"/>
            <w:noProof/>
          </w:rPr>
          <w:t>21.8</w:t>
        </w:r>
        <w:r>
          <w:rPr>
            <w:rFonts w:eastAsiaTheme="minorEastAsia" w:cstheme="minorBidi"/>
            <w:b w:val="0"/>
            <w:bCs w:val="0"/>
            <w:smallCaps w:val="0"/>
            <w:noProof/>
            <w:sz w:val="24"/>
            <w:szCs w:val="24"/>
            <w:lang w:eastAsia="en-GB"/>
          </w:rPr>
          <w:tab/>
        </w:r>
        <w:r w:rsidRPr="00673DED">
          <w:rPr>
            <w:rStyle w:val="Hyperlink"/>
            <w:noProof/>
          </w:rPr>
          <w:t>Sample Coding Challenge</w:t>
        </w:r>
        <w:r>
          <w:rPr>
            <w:noProof/>
            <w:webHidden/>
          </w:rPr>
          <w:tab/>
        </w:r>
        <w:r>
          <w:rPr>
            <w:noProof/>
            <w:webHidden/>
          </w:rPr>
          <w:fldChar w:fldCharType="begin"/>
        </w:r>
        <w:r>
          <w:rPr>
            <w:noProof/>
            <w:webHidden/>
          </w:rPr>
          <w:instrText xml:space="preserve"> PAGEREF _Toc236217608 \h </w:instrText>
        </w:r>
        <w:r>
          <w:rPr>
            <w:noProof/>
            <w:webHidden/>
          </w:rPr>
        </w:r>
        <w:r>
          <w:rPr>
            <w:noProof/>
            <w:webHidden/>
          </w:rPr>
          <w:fldChar w:fldCharType="separate"/>
        </w:r>
        <w:r>
          <w:rPr>
            <w:noProof/>
            <w:webHidden/>
          </w:rPr>
          <w:t>77</w:t>
        </w:r>
        <w:r>
          <w:rPr>
            <w:noProof/>
            <w:webHidden/>
          </w:rPr>
          <w:fldChar w:fldCharType="end"/>
        </w:r>
      </w:hyperlink>
    </w:p>
    <w:p w14:paraId="39C53657" w14:textId="494DCE99"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09" w:history="1">
        <w:r w:rsidRPr="00673DED">
          <w:rPr>
            <w:rStyle w:val="Hyperlink"/>
            <w:noProof/>
          </w:rPr>
          <w:t>21.8.1</w:t>
        </w:r>
        <w:r>
          <w:rPr>
            <w:rFonts w:eastAsiaTheme="minorEastAsia" w:cstheme="minorBidi"/>
            <w:smallCaps w:val="0"/>
            <w:noProof/>
            <w:sz w:val="24"/>
            <w:szCs w:val="24"/>
            <w:lang w:eastAsia="en-GB"/>
          </w:rPr>
          <w:tab/>
        </w:r>
        <w:r w:rsidRPr="00673DED">
          <w:rPr>
            <w:rStyle w:val="Hyperlink"/>
            <w:noProof/>
          </w:rPr>
          <w:t>Instructions</w:t>
        </w:r>
        <w:r>
          <w:rPr>
            <w:noProof/>
            <w:webHidden/>
          </w:rPr>
          <w:tab/>
        </w:r>
        <w:r>
          <w:rPr>
            <w:noProof/>
            <w:webHidden/>
          </w:rPr>
          <w:fldChar w:fldCharType="begin"/>
        </w:r>
        <w:r>
          <w:rPr>
            <w:noProof/>
            <w:webHidden/>
          </w:rPr>
          <w:instrText xml:space="preserve"> PAGEREF _Toc236217609 \h </w:instrText>
        </w:r>
        <w:r>
          <w:rPr>
            <w:noProof/>
            <w:webHidden/>
          </w:rPr>
        </w:r>
        <w:r>
          <w:rPr>
            <w:noProof/>
            <w:webHidden/>
          </w:rPr>
          <w:fldChar w:fldCharType="separate"/>
        </w:r>
        <w:r>
          <w:rPr>
            <w:noProof/>
            <w:webHidden/>
          </w:rPr>
          <w:t>77</w:t>
        </w:r>
        <w:r>
          <w:rPr>
            <w:noProof/>
            <w:webHidden/>
          </w:rPr>
          <w:fldChar w:fldCharType="end"/>
        </w:r>
      </w:hyperlink>
    </w:p>
    <w:p w14:paraId="5DC28111" w14:textId="787F8225"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10" w:history="1">
        <w:r w:rsidRPr="00673DED">
          <w:rPr>
            <w:rStyle w:val="Hyperlink"/>
            <w:noProof/>
          </w:rPr>
          <w:t>21.9</w:t>
        </w:r>
        <w:r>
          <w:rPr>
            <w:rFonts w:eastAsiaTheme="minorEastAsia" w:cstheme="minorBidi"/>
            <w:b w:val="0"/>
            <w:bCs w:val="0"/>
            <w:smallCaps w:val="0"/>
            <w:noProof/>
            <w:sz w:val="24"/>
            <w:szCs w:val="24"/>
            <w:lang w:eastAsia="en-GB"/>
          </w:rPr>
          <w:tab/>
        </w:r>
        <w:r w:rsidRPr="00673DED">
          <w:rPr>
            <w:rStyle w:val="Hyperlink"/>
            <w:noProof/>
          </w:rPr>
          <w:t>Required Deliverables</w:t>
        </w:r>
        <w:r>
          <w:rPr>
            <w:noProof/>
            <w:webHidden/>
          </w:rPr>
          <w:tab/>
        </w:r>
        <w:r>
          <w:rPr>
            <w:noProof/>
            <w:webHidden/>
          </w:rPr>
          <w:fldChar w:fldCharType="begin"/>
        </w:r>
        <w:r>
          <w:rPr>
            <w:noProof/>
            <w:webHidden/>
          </w:rPr>
          <w:instrText xml:space="preserve"> PAGEREF _Toc236217610 \h </w:instrText>
        </w:r>
        <w:r>
          <w:rPr>
            <w:noProof/>
            <w:webHidden/>
          </w:rPr>
        </w:r>
        <w:r>
          <w:rPr>
            <w:noProof/>
            <w:webHidden/>
          </w:rPr>
          <w:fldChar w:fldCharType="separate"/>
        </w:r>
        <w:r>
          <w:rPr>
            <w:noProof/>
            <w:webHidden/>
          </w:rPr>
          <w:t>77</w:t>
        </w:r>
        <w:r>
          <w:rPr>
            <w:noProof/>
            <w:webHidden/>
          </w:rPr>
          <w:fldChar w:fldCharType="end"/>
        </w:r>
      </w:hyperlink>
    </w:p>
    <w:p w14:paraId="09DE64BC" w14:textId="6BFA7AF3"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11" w:history="1">
        <w:r w:rsidRPr="00673DED">
          <w:rPr>
            <w:rStyle w:val="Hyperlink"/>
            <w:noProof/>
          </w:rPr>
          <w:t>21.10</w:t>
        </w:r>
        <w:r>
          <w:rPr>
            <w:rFonts w:eastAsiaTheme="minorEastAsia" w:cstheme="minorBidi"/>
            <w:b w:val="0"/>
            <w:bCs w:val="0"/>
            <w:smallCaps w:val="0"/>
            <w:noProof/>
            <w:sz w:val="24"/>
            <w:szCs w:val="24"/>
            <w:lang w:eastAsia="en-GB"/>
          </w:rPr>
          <w:tab/>
        </w:r>
        <w:r w:rsidRPr="00673DED">
          <w:rPr>
            <w:rStyle w:val="Hyperlink"/>
            <w:noProof/>
          </w:rPr>
          <w:t>Common Follow-Up Interview Questions</w:t>
        </w:r>
        <w:r>
          <w:rPr>
            <w:noProof/>
            <w:webHidden/>
          </w:rPr>
          <w:tab/>
        </w:r>
        <w:r>
          <w:rPr>
            <w:noProof/>
            <w:webHidden/>
          </w:rPr>
          <w:fldChar w:fldCharType="begin"/>
        </w:r>
        <w:r>
          <w:rPr>
            <w:noProof/>
            <w:webHidden/>
          </w:rPr>
          <w:instrText xml:space="preserve"> PAGEREF _Toc236217611 \h </w:instrText>
        </w:r>
        <w:r>
          <w:rPr>
            <w:noProof/>
            <w:webHidden/>
          </w:rPr>
        </w:r>
        <w:r>
          <w:rPr>
            <w:noProof/>
            <w:webHidden/>
          </w:rPr>
          <w:fldChar w:fldCharType="separate"/>
        </w:r>
        <w:r>
          <w:rPr>
            <w:noProof/>
            <w:webHidden/>
          </w:rPr>
          <w:t>78</w:t>
        </w:r>
        <w:r>
          <w:rPr>
            <w:noProof/>
            <w:webHidden/>
          </w:rPr>
          <w:fldChar w:fldCharType="end"/>
        </w:r>
      </w:hyperlink>
    </w:p>
    <w:p w14:paraId="33CB47EE" w14:textId="078E1A45"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12" w:history="1">
        <w:r w:rsidRPr="00673DED">
          <w:rPr>
            <w:rStyle w:val="Hyperlink"/>
            <w:noProof/>
          </w:rPr>
          <w:t>21.11</w:t>
        </w:r>
        <w:r>
          <w:rPr>
            <w:rFonts w:eastAsiaTheme="minorEastAsia" w:cstheme="minorBidi"/>
            <w:b w:val="0"/>
            <w:bCs w:val="0"/>
            <w:smallCaps w:val="0"/>
            <w:noProof/>
            <w:sz w:val="24"/>
            <w:szCs w:val="24"/>
            <w:lang w:eastAsia="en-GB"/>
          </w:rPr>
          <w:tab/>
        </w:r>
        <w:r w:rsidRPr="00673DED">
          <w:rPr>
            <w:rStyle w:val="Hyperlink"/>
            <w:noProof/>
          </w:rPr>
          <w:t>Difficulty Level</w:t>
        </w:r>
        <w:r>
          <w:rPr>
            <w:noProof/>
            <w:webHidden/>
          </w:rPr>
          <w:tab/>
        </w:r>
        <w:r>
          <w:rPr>
            <w:noProof/>
            <w:webHidden/>
          </w:rPr>
          <w:fldChar w:fldCharType="begin"/>
        </w:r>
        <w:r>
          <w:rPr>
            <w:noProof/>
            <w:webHidden/>
          </w:rPr>
          <w:instrText xml:space="preserve"> PAGEREF _Toc236217612 \h </w:instrText>
        </w:r>
        <w:r>
          <w:rPr>
            <w:noProof/>
            <w:webHidden/>
          </w:rPr>
        </w:r>
        <w:r>
          <w:rPr>
            <w:noProof/>
            <w:webHidden/>
          </w:rPr>
          <w:fldChar w:fldCharType="separate"/>
        </w:r>
        <w:r>
          <w:rPr>
            <w:noProof/>
            <w:webHidden/>
          </w:rPr>
          <w:t>78</w:t>
        </w:r>
        <w:r>
          <w:rPr>
            <w:noProof/>
            <w:webHidden/>
          </w:rPr>
          <w:fldChar w:fldCharType="end"/>
        </w:r>
      </w:hyperlink>
    </w:p>
    <w:p w14:paraId="189341D1" w14:textId="1C75E104"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13" w:history="1">
        <w:r w:rsidRPr="00673DED">
          <w:rPr>
            <w:rStyle w:val="Hyperlink"/>
            <w:noProof/>
          </w:rPr>
          <w:t>21.12</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_Toc236217613 \h </w:instrText>
        </w:r>
        <w:r>
          <w:rPr>
            <w:noProof/>
            <w:webHidden/>
          </w:rPr>
        </w:r>
        <w:r>
          <w:rPr>
            <w:noProof/>
            <w:webHidden/>
          </w:rPr>
          <w:fldChar w:fldCharType="separate"/>
        </w:r>
        <w:r>
          <w:rPr>
            <w:noProof/>
            <w:webHidden/>
          </w:rPr>
          <w:t>78</w:t>
        </w:r>
        <w:r>
          <w:rPr>
            <w:noProof/>
            <w:webHidden/>
          </w:rPr>
          <w:fldChar w:fldCharType="end"/>
        </w:r>
      </w:hyperlink>
    </w:p>
    <w:p w14:paraId="6450A5EC" w14:textId="2A5BDA14"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614" w:history="1">
        <w:r w:rsidRPr="00673DED">
          <w:rPr>
            <w:rStyle w:val="Hyperlink"/>
            <w:rFonts w:cstheme="majorBidi"/>
            <w:noProof/>
          </w:rPr>
          <w:t>22</w:t>
        </w:r>
        <w:r>
          <w:rPr>
            <w:rFonts w:eastAsiaTheme="minorEastAsia" w:cstheme="minorBidi"/>
            <w:b w:val="0"/>
            <w:bCs w:val="0"/>
            <w:caps w:val="0"/>
            <w:noProof/>
            <w:sz w:val="24"/>
            <w:szCs w:val="24"/>
            <w:u w:val="none"/>
            <w:lang w:eastAsia="en-GB"/>
          </w:rPr>
          <w:tab/>
        </w:r>
        <w:r w:rsidRPr="00673DED">
          <w:rPr>
            <w:rStyle w:val="Hyperlink"/>
            <w:rFonts w:cstheme="majorBidi"/>
            <w:noProof/>
          </w:rPr>
          <w:t>Expert Viewpoints: Case Study Insights</w:t>
        </w:r>
        <w:r>
          <w:rPr>
            <w:noProof/>
            <w:webHidden/>
          </w:rPr>
          <w:tab/>
        </w:r>
        <w:r>
          <w:rPr>
            <w:noProof/>
            <w:webHidden/>
          </w:rPr>
          <w:fldChar w:fldCharType="begin"/>
        </w:r>
        <w:r>
          <w:rPr>
            <w:noProof/>
            <w:webHidden/>
          </w:rPr>
          <w:instrText xml:space="preserve"> PAGEREF _Toc236217614 \h </w:instrText>
        </w:r>
        <w:r>
          <w:rPr>
            <w:noProof/>
            <w:webHidden/>
          </w:rPr>
        </w:r>
        <w:r>
          <w:rPr>
            <w:noProof/>
            <w:webHidden/>
          </w:rPr>
          <w:fldChar w:fldCharType="separate"/>
        </w:r>
        <w:r>
          <w:rPr>
            <w:noProof/>
            <w:webHidden/>
          </w:rPr>
          <w:t>79</w:t>
        </w:r>
        <w:r>
          <w:rPr>
            <w:noProof/>
            <w:webHidden/>
          </w:rPr>
          <w:fldChar w:fldCharType="end"/>
        </w:r>
      </w:hyperlink>
    </w:p>
    <w:p w14:paraId="04FA3504" w14:textId="7F7DFA7B"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15" w:history="1">
        <w:r w:rsidRPr="00673DED">
          <w:rPr>
            <w:rStyle w:val="Hyperlink"/>
            <w:noProof/>
          </w:rPr>
          <w:t>22.1</w:t>
        </w:r>
        <w:r>
          <w:rPr>
            <w:rFonts w:eastAsiaTheme="minorEastAsia" w:cstheme="minorBidi"/>
            <w:b w:val="0"/>
            <w:bCs w:val="0"/>
            <w:smallCaps w:val="0"/>
            <w:noProof/>
            <w:sz w:val="24"/>
            <w:szCs w:val="24"/>
            <w:lang w:eastAsia="en-GB"/>
          </w:rPr>
          <w:tab/>
        </w:r>
        <w:r w:rsidRPr="00673DED">
          <w:rPr>
            <w:rStyle w:val="Hyperlink"/>
            <w:noProof/>
          </w:rPr>
          <w:t>Understanding and Solving a Case Study</w:t>
        </w:r>
        <w:r>
          <w:rPr>
            <w:noProof/>
            <w:webHidden/>
          </w:rPr>
          <w:tab/>
        </w:r>
        <w:r>
          <w:rPr>
            <w:noProof/>
            <w:webHidden/>
          </w:rPr>
          <w:fldChar w:fldCharType="begin"/>
        </w:r>
        <w:r>
          <w:rPr>
            <w:noProof/>
            <w:webHidden/>
          </w:rPr>
          <w:instrText xml:space="preserve"> PAGEREF _Toc236217615 \h </w:instrText>
        </w:r>
        <w:r>
          <w:rPr>
            <w:noProof/>
            <w:webHidden/>
          </w:rPr>
        </w:r>
        <w:r>
          <w:rPr>
            <w:noProof/>
            <w:webHidden/>
          </w:rPr>
          <w:fldChar w:fldCharType="separate"/>
        </w:r>
        <w:r>
          <w:rPr>
            <w:noProof/>
            <w:webHidden/>
          </w:rPr>
          <w:t>79</w:t>
        </w:r>
        <w:r>
          <w:rPr>
            <w:noProof/>
            <w:webHidden/>
          </w:rPr>
          <w:fldChar w:fldCharType="end"/>
        </w:r>
      </w:hyperlink>
    </w:p>
    <w:p w14:paraId="0DD08B9C" w14:textId="40E4DC2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16" w:history="1">
        <w:r w:rsidRPr="00673DED">
          <w:rPr>
            <w:rStyle w:val="Hyperlink"/>
            <w:noProof/>
          </w:rPr>
          <w:t>22.2</w:t>
        </w:r>
        <w:r>
          <w:rPr>
            <w:rFonts w:eastAsiaTheme="minorEastAsia" w:cstheme="minorBidi"/>
            <w:b w:val="0"/>
            <w:bCs w:val="0"/>
            <w:smallCaps w:val="0"/>
            <w:noProof/>
            <w:sz w:val="24"/>
            <w:szCs w:val="24"/>
            <w:lang w:eastAsia="en-GB"/>
          </w:rPr>
          <w:tab/>
        </w:r>
        <w:r w:rsidRPr="00673DED">
          <w:rPr>
            <w:rStyle w:val="Hyperlink"/>
            <w:noProof/>
          </w:rPr>
          <w:t>Demonstrating the Right Mindset</w:t>
        </w:r>
        <w:r>
          <w:rPr>
            <w:noProof/>
            <w:webHidden/>
          </w:rPr>
          <w:tab/>
        </w:r>
        <w:r>
          <w:rPr>
            <w:noProof/>
            <w:webHidden/>
          </w:rPr>
          <w:fldChar w:fldCharType="begin"/>
        </w:r>
        <w:r>
          <w:rPr>
            <w:noProof/>
            <w:webHidden/>
          </w:rPr>
          <w:instrText xml:space="preserve"> PAGEREF _Toc236217616 \h </w:instrText>
        </w:r>
        <w:r>
          <w:rPr>
            <w:noProof/>
            <w:webHidden/>
          </w:rPr>
        </w:r>
        <w:r>
          <w:rPr>
            <w:noProof/>
            <w:webHidden/>
          </w:rPr>
          <w:fldChar w:fldCharType="separate"/>
        </w:r>
        <w:r>
          <w:rPr>
            <w:noProof/>
            <w:webHidden/>
          </w:rPr>
          <w:t>79</w:t>
        </w:r>
        <w:r>
          <w:rPr>
            <w:noProof/>
            <w:webHidden/>
          </w:rPr>
          <w:fldChar w:fldCharType="end"/>
        </w:r>
      </w:hyperlink>
    </w:p>
    <w:p w14:paraId="14889925" w14:textId="5183D89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17" w:history="1">
        <w:r w:rsidRPr="00673DED">
          <w:rPr>
            <w:rStyle w:val="Hyperlink"/>
            <w:noProof/>
          </w:rPr>
          <w:t>22.3</w:t>
        </w:r>
        <w:r>
          <w:rPr>
            <w:rFonts w:eastAsiaTheme="minorEastAsia" w:cstheme="minorBidi"/>
            <w:b w:val="0"/>
            <w:bCs w:val="0"/>
            <w:smallCaps w:val="0"/>
            <w:noProof/>
            <w:sz w:val="24"/>
            <w:szCs w:val="24"/>
            <w:lang w:eastAsia="en-GB"/>
          </w:rPr>
          <w:tab/>
        </w:r>
        <w:r w:rsidRPr="00673DED">
          <w:rPr>
            <w:rStyle w:val="Hyperlink"/>
            <w:noProof/>
          </w:rPr>
          <w:t>Types of Case Study Questions</w:t>
        </w:r>
        <w:r>
          <w:rPr>
            <w:noProof/>
            <w:webHidden/>
          </w:rPr>
          <w:tab/>
        </w:r>
        <w:r>
          <w:rPr>
            <w:noProof/>
            <w:webHidden/>
          </w:rPr>
          <w:fldChar w:fldCharType="begin"/>
        </w:r>
        <w:r>
          <w:rPr>
            <w:noProof/>
            <w:webHidden/>
          </w:rPr>
          <w:instrText xml:space="preserve"> PAGEREF _Toc236217617 \h </w:instrText>
        </w:r>
        <w:r>
          <w:rPr>
            <w:noProof/>
            <w:webHidden/>
          </w:rPr>
        </w:r>
        <w:r>
          <w:rPr>
            <w:noProof/>
            <w:webHidden/>
          </w:rPr>
          <w:fldChar w:fldCharType="separate"/>
        </w:r>
        <w:r>
          <w:rPr>
            <w:noProof/>
            <w:webHidden/>
          </w:rPr>
          <w:t>80</w:t>
        </w:r>
        <w:r>
          <w:rPr>
            <w:noProof/>
            <w:webHidden/>
          </w:rPr>
          <w:fldChar w:fldCharType="end"/>
        </w:r>
      </w:hyperlink>
    </w:p>
    <w:p w14:paraId="5767E021" w14:textId="44DC8CD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18" w:history="1">
        <w:r w:rsidRPr="00673DED">
          <w:rPr>
            <w:rStyle w:val="Hyperlink"/>
            <w:noProof/>
          </w:rPr>
          <w:t>22.4</w:t>
        </w:r>
        <w:r>
          <w:rPr>
            <w:rFonts w:eastAsiaTheme="minorEastAsia" w:cstheme="minorBidi"/>
            <w:b w:val="0"/>
            <w:bCs w:val="0"/>
            <w:smallCaps w:val="0"/>
            <w:noProof/>
            <w:sz w:val="24"/>
            <w:szCs w:val="24"/>
            <w:lang w:eastAsia="en-GB"/>
          </w:rPr>
          <w:tab/>
        </w:r>
        <w:r w:rsidRPr="00673DED">
          <w:rPr>
            <w:rStyle w:val="Hyperlink"/>
            <w:noProof/>
          </w:rPr>
          <w:t>What Interviewers Evaluate</w:t>
        </w:r>
        <w:r>
          <w:rPr>
            <w:noProof/>
            <w:webHidden/>
          </w:rPr>
          <w:tab/>
        </w:r>
        <w:r>
          <w:rPr>
            <w:noProof/>
            <w:webHidden/>
          </w:rPr>
          <w:fldChar w:fldCharType="begin"/>
        </w:r>
        <w:r>
          <w:rPr>
            <w:noProof/>
            <w:webHidden/>
          </w:rPr>
          <w:instrText xml:space="preserve"> PAGEREF _Toc236217618 \h </w:instrText>
        </w:r>
        <w:r>
          <w:rPr>
            <w:noProof/>
            <w:webHidden/>
          </w:rPr>
        </w:r>
        <w:r>
          <w:rPr>
            <w:noProof/>
            <w:webHidden/>
          </w:rPr>
          <w:fldChar w:fldCharType="separate"/>
        </w:r>
        <w:r>
          <w:rPr>
            <w:noProof/>
            <w:webHidden/>
          </w:rPr>
          <w:t>80</w:t>
        </w:r>
        <w:r>
          <w:rPr>
            <w:noProof/>
            <w:webHidden/>
          </w:rPr>
          <w:fldChar w:fldCharType="end"/>
        </w:r>
      </w:hyperlink>
    </w:p>
    <w:p w14:paraId="470E3AF6" w14:textId="74AA3AB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19" w:history="1">
        <w:r w:rsidRPr="00673DED">
          <w:rPr>
            <w:rStyle w:val="Hyperlink"/>
            <w:noProof/>
          </w:rPr>
          <w:t>22.5</w:t>
        </w:r>
        <w:r>
          <w:rPr>
            <w:rFonts w:eastAsiaTheme="minorEastAsia" w:cstheme="minorBidi"/>
            <w:b w:val="0"/>
            <w:bCs w:val="0"/>
            <w:smallCaps w:val="0"/>
            <w:noProof/>
            <w:sz w:val="24"/>
            <w:szCs w:val="24"/>
            <w:lang w:eastAsia="en-GB"/>
          </w:rPr>
          <w:tab/>
        </w:r>
        <w:r w:rsidRPr="00673DED">
          <w:rPr>
            <w:rStyle w:val="Hyperlink"/>
            <w:noProof/>
          </w:rPr>
          <w:t>How to Answer a Case Study Question</w:t>
        </w:r>
        <w:r>
          <w:rPr>
            <w:noProof/>
            <w:webHidden/>
          </w:rPr>
          <w:tab/>
        </w:r>
        <w:r>
          <w:rPr>
            <w:noProof/>
            <w:webHidden/>
          </w:rPr>
          <w:fldChar w:fldCharType="begin"/>
        </w:r>
        <w:r>
          <w:rPr>
            <w:noProof/>
            <w:webHidden/>
          </w:rPr>
          <w:instrText xml:space="preserve"> PAGEREF _Toc236217619 \h </w:instrText>
        </w:r>
        <w:r>
          <w:rPr>
            <w:noProof/>
            <w:webHidden/>
          </w:rPr>
        </w:r>
        <w:r>
          <w:rPr>
            <w:noProof/>
            <w:webHidden/>
          </w:rPr>
          <w:fldChar w:fldCharType="separate"/>
        </w:r>
        <w:r>
          <w:rPr>
            <w:noProof/>
            <w:webHidden/>
          </w:rPr>
          <w:t>80</w:t>
        </w:r>
        <w:r>
          <w:rPr>
            <w:noProof/>
            <w:webHidden/>
          </w:rPr>
          <w:fldChar w:fldCharType="end"/>
        </w:r>
      </w:hyperlink>
    </w:p>
    <w:p w14:paraId="07F8DB91" w14:textId="0526F399"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620" w:history="1">
        <w:r w:rsidRPr="00673DED">
          <w:rPr>
            <w:rStyle w:val="Hyperlink"/>
            <w:rFonts w:cstheme="majorBidi"/>
            <w:noProof/>
          </w:rPr>
          <w:t>23</w:t>
        </w:r>
        <w:r>
          <w:rPr>
            <w:rFonts w:eastAsiaTheme="minorEastAsia" w:cstheme="minorBidi"/>
            <w:b w:val="0"/>
            <w:bCs w:val="0"/>
            <w:caps w:val="0"/>
            <w:noProof/>
            <w:sz w:val="24"/>
            <w:szCs w:val="24"/>
            <w:u w:val="none"/>
            <w:lang w:eastAsia="en-GB"/>
          </w:rPr>
          <w:tab/>
        </w:r>
        <w:r w:rsidRPr="00673DED">
          <w:rPr>
            <w:rStyle w:val="Hyperlink"/>
            <w:rFonts w:cstheme="majorBidi"/>
            <w:noProof/>
          </w:rPr>
          <w:t>Second-Round Screen</w:t>
        </w:r>
        <w:r>
          <w:rPr>
            <w:noProof/>
            <w:webHidden/>
          </w:rPr>
          <w:tab/>
        </w:r>
        <w:r>
          <w:rPr>
            <w:noProof/>
            <w:webHidden/>
          </w:rPr>
          <w:fldChar w:fldCharType="begin"/>
        </w:r>
        <w:r>
          <w:rPr>
            <w:noProof/>
            <w:webHidden/>
          </w:rPr>
          <w:instrText xml:space="preserve"> PAGEREF _Toc236217620 \h </w:instrText>
        </w:r>
        <w:r>
          <w:rPr>
            <w:noProof/>
            <w:webHidden/>
          </w:rPr>
        </w:r>
        <w:r>
          <w:rPr>
            <w:noProof/>
            <w:webHidden/>
          </w:rPr>
          <w:fldChar w:fldCharType="separate"/>
        </w:r>
        <w:r>
          <w:rPr>
            <w:noProof/>
            <w:webHidden/>
          </w:rPr>
          <w:t>81</w:t>
        </w:r>
        <w:r>
          <w:rPr>
            <w:noProof/>
            <w:webHidden/>
          </w:rPr>
          <w:fldChar w:fldCharType="end"/>
        </w:r>
      </w:hyperlink>
    </w:p>
    <w:p w14:paraId="710C083D" w14:textId="5BE7ED5A"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21" w:history="1">
        <w:r w:rsidRPr="00673DED">
          <w:rPr>
            <w:rStyle w:val="Hyperlink"/>
            <w:noProof/>
          </w:rPr>
          <w:t>23.1</w:t>
        </w:r>
        <w:r>
          <w:rPr>
            <w:rFonts w:eastAsiaTheme="minorEastAsia" w:cstheme="minorBidi"/>
            <w:b w:val="0"/>
            <w:bCs w:val="0"/>
            <w:smallCaps w:val="0"/>
            <w:noProof/>
            <w:sz w:val="24"/>
            <w:szCs w:val="24"/>
            <w:lang w:eastAsia="en-GB"/>
          </w:rPr>
          <w:tab/>
        </w:r>
        <w:r w:rsidRPr="00673DED">
          <w:rPr>
            <w:rStyle w:val="Hyperlink"/>
            <w:noProof/>
          </w:rPr>
          <w:t>General Second-Round Preparation</w:t>
        </w:r>
        <w:r>
          <w:rPr>
            <w:noProof/>
            <w:webHidden/>
          </w:rPr>
          <w:tab/>
        </w:r>
        <w:r>
          <w:rPr>
            <w:noProof/>
            <w:webHidden/>
          </w:rPr>
          <w:fldChar w:fldCharType="begin"/>
        </w:r>
        <w:r>
          <w:rPr>
            <w:noProof/>
            <w:webHidden/>
          </w:rPr>
          <w:instrText xml:space="preserve"> PAGEREF _Toc236217621 \h </w:instrText>
        </w:r>
        <w:r>
          <w:rPr>
            <w:noProof/>
            <w:webHidden/>
          </w:rPr>
        </w:r>
        <w:r>
          <w:rPr>
            <w:noProof/>
            <w:webHidden/>
          </w:rPr>
          <w:fldChar w:fldCharType="separate"/>
        </w:r>
        <w:r>
          <w:rPr>
            <w:noProof/>
            <w:webHidden/>
          </w:rPr>
          <w:t>81</w:t>
        </w:r>
        <w:r>
          <w:rPr>
            <w:noProof/>
            <w:webHidden/>
          </w:rPr>
          <w:fldChar w:fldCharType="end"/>
        </w:r>
      </w:hyperlink>
    </w:p>
    <w:p w14:paraId="75A4FFB2" w14:textId="13C1FE59"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22" w:history="1">
        <w:r w:rsidRPr="00673DED">
          <w:rPr>
            <w:rStyle w:val="Hyperlink"/>
            <w:noProof/>
          </w:rPr>
          <w:t>23.2</w:t>
        </w:r>
        <w:r>
          <w:rPr>
            <w:rFonts w:eastAsiaTheme="minorEastAsia" w:cstheme="minorBidi"/>
            <w:b w:val="0"/>
            <w:bCs w:val="0"/>
            <w:smallCaps w:val="0"/>
            <w:noProof/>
            <w:sz w:val="24"/>
            <w:szCs w:val="24"/>
            <w:lang w:eastAsia="en-GB"/>
          </w:rPr>
          <w:tab/>
        </w:r>
        <w:r w:rsidRPr="00673DED">
          <w:rPr>
            <w:rStyle w:val="Hyperlink"/>
            <w:noProof/>
          </w:rPr>
          <w:t>Types of Second-Round Interviews</w:t>
        </w:r>
        <w:r>
          <w:rPr>
            <w:noProof/>
            <w:webHidden/>
          </w:rPr>
          <w:tab/>
        </w:r>
        <w:r>
          <w:rPr>
            <w:noProof/>
            <w:webHidden/>
          </w:rPr>
          <w:fldChar w:fldCharType="begin"/>
        </w:r>
        <w:r>
          <w:rPr>
            <w:noProof/>
            <w:webHidden/>
          </w:rPr>
          <w:instrText xml:space="preserve"> PAGEREF _Toc236217622 \h </w:instrText>
        </w:r>
        <w:r>
          <w:rPr>
            <w:noProof/>
            <w:webHidden/>
          </w:rPr>
        </w:r>
        <w:r>
          <w:rPr>
            <w:noProof/>
            <w:webHidden/>
          </w:rPr>
          <w:fldChar w:fldCharType="separate"/>
        </w:r>
        <w:r>
          <w:rPr>
            <w:noProof/>
            <w:webHidden/>
          </w:rPr>
          <w:t>81</w:t>
        </w:r>
        <w:r>
          <w:rPr>
            <w:noProof/>
            <w:webHidden/>
          </w:rPr>
          <w:fldChar w:fldCharType="end"/>
        </w:r>
      </w:hyperlink>
    </w:p>
    <w:p w14:paraId="55F25376" w14:textId="106B774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23" w:history="1">
        <w:r w:rsidRPr="00673DED">
          <w:rPr>
            <w:rStyle w:val="Hyperlink"/>
            <w:noProof/>
          </w:rPr>
          <w:t>23.3</w:t>
        </w:r>
        <w:r>
          <w:rPr>
            <w:rFonts w:eastAsiaTheme="minorEastAsia" w:cstheme="minorBidi"/>
            <w:b w:val="0"/>
            <w:bCs w:val="0"/>
            <w:smallCaps w:val="0"/>
            <w:noProof/>
            <w:sz w:val="24"/>
            <w:szCs w:val="24"/>
            <w:lang w:eastAsia="en-GB"/>
          </w:rPr>
          <w:tab/>
        </w:r>
        <w:r w:rsidRPr="00673DED">
          <w:rPr>
            <w:rStyle w:val="Hyperlink"/>
            <w:noProof/>
          </w:rPr>
          <w:t>HR Screen</w:t>
        </w:r>
        <w:r>
          <w:rPr>
            <w:noProof/>
            <w:webHidden/>
          </w:rPr>
          <w:tab/>
        </w:r>
        <w:r>
          <w:rPr>
            <w:noProof/>
            <w:webHidden/>
          </w:rPr>
          <w:fldChar w:fldCharType="begin"/>
        </w:r>
        <w:r>
          <w:rPr>
            <w:noProof/>
            <w:webHidden/>
          </w:rPr>
          <w:instrText xml:space="preserve"> PAGEREF _Toc236217623 \h </w:instrText>
        </w:r>
        <w:r>
          <w:rPr>
            <w:noProof/>
            <w:webHidden/>
          </w:rPr>
        </w:r>
        <w:r>
          <w:rPr>
            <w:noProof/>
            <w:webHidden/>
          </w:rPr>
          <w:fldChar w:fldCharType="separate"/>
        </w:r>
        <w:r>
          <w:rPr>
            <w:noProof/>
            <w:webHidden/>
          </w:rPr>
          <w:t>82</w:t>
        </w:r>
        <w:r>
          <w:rPr>
            <w:noProof/>
            <w:webHidden/>
          </w:rPr>
          <w:fldChar w:fldCharType="end"/>
        </w:r>
      </w:hyperlink>
    </w:p>
    <w:p w14:paraId="4C78C330" w14:textId="48759FD7"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24" w:history="1">
        <w:r w:rsidRPr="00673DED">
          <w:rPr>
            <w:rStyle w:val="Hyperlink"/>
            <w:noProof/>
          </w:rPr>
          <w:t>23.3.1</w:t>
        </w:r>
        <w:r>
          <w:rPr>
            <w:rFonts w:eastAsiaTheme="minorEastAsia" w:cstheme="minorBidi"/>
            <w:smallCaps w:val="0"/>
            <w:noProof/>
            <w:sz w:val="24"/>
            <w:szCs w:val="24"/>
            <w:lang w:eastAsia="en-GB"/>
          </w:rPr>
          <w:tab/>
        </w:r>
        <w:r w:rsidRPr="00673DED">
          <w:rPr>
            <w:rStyle w:val="Hyperlink"/>
            <w:noProof/>
          </w:rPr>
          <w:t>Tips for HR Interview Questions</w:t>
        </w:r>
        <w:r>
          <w:rPr>
            <w:noProof/>
            <w:webHidden/>
          </w:rPr>
          <w:tab/>
        </w:r>
        <w:r>
          <w:rPr>
            <w:noProof/>
            <w:webHidden/>
          </w:rPr>
          <w:fldChar w:fldCharType="begin"/>
        </w:r>
        <w:r>
          <w:rPr>
            <w:noProof/>
            <w:webHidden/>
          </w:rPr>
          <w:instrText xml:space="preserve"> PAGEREF _Toc236217624 \h </w:instrText>
        </w:r>
        <w:r>
          <w:rPr>
            <w:noProof/>
            <w:webHidden/>
          </w:rPr>
        </w:r>
        <w:r>
          <w:rPr>
            <w:noProof/>
            <w:webHidden/>
          </w:rPr>
          <w:fldChar w:fldCharType="separate"/>
        </w:r>
        <w:r>
          <w:rPr>
            <w:noProof/>
            <w:webHidden/>
          </w:rPr>
          <w:t>82</w:t>
        </w:r>
        <w:r>
          <w:rPr>
            <w:noProof/>
            <w:webHidden/>
          </w:rPr>
          <w:fldChar w:fldCharType="end"/>
        </w:r>
      </w:hyperlink>
    </w:p>
    <w:p w14:paraId="4FE4E2CD" w14:textId="09347E2C"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25" w:history="1">
        <w:r w:rsidRPr="00673DED">
          <w:rPr>
            <w:rStyle w:val="Hyperlink"/>
            <w:noProof/>
          </w:rPr>
          <w:t>23.4</w:t>
        </w:r>
        <w:r>
          <w:rPr>
            <w:rFonts w:eastAsiaTheme="minorEastAsia" w:cstheme="minorBidi"/>
            <w:b w:val="0"/>
            <w:bCs w:val="0"/>
            <w:smallCaps w:val="0"/>
            <w:noProof/>
            <w:sz w:val="24"/>
            <w:szCs w:val="24"/>
            <w:lang w:eastAsia="en-GB"/>
          </w:rPr>
          <w:tab/>
        </w:r>
        <w:r w:rsidRPr="00673DED">
          <w:rPr>
            <w:rStyle w:val="Hyperlink"/>
            <w:noProof/>
          </w:rPr>
          <w:t>Team Leader Interview</w:t>
        </w:r>
        <w:r>
          <w:rPr>
            <w:noProof/>
            <w:webHidden/>
          </w:rPr>
          <w:tab/>
        </w:r>
        <w:r>
          <w:rPr>
            <w:noProof/>
            <w:webHidden/>
          </w:rPr>
          <w:fldChar w:fldCharType="begin"/>
        </w:r>
        <w:r>
          <w:rPr>
            <w:noProof/>
            <w:webHidden/>
          </w:rPr>
          <w:instrText xml:space="preserve"> PAGEREF _Toc236217625 \h </w:instrText>
        </w:r>
        <w:r>
          <w:rPr>
            <w:noProof/>
            <w:webHidden/>
          </w:rPr>
        </w:r>
        <w:r>
          <w:rPr>
            <w:noProof/>
            <w:webHidden/>
          </w:rPr>
          <w:fldChar w:fldCharType="separate"/>
        </w:r>
        <w:r>
          <w:rPr>
            <w:noProof/>
            <w:webHidden/>
          </w:rPr>
          <w:t>82</w:t>
        </w:r>
        <w:r>
          <w:rPr>
            <w:noProof/>
            <w:webHidden/>
          </w:rPr>
          <w:fldChar w:fldCharType="end"/>
        </w:r>
      </w:hyperlink>
    </w:p>
    <w:p w14:paraId="1ADDAE90" w14:textId="4CBBDF50"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26" w:history="1">
        <w:r w:rsidRPr="00673DED">
          <w:rPr>
            <w:rStyle w:val="Hyperlink"/>
            <w:noProof/>
          </w:rPr>
          <w:t>23.4.1</w:t>
        </w:r>
        <w:r>
          <w:rPr>
            <w:rFonts w:eastAsiaTheme="minorEastAsia" w:cstheme="minorBidi"/>
            <w:smallCaps w:val="0"/>
            <w:noProof/>
            <w:sz w:val="24"/>
            <w:szCs w:val="24"/>
            <w:lang w:eastAsia="en-GB"/>
          </w:rPr>
          <w:tab/>
        </w:r>
        <w:r w:rsidRPr="00673DED">
          <w:rPr>
            <w:rStyle w:val="Hyperlink"/>
            <w:noProof/>
          </w:rPr>
          <w:t>Tips for Team Leader Interviews</w:t>
        </w:r>
        <w:r>
          <w:rPr>
            <w:noProof/>
            <w:webHidden/>
          </w:rPr>
          <w:tab/>
        </w:r>
        <w:r>
          <w:rPr>
            <w:noProof/>
            <w:webHidden/>
          </w:rPr>
          <w:fldChar w:fldCharType="begin"/>
        </w:r>
        <w:r>
          <w:rPr>
            <w:noProof/>
            <w:webHidden/>
          </w:rPr>
          <w:instrText xml:space="preserve"> PAGEREF _Toc236217626 \h </w:instrText>
        </w:r>
        <w:r>
          <w:rPr>
            <w:noProof/>
            <w:webHidden/>
          </w:rPr>
        </w:r>
        <w:r>
          <w:rPr>
            <w:noProof/>
            <w:webHidden/>
          </w:rPr>
          <w:fldChar w:fldCharType="separate"/>
        </w:r>
        <w:r>
          <w:rPr>
            <w:noProof/>
            <w:webHidden/>
          </w:rPr>
          <w:t>83</w:t>
        </w:r>
        <w:r>
          <w:rPr>
            <w:noProof/>
            <w:webHidden/>
          </w:rPr>
          <w:fldChar w:fldCharType="end"/>
        </w:r>
      </w:hyperlink>
    </w:p>
    <w:p w14:paraId="457E86DB" w14:textId="781B3935"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27" w:history="1">
        <w:r w:rsidRPr="00673DED">
          <w:rPr>
            <w:rStyle w:val="Hyperlink"/>
            <w:noProof/>
          </w:rPr>
          <w:t>23.4.2</w:t>
        </w:r>
        <w:r>
          <w:rPr>
            <w:rFonts w:eastAsiaTheme="minorEastAsia" w:cstheme="minorBidi"/>
            <w:smallCaps w:val="0"/>
            <w:noProof/>
            <w:sz w:val="24"/>
            <w:szCs w:val="24"/>
            <w:lang w:eastAsia="en-GB"/>
          </w:rPr>
          <w:tab/>
        </w:r>
        <w:r w:rsidRPr="00673DED">
          <w:rPr>
            <w:rStyle w:val="Hyperlink"/>
            <w:noProof/>
          </w:rPr>
          <w:t>Unexpected or Creative Questions</w:t>
        </w:r>
        <w:r>
          <w:rPr>
            <w:noProof/>
            <w:webHidden/>
          </w:rPr>
          <w:tab/>
        </w:r>
        <w:r>
          <w:rPr>
            <w:noProof/>
            <w:webHidden/>
          </w:rPr>
          <w:fldChar w:fldCharType="begin"/>
        </w:r>
        <w:r>
          <w:rPr>
            <w:noProof/>
            <w:webHidden/>
          </w:rPr>
          <w:instrText xml:space="preserve"> PAGEREF _Toc236217627 \h </w:instrText>
        </w:r>
        <w:r>
          <w:rPr>
            <w:noProof/>
            <w:webHidden/>
          </w:rPr>
        </w:r>
        <w:r>
          <w:rPr>
            <w:noProof/>
            <w:webHidden/>
          </w:rPr>
          <w:fldChar w:fldCharType="separate"/>
        </w:r>
        <w:r>
          <w:rPr>
            <w:noProof/>
            <w:webHidden/>
          </w:rPr>
          <w:t>83</w:t>
        </w:r>
        <w:r>
          <w:rPr>
            <w:noProof/>
            <w:webHidden/>
          </w:rPr>
          <w:fldChar w:fldCharType="end"/>
        </w:r>
      </w:hyperlink>
    </w:p>
    <w:p w14:paraId="22085069" w14:textId="7848870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28" w:history="1">
        <w:r w:rsidRPr="00673DED">
          <w:rPr>
            <w:rStyle w:val="Hyperlink"/>
            <w:noProof/>
          </w:rPr>
          <w:t>23.5</w:t>
        </w:r>
        <w:r>
          <w:rPr>
            <w:rFonts w:eastAsiaTheme="minorEastAsia" w:cstheme="minorBidi"/>
            <w:b w:val="0"/>
            <w:bCs w:val="0"/>
            <w:smallCaps w:val="0"/>
            <w:noProof/>
            <w:sz w:val="24"/>
            <w:szCs w:val="24"/>
            <w:lang w:eastAsia="en-GB"/>
          </w:rPr>
          <w:tab/>
        </w:r>
        <w:r w:rsidRPr="00673DED">
          <w:rPr>
            <w:rStyle w:val="Hyperlink"/>
            <w:noProof/>
          </w:rPr>
          <w:t>Technical Screen</w:t>
        </w:r>
        <w:r>
          <w:rPr>
            <w:noProof/>
            <w:webHidden/>
          </w:rPr>
          <w:tab/>
        </w:r>
        <w:r>
          <w:rPr>
            <w:noProof/>
            <w:webHidden/>
          </w:rPr>
          <w:fldChar w:fldCharType="begin"/>
        </w:r>
        <w:r>
          <w:rPr>
            <w:noProof/>
            <w:webHidden/>
          </w:rPr>
          <w:instrText xml:space="preserve"> PAGEREF _Toc236217628 \h </w:instrText>
        </w:r>
        <w:r>
          <w:rPr>
            <w:noProof/>
            <w:webHidden/>
          </w:rPr>
        </w:r>
        <w:r>
          <w:rPr>
            <w:noProof/>
            <w:webHidden/>
          </w:rPr>
          <w:fldChar w:fldCharType="separate"/>
        </w:r>
        <w:r>
          <w:rPr>
            <w:noProof/>
            <w:webHidden/>
          </w:rPr>
          <w:t>83</w:t>
        </w:r>
        <w:r>
          <w:rPr>
            <w:noProof/>
            <w:webHidden/>
          </w:rPr>
          <w:fldChar w:fldCharType="end"/>
        </w:r>
      </w:hyperlink>
    </w:p>
    <w:p w14:paraId="34017F3F" w14:textId="3924BD85"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29" w:history="1">
        <w:r w:rsidRPr="00673DED">
          <w:rPr>
            <w:rStyle w:val="Hyperlink"/>
            <w:noProof/>
          </w:rPr>
          <w:t>23.6</w:t>
        </w:r>
        <w:r>
          <w:rPr>
            <w:rFonts w:eastAsiaTheme="minorEastAsia" w:cstheme="minorBidi"/>
            <w:b w:val="0"/>
            <w:bCs w:val="0"/>
            <w:smallCaps w:val="0"/>
            <w:noProof/>
            <w:sz w:val="24"/>
            <w:szCs w:val="24"/>
            <w:lang w:eastAsia="en-GB"/>
          </w:rPr>
          <w:tab/>
        </w:r>
        <w:r w:rsidRPr="00673DED">
          <w:rPr>
            <w:rStyle w:val="Hyperlink"/>
            <w:noProof/>
          </w:rPr>
          <w:t>Conclusion</w:t>
        </w:r>
        <w:r>
          <w:rPr>
            <w:noProof/>
            <w:webHidden/>
          </w:rPr>
          <w:tab/>
        </w:r>
        <w:r>
          <w:rPr>
            <w:noProof/>
            <w:webHidden/>
          </w:rPr>
          <w:fldChar w:fldCharType="begin"/>
        </w:r>
        <w:r>
          <w:rPr>
            <w:noProof/>
            <w:webHidden/>
          </w:rPr>
          <w:instrText xml:space="preserve"> PAGEREF _Toc236217629 \h </w:instrText>
        </w:r>
        <w:r>
          <w:rPr>
            <w:noProof/>
            <w:webHidden/>
          </w:rPr>
        </w:r>
        <w:r>
          <w:rPr>
            <w:noProof/>
            <w:webHidden/>
          </w:rPr>
          <w:fldChar w:fldCharType="separate"/>
        </w:r>
        <w:r>
          <w:rPr>
            <w:noProof/>
            <w:webHidden/>
          </w:rPr>
          <w:t>84</w:t>
        </w:r>
        <w:r>
          <w:rPr>
            <w:noProof/>
            <w:webHidden/>
          </w:rPr>
          <w:fldChar w:fldCharType="end"/>
        </w:r>
      </w:hyperlink>
    </w:p>
    <w:p w14:paraId="387B6915" w14:textId="511E9EF5"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630" w:history="1">
        <w:r w:rsidRPr="00673DED">
          <w:rPr>
            <w:rStyle w:val="Hyperlink"/>
            <w:rFonts w:cstheme="majorBidi"/>
            <w:noProof/>
          </w:rPr>
          <w:t>24</w:t>
        </w:r>
        <w:r>
          <w:rPr>
            <w:rFonts w:eastAsiaTheme="minorEastAsia" w:cstheme="minorBidi"/>
            <w:b w:val="0"/>
            <w:bCs w:val="0"/>
            <w:caps w:val="0"/>
            <w:noProof/>
            <w:sz w:val="24"/>
            <w:szCs w:val="24"/>
            <w:u w:val="none"/>
            <w:lang w:eastAsia="en-GB"/>
          </w:rPr>
          <w:tab/>
        </w:r>
        <w:r w:rsidRPr="00673DED">
          <w:rPr>
            <w:rStyle w:val="Hyperlink"/>
            <w:rFonts w:cstheme="majorBidi"/>
            <w:noProof/>
          </w:rPr>
          <w:t>Final Interview</w:t>
        </w:r>
        <w:r>
          <w:rPr>
            <w:noProof/>
            <w:webHidden/>
          </w:rPr>
          <w:tab/>
        </w:r>
        <w:r>
          <w:rPr>
            <w:noProof/>
            <w:webHidden/>
          </w:rPr>
          <w:fldChar w:fldCharType="begin"/>
        </w:r>
        <w:r>
          <w:rPr>
            <w:noProof/>
            <w:webHidden/>
          </w:rPr>
          <w:instrText xml:space="preserve"> PAGEREF _Toc236217630 \h </w:instrText>
        </w:r>
        <w:r>
          <w:rPr>
            <w:noProof/>
            <w:webHidden/>
          </w:rPr>
        </w:r>
        <w:r>
          <w:rPr>
            <w:noProof/>
            <w:webHidden/>
          </w:rPr>
          <w:fldChar w:fldCharType="separate"/>
        </w:r>
        <w:r>
          <w:rPr>
            <w:noProof/>
            <w:webHidden/>
          </w:rPr>
          <w:t>84</w:t>
        </w:r>
        <w:r>
          <w:rPr>
            <w:noProof/>
            <w:webHidden/>
          </w:rPr>
          <w:fldChar w:fldCharType="end"/>
        </w:r>
      </w:hyperlink>
    </w:p>
    <w:p w14:paraId="717B1242" w14:textId="0563EC77"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31" w:history="1">
        <w:r w:rsidRPr="00673DED">
          <w:rPr>
            <w:rStyle w:val="Hyperlink"/>
            <w:noProof/>
          </w:rPr>
          <w:t>24.1</w:t>
        </w:r>
        <w:r>
          <w:rPr>
            <w:rFonts w:eastAsiaTheme="minorEastAsia" w:cstheme="minorBidi"/>
            <w:b w:val="0"/>
            <w:bCs w:val="0"/>
            <w:smallCaps w:val="0"/>
            <w:noProof/>
            <w:sz w:val="24"/>
            <w:szCs w:val="24"/>
            <w:lang w:eastAsia="en-GB"/>
          </w:rPr>
          <w:tab/>
        </w:r>
        <w:r w:rsidRPr="00673DED">
          <w:rPr>
            <w:rStyle w:val="Hyperlink"/>
            <w:noProof/>
          </w:rPr>
          <w:t>Learning Objectives</w:t>
        </w:r>
        <w:r>
          <w:rPr>
            <w:noProof/>
            <w:webHidden/>
          </w:rPr>
          <w:tab/>
        </w:r>
        <w:r>
          <w:rPr>
            <w:noProof/>
            <w:webHidden/>
          </w:rPr>
          <w:fldChar w:fldCharType="begin"/>
        </w:r>
        <w:r>
          <w:rPr>
            <w:noProof/>
            <w:webHidden/>
          </w:rPr>
          <w:instrText xml:space="preserve"> PAGEREF _Toc236217631 \h </w:instrText>
        </w:r>
        <w:r>
          <w:rPr>
            <w:noProof/>
            <w:webHidden/>
          </w:rPr>
        </w:r>
        <w:r>
          <w:rPr>
            <w:noProof/>
            <w:webHidden/>
          </w:rPr>
          <w:fldChar w:fldCharType="separate"/>
        </w:r>
        <w:r>
          <w:rPr>
            <w:noProof/>
            <w:webHidden/>
          </w:rPr>
          <w:t>84</w:t>
        </w:r>
        <w:r>
          <w:rPr>
            <w:noProof/>
            <w:webHidden/>
          </w:rPr>
          <w:fldChar w:fldCharType="end"/>
        </w:r>
      </w:hyperlink>
    </w:p>
    <w:p w14:paraId="197860B2" w14:textId="0FC6E075"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32" w:history="1">
        <w:r w:rsidRPr="00673DED">
          <w:rPr>
            <w:rStyle w:val="Hyperlink"/>
            <w:noProof/>
          </w:rPr>
          <w:t>24.2</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_Toc236217632 \h </w:instrText>
        </w:r>
        <w:r>
          <w:rPr>
            <w:noProof/>
            <w:webHidden/>
          </w:rPr>
        </w:r>
        <w:r>
          <w:rPr>
            <w:noProof/>
            <w:webHidden/>
          </w:rPr>
          <w:fldChar w:fldCharType="separate"/>
        </w:r>
        <w:r>
          <w:rPr>
            <w:noProof/>
            <w:webHidden/>
          </w:rPr>
          <w:t>85</w:t>
        </w:r>
        <w:r>
          <w:rPr>
            <w:noProof/>
            <w:webHidden/>
          </w:rPr>
          <w:fldChar w:fldCharType="end"/>
        </w:r>
      </w:hyperlink>
    </w:p>
    <w:p w14:paraId="3A2243BD" w14:textId="4AFC80C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33" w:history="1">
        <w:r w:rsidRPr="00673DED">
          <w:rPr>
            <w:rStyle w:val="Hyperlink"/>
            <w:noProof/>
          </w:rPr>
          <w:t>24.3</w:t>
        </w:r>
        <w:r>
          <w:rPr>
            <w:rFonts w:eastAsiaTheme="minorEastAsia" w:cstheme="minorBidi"/>
            <w:b w:val="0"/>
            <w:bCs w:val="0"/>
            <w:smallCaps w:val="0"/>
            <w:noProof/>
            <w:sz w:val="24"/>
            <w:szCs w:val="24"/>
            <w:lang w:eastAsia="en-GB"/>
          </w:rPr>
          <w:tab/>
        </w:r>
        <w:r w:rsidRPr="00673DED">
          <w:rPr>
            <w:rStyle w:val="Hyperlink"/>
            <w:noProof/>
          </w:rPr>
          <w:t>Preparing for the Final Interview</w:t>
        </w:r>
        <w:r>
          <w:rPr>
            <w:noProof/>
            <w:webHidden/>
          </w:rPr>
          <w:tab/>
        </w:r>
        <w:r>
          <w:rPr>
            <w:noProof/>
            <w:webHidden/>
          </w:rPr>
          <w:fldChar w:fldCharType="begin"/>
        </w:r>
        <w:r>
          <w:rPr>
            <w:noProof/>
            <w:webHidden/>
          </w:rPr>
          <w:instrText xml:space="preserve"> PAGEREF _Toc236217633 \h </w:instrText>
        </w:r>
        <w:r>
          <w:rPr>
            <w:noProof/>
            <w:webHidden/>
          </w:rPr>
        </w:r>
        <w:r>
          <w:rPr>
            <w:noProof/>
            <w:webHidden/>
          </w:rPr>
          <w:fldChar w:fldCharType="separate"/>
        </w:r>
        <w:r>
          <w:rPr>
            <w:noProof/>
            <w:webHidden/>
          </w:rPr>
          <w:t>85</w:t>
        </w:r>
        <w:r>
          <w:rPr>
            <w:noProof/>
            <w:webHidden/>
          </w:rPr>
          <w:fldChar w:fldCharType="end"/>
        </w:r>
      </w:hyperlink>
    </w:p>
    <w:p w14:paraId="4F8D708B" w14:textId="7C10DD1F"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34" w:history="1">
        <w:r w:rsidRPr="00673DED">
          <w:rPr>
            <w:rStyle w:val="Hyperlink"/>
            <w:noProof/>
          </w:rPr>
          <w:t>24.3.1</w:t>
        </w:r>
        <w:r>
          <w:rPr>
            <w:rFonts w:eastAsiaTheme="minorEastAsia" w:cstheme="minorBidi"/>
            <w:smallCaps w:val="0"/>
            <w:noProof/>
            <w:sz w:val="24"/>
            <w:szCs w:val="24"/>
            <w:lang w:eastAsia="en-GB"/>
          </w:rPr>
          <w:tab/>
        </w:r>
        <w:r w:rsidRPr="00673DED">
          <w:rPr>
            <w:rStyle w:val="Hyperlink"/>
            <w:noProof/>
          </w:rPr>
          <w:t>Review Before the Interview</w:t>
        </w:r>
        <w:r>
          <w:rPr>
            <w:noProof/>
            <w:webHidden/>
          </w:rPr>
          <w:tab/>
        </w:r>
        <w:r>
          <w:rPr>
            <w:noProof/>
            <w:webHidden/>
          </w:rPr>
          <w:fldChar w:fldCharType="begin"/>
        </w:r>
        <w:r>
          <w:rPr>
            <w:noProof/>
            <w:webHidden/>
          </w:rPr>
          <w:instrText xml:space="preserve"> PAGEREF _Toc236217634 \h </w:instrText>
        </w:r>
        <w:r>
          <w:rPr>
            <w:noProof/>
            <w:webHidden/>
          </w:rPr>
        </w:r>
        <w:r>
          <w:rPr>
            <w:noProof/>
            <w:webHidden/>
          </w:rPr>
          <w:fldChar w:fldCharType="separate"/>
        </w:r>
        <w:r>
          <w:rPr>
            <w:noProof/>
            <w:webHidden/>
          </w:rPr>
          <w:t>85</w:t>
        </w:r>
        <w:r>
          <w:rPr>
            <w:noProof/>
            <w:webHidden/>
          </w:rPr>
          <w:fldChar w:fldCharType="end"/>
        </w:r>
      </w:hyperlink>
    </w:p>
    <w:p w14:paraId="002357E5" w14:textId="4E4C7E53"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35" w:history="1">
        <w:r w:rsidRPr="00673DED">
          <w:rPr>
            <w:rStyle w:val="Hyperlink"/>
            <w:noProof/>
          </w:rPr>
          <w:t>24.3.2</w:t>
        </w:r>
        <w:r>
          <w:rPr>
            <w:rFonts w:eastAsiaTheme="minorEastAsia" w:cstheme="minorBidi"/>
            <w:smallCaps w:val="0"/>
            <w:noProof/>
            <w:sz w:val="24"/>
            <w:szCs w:val="24"/>
            <w:lang w:eastAsia="en-GB"/>
          </w:rPr>
          <w:tab/>
        </w:r>
        <w:r w:rsidRPr="00673DED">
          <w:rPr>
            <w:rStyle w:val="Hyperlink"/>
            <w:noProof/>
          </w:rPr>
          <w:t>Plan Our Appearance</w:t>
        </w:r>
        <w:r>
          <w:rPr>
            <w:noProof/>
            <w:webHidden/>
          </w:rPr>
          <w:tab/>
        </w:r>
        <w:r>
          <w:rPr>
            <w:noProof/>
            <w:webHidden/>
          </w:rPr>
          <w:fldChar w:fldCharType="begin"/>
        </w:r>
        <w:r>
          <w:rPr>
            <w:noProof/>
            <w:webHidden/>
          </w:rPr>
          <w:instrText xml:space="preserve"> PAGEREF _Toc236217635 \h </w:instrText>
        </w:r>
        <w:r>
          <w:rPr>
            <w:noProof/>
            <w:webHidden/>
          </w:rPr>
        </w:r>
        <w:r>
          <w:rPr>
            <w:noProof/>
            <w:webHidden/>
          </w:rPr>
          <w:fldChar w:fldCharType="separate"/>
        </w:r>
        <w:r>
          <w:rPr>
            <w:noProof/>
            <w:webHidden/>
          </w:rPr>
          <w:t>85</w:t>
        </w:r>
        <w:r>
          <w:rPr>
            <w:noProof/>
            <w:webHidden/>
          </w:rPr>
          <w:fldChar w:fldCharType="end"/>
        </w:r>
      </w:hyperlink>
    </w:p>
    <w:p w14:paraId="66EFA609" w14:textId="2A4769B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36" w:history="1">
        <w:r w:rsidRPr="00673DED">
          <w:rPr>
            <w:rStyle w:val="Hyperlink"/>
            <w:noProof/>
          </w:rPr>
          <w:t>24.4</w:t>
        </w:r>
        <w:r>
          <w:rPr>
            <w:rFonts w:eastAsiaTheme="minorEastAsia" w:cstheme="minorBidi"/>
            <w:b w:val="0"/>
            <w:bCs w:val="0"/>
            <w:smallCaps w:val="0"/>
            <w:noProof/>
            <w:sz w:val="24"/>
            <w:szCs w:val="24"/>
            <w:lang w:eastAsia="en-GB"/>
          </w:rPr>
          <w:tab/>
        </w:r>
        <w:r w:rsidRPr="00673DED">
          <w:rPr>
            <w:rStyle w:val="Hyperlink"/>
            <w:noProof/>
          </w:rPr>
          <w:t>Preparing for a Virtual Interview</w:t>
        </w:r>
        <w:r>
          <w:rPr>
            <w:noProof/>
            <w:webHidden/>
          </w:rPr>
          <w:tab/>
        </w:r>
        <w:r>
          <w:rPr>
            <w:noProof/>
            <w:webHidden/>
          </w:rPr>
          <w:fldChar w:fldCharType="begin"/>
        </w:r>
        <w:r>
          <w:rPr>
            <w:noProof/>
            <w:webHidden/>
          </w:rPr>
          <w:instrText xml:space="preserve"> PAGEREF _Toc236217636 \h </w:instrText>
        </w:r>
        <w:r>
          <w:rPr>
            <w:noProof/>
            <w:webHidden/>
          </w:rPr>
        </w:r>
        <w:r>
          <w:rPr>
            <w:noProof/>
            <w:webHidden/>
          </w:rPr>
          <w:fldChar w:fldCharType="separate"/>
        </w:r>
        <w:r>
          <w:rPr>
            <w:noProof/>
            <w:webHidden/>
          </w:rPr>
          <w:t>86</w:t>
        </w:r>
        <w:r>
          <w:rPr>
            <w:noProof/>
            <w:webHidden/>
          </w:rPr>
          <w:fldChar w:fldCharType="end"/>
        </w:r>
      </w:hyperlink>
    </w:p>
    <w:p w14:paraId="12C189CE" w14:textId="15E83D3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37" w:history="1">
        <w:r w:rsidRPr="00673DED">
          <w:rPr>
            <w:rStyle w:val="Hyperlink"/>
            <w:noProof/>
          </w:rPr>
          <w:t>24.5</w:t>
        </w:r>
        <w:r>
          <w:rPr>
            <w:rFonts w:eastAsiaTheme="minorEastAsia" w:cstheme="minorBidi"/>
            <w:b w:val="0"/>
            <w:bCs w:val="0"/>
            <w:smallCaps w:val="0"/>
            <w:noProof/>
            <w:sz w:val="24"/>
            <w:szCs w:val="24"/>
            <w:lang w:eastAsia="en-GB"/>
          </w:rPr>
          <w:tab/>
        </w:r>
        <w:r w:rsidRPr="00673DED">
          <w:rPr>
            <w:rStyle w:val="Hyperlink"/>
            <w:noProof/>
          </w:rPr>
          <w:t>Preparing for an On-Site Interview</w:t>
        </w:r>
        <w:r>
          <w:rPr>
            <w:noProof/>
            <w:webHidden/>
          </w:rPr>
          <w:tab/>
        </w:r>
        <w:r>
          <w:rPr>
            <w:noProof/>
            <w:webHidden/>
          </w:rPr>
          <w:fldChar w:fldCharType="begin"/>
        </w:r>
        <w:r>
          <w:rPr>
            <w:noProof/>
            <w:webHidden/>
          </w:rPr>
          <w:instrText xml:space="preserve"> PAGEREF _Toc236217637 \h </w:instrText>
        </w:r>
        <w:r>
          <w:rPr>
            <w:noProof/>
            <w:webHidden/>
          </w:rPr>
        </w:r>
        <w:r>
          <w:rPr>
            <w:noProof/>
            <w:webHidden/>
          </w:rPr>
          <w:fldChar w:fldCharType="separate"/>
        </w:r>
        <w:r>
          <w:rPr>
            <w:noProof/>
            <w:webHidden/>
          </w:rPr>
          <w:t>86</w:t>
        </w:r>
        <w:r>
          <w:rPr>
            <w:noProof/>
            <w:webHidden/>
          </w:rPr>
          <w:fldChar w:fldCharType="end"/>
        </w:r>
      </w:hyperlink>
    </w:p>
    <w:p w14:paraId="25D0603B" w14:textId="2B59080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38" w:history="1">
        <w:r w:rsidRPr="00673DED">
          <w:rPr>
            <w:rStyle w:val="Hyperlink"/>
            <w:noProof/>
          </w:rPr>
          <w:t>24.6</w:t>
        </w:r>
        <w:r>
          <w:rPr>
            <w:rFonts w:eastAsiaTheme="minorEastAsia" w:cstheme="minorBidi"/>
            <w:b w:val="0"/>
            <w:bCs w:val="0"/>
            <w:smallCaps w:val="0"/>
            <w:noProof/>
            <w:sz w:val="24"/>
            <w:szCs w:val="24"/>
            <w:lang w:eastAsia="en-GB"/>
          </w:rPr>
          <w:tab/>
        </w:r>
        <w:r w:rsidRPr="00673DED">
          <w:rPr>
            <w:rStyle w:val="Hyperlink"/>
            <w:noProof/>
          </w:rPr>
          <w:t>Understanding Technical Interviews</w:t>
        </w:r>
        <w:r>
          <w:rPr>
            <w:noProof/>
            <w:webHidden/>
          </w:rPr>
          <w:tab/>
        </w:r>
        <w:r>
          <w:rPr>
            <w:noProof/>
            <w:webHidden/>
          </w:rPr>
          <w:fldChar w:fldCharType="begin"/>
        </w:r>
        <w:r>
          <w:rPr>
            <w:noProof/>
            <w:webHidden/>
          </w:rPr>
          <w:instrText xml:space="preserve"> PAGEREF _Toc236217638 \h </w:instrText>
        </w:r>
        <w:r>
          <w:rPr>
            <w:noProof/>
            <w:webHidden/>
          </w:rPr>
        </w:r>
        <w:r>
          <w:rPr>
            <w:noProof/>
            <w:webHidden/>
          </w:rPr>
          <w:fldChar w:fldCharType="separate"/>
        </w:r>
        <w:r>
          <w:rPr>
            <w:noProof/>
            <w:webHidden/>
          </w:rPr>
          <w:t>86</w:t>
        </w:r>
        <w:r>
          <w:rPr>
            <w:noProof/>
            <w:webHidden/>
          </w:rPr>
          <w:fldChar w:fldCharType="end"/>
        </w:r>
      </w:hyperlink>
    </w:p>
    <w:p w14:paraId="46087A58" w14:textId="2697A38E"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39" w:history="1">
        <w:r w:rsidRPr="00673DED">
          <w:rPr>
            <w:rStyle w:val="Hyperlink"/>
            <w:noProof/>
          </w:rPr>
          <w:t>24.7</w:t>
        </w:r>
        <w:r>
          <w:rPr>
            <w:rFonts w:eastAsiaTheme="minorEastAsia" w:cstheme="minorBidi"/>
            <w:b w:val="0"/>
            <w:bCs w:val="0"/>
            <w:smallCaps w:val="0"/>
            <w:noProof/>
            <w:sz w:val="24"/>
            <w:szCs w:val="24"/>
            <w:lang w:eastAsia="en-GB"/>
          </w:rPr>
          <w:tab/>
        </w:r>
        <w:r w:rsidRPr="00673DED">
          <w:rPr>
            <w:rStyle w:val="Hyperlink"/>
            <w:noProof/>
          </w:rPr>
          <w:t>Situational and Behavioral Questions</w:t>
        </w:r>
        <w:r>
          <w:rPr>
            <w:noProof/>
            <w:webHidden/>
          </w:rPr>
          <w:tab/>
        </w:r>
        <w:r>
          <w:rPr>
            <w:noProof/>
            <w:webHidden/>
          </w:rPr>
          <w:fldChar w:fldCharType="begin"/>
        </w:r>
        <w:r>
          <w:rPr>
            <w:noProof/>
            <w:webHidden/>
          </w:rPr>
          <w:instrText xml:space="preserve"> PAGEREF _Toc236217639 \h </w:instrText>
        </w:r>
        <w:r>
          <w:rPr>
            <w:noProof/>
            <w:webHidden/>
          </w:rPr>
        </w:r>
        <w:r>
          <w:rPr>
            <w:noProof/>
            <w:webHidden/>
          </w:rPr>
          <w:fldChar w:fldCharType="separate"/>
        </w:r>
        <w:r>
          <w:rPr>
            <w:noProof/>
            <w:webHidden/>
          </w:rPr>
          <w:t>87</w:t>
        </w:r>
        <w:r>
          <w:rPr>
            <w:noProof/>
            <w:webHidden/>
          </w:rPr>
          <w:fldChar w:fldCharType="end"/>
        </w:r>
      </w:hyperlink>
    </w:p>
    <w:p w14:paraId="4E4A63AD" w14:textId="607C710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40" w:history="1">
        <w:r w:rsidRPr="00673DED">
          <w:rPr>
            <w:rStyle w:val="Hyperlink"/>
            <w:noProof/>
          </w:rPr>
          <w:t>24.8</w:t>
        </w:r>
        <w:r>
          <w:rPr>
            <w:rFonts w:eastAsiaTheme="minorEastAsia" w:cstheme="minorBidi"/>
            <w:b w:val="0"/>
            <w:bCs w:val="0"/>
            <w:smallCaps w:val="0"/>
            <w:noProof/>
            <w:sz w:val="24"/>
            <w:szCs w:val="24"/>
            <w:lang w:eastAsia="en-GB"/>
          </w:rPr>
          <w:tab/>
        </w:r>
        <w:r w:rsidRPr="00673DED">
          <w:rPr>
            <w:rStyle w:val="Hyperlink"/>
            <w:noProof/>
          </w:rPr>
          <w:t>STAR Method</w:t>
        </w:r>
        <w:r>
          <w:rPr>
            <w:noProof/>
            <w:webHidden/>
          </w:rPr>
          <w:tab/>
        </w:r>
        <w:r>
          <w:rPr>
            <w:noProof/>
            <w:webHidden/>
          </w:rPr>
          <w:fldChar w:fldCharType="begin"/>
        </w:r>
        <w:r>
          <w:rPr>
            <w:noProof/>
            <w:webHidden/>
          </w:rPr>
          <w:instrText xml:space="preserve"> PAGEREF _Toc236217640 \h </w:instrText>
        </w:r>
        <w:r>
          <w:rPr>
            <w:noProof/>
            <w:webHidden/>
          </w:rPr>
        </w:r>
        <w:r>
          <w:rPr>
            <w:noProof/>
            <w:webHidden/>
          </w:rPr>
          <w:fldChar w:fldCharType="separate"/>
        </w:r>
        <w:r>
          <w:rPr>
            <w:noProof/>
            <w:webHidden/>
          </w:rPr>
          <w:t>87</w:t>
        </w:r>
        <w:r>
          <w:rPr>
            <w:noProof/>
            <w:webHidden/>
          </w:rPr>
          <w:fldChar w:fldCharType="end"/>
        </w:r>
      </w:hyperlink>
    </w:p>
    <w:p w14:paraId="16DEB84B" w14:textId="1F687FAB"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41" w:history="1">
        <w:r w:rsidRPr="00673DED">
          <w:rPr>
            <w:rStyle w:val="Hyperlink"/>
            <w:noProof/>
          </w:rPr>
          <w:t>24.8.1</w:t>
        </w:r>
        <w:r>
          <w:rPr>
            <w:rFonts w:eastAsiaTheme="minorEastAsia" w:cstheme="minorBidi"/>
            <w:smallCaps w:val="0"/>
            <w:noProof/>
            <w:sz w:val="24"/>
            <w:szCs w:val="24"/>
            <w:lang w:eastAsia="en-GB"/>
          </w:rPr>
          <w:tab/>
        </w:r>
        <w:r w:rsidRPr="00673DED">
          <w:rPr>
            <w:rStyle w:val="Hyperlink"/>
            <w:noProof/>
          </w:rPr>
          <w:t>Situation</w:t>
        </w:r>
        <w:r>
          <w:rPr>
            <w:noProof/>
            <w:webHidden/>
          </w:rPr>
          <w:tab/>
        </w:r>
        <w:r>
          <w:rPr>
            <w:noProof/>
            <w:webHidden/>
          </w:rPr>
          <w:fldChar w:fldCharType="begin"/>
        </w:r>
        <w:r>
          <w:rPr>
            <w:noProof/>
            <w:webHidden/>
          </w:rPr>
          <w:instrText xml:space="preserve"> PAGEREF _Toc236217641 \h </w:instrText>
        </w:r>
        <w:r>
          <w:rPr>
            <w:noProof/>
            <w:webHidden/>
          </w:rPr>
        </w:r>
        <w:r>
          <w:rPr>
            <w:noProof/>
            <w:webHidden/>
          </w:rPr>
          <w:fldChar w:fldCharType="separate"/>
        </w:r>
        <w:r>
          <w:rPr>
            <w:noProof/>
            <w:webHidden/>
          </w:rPr>
          <w:t>87</w:t>
        </w:r>
        <w:r>
          <w:rPr>
            <w:noProof/>
            <w:webHidden/>
          </w:rPr>
          <w:fldChar w:fldCharType="end"/>
        </w:r>
      </w:hyperlink>
    </w:p>
    <w:p w14:paraId="7950E3EB" w14:textId="380B3EF0"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42" w:history="1">
        <w:r w:rsidRPr="00673DED">
          <w:rPr>
            <w:rStyle w:val="Hyperlink"/>
            <w:noProof/>
          </w:rPr>
          <w:t>24.8.2</w:t>
        </w:r>
        <w:r>
          <w:rPr>
            <w:rFonts w:eastAsiaTheme="minorEastAsia" w:cstheme="minorBidi"/>
            <w:smallCaps w:val="0"/>
            <w:noProof/>
            <w:sz w:val="24"/>
            <w:szCs w:val="24"/>
            <w:lang w:eastAsia="en-GB"/>
          </w:rPr>
          <w:tab/>
        </w:r>
        <w:r w:rsidRPr="00673DED">
          <w:rPr>
            <w:rStyle w:val="Hyperlink"/>
            <w:noProof/>
          </w:rPr>
          <w:t>Task</w:t>
        </w:r>
        <w:r>
          <w:rPr>
            <w:noProof/>
            <w:webHidden/>
          </w:rPr>
          <w:tab/>
        </w:r>
        <w:r>
          <w:rPr>
            <w:noProof/>
            <w:webHidden/>
          </w:rPr>
          <w:fldChar w:fldCharType="begin"/>
        </w:r>
        <w:r>
          <w:rPr>
            <w:noProof/>
            <w:webHidden/>
          </w:rPr>
          <w:instrText xml:space="preserve"> PAGEREF _Toc236217642 \h </w:instrText>
        </w:r>
        <w:r>
          <w:rPr>
            <w:noProof/>
            <w:webHidden/>
          </w:rPr>
        </w:r>
        <w:r>
          <w:rPr>
            <w:noProof/>
            <w:webHidden/>
          </w:rPr>
          <w:fldChar w:fldCharType="separate"/>
        </w:r>
        <w:r>
          <w:rPr>
            <w:noProof/>
            <w:webHidden/>
          </w:rPr>
          <w:t>87</w:t>
        </w:r>
        <w:r>
          <w:rPr>
            <w:noProof/>
            <w:webHidden/>
          </w:rPr>
          <w:fldChar w:fldCharType="end"/>
        </w:r>
      </w:hyperlink>
    </w:p>
    <w:p w14:paraId="2F44A3EF" w14:textId="46E001F4"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43" w:history="1">
        <w:r w:rsidRPr="00673DED">
          <w:rPr>
            <w:rStyle w:val="Hyperlink"/>
            <w:noProof/>
          </w:rPr>
          <w:t>24.8.3</w:t>
        </w:r>
        <w:r>
          <w:rPr>
            <w:rFonts w:eastAsiaTheme="minorEastAsia" w:cstheme="minorBidi"/>
            <w:smallCaps w:val="0"/>
            <w:noProof/>
            <w:sz w:val="24"/>
            <w:szCs w:val="24"/>
            <w:lang w:eastAsia="en-GB"/>
          </w:rPr>
          <w:tab/>
        </w:r>
        <w:r w:rsidRPr="00673DED">
          <w:rPr>
            <w:rStyle w:val="Hyperlink"/>
            <w:noProof/>
          </w:rPr>
          <w:t>Action</w:t>
        </w:r>
        <w:r>
          <w:rPr>
            <w:noProof/>
            <w:webHidden/>
          </w:rPr>
          <w:tab/>
        </w:r>
        <w:r>
          <w:rPr>
            <w:noProof/>
            <w:webHidden/>
          </w:rPr>
          <w:fldChar w:fldCharType="begin"/>
        </w:r>
        <w:r>
          <w:rPr>
            <w:noProof/>
            <w:webHidden/>
          </w:rPr>
          <w:instrText xml:space="preserve"> PAGEREF _Toc236217643 \h </w:instrText>
        </w:r>
        <w:r>
          <w:rPr>
            <w:noProof/>
            <w:webHidden/>
          </w:rPr>
        </w:r>
        <w:r>
          <w:rPr>
            <w:noProof/>
            <w:webHidden/>
          </w:rPr>
          <w:fldChar w:fldCharType="separate"/>
        </w:r>
        <w:r>
          <w:rPr>
            <w:noProof/>
            <w:webHidden/>
          </w:rPr>
          <w:t>87</w:t>
        </w:r>
        <w:r>
          <w:rPr>
            <w:noProof/>
            <w:webHidden/>
          </w:rPr>
          <w:fldChar w:fldCharType="end"/>
        </w:r>
      </w:hyperlink>
    </w:p>
    <w:p w14:paraId="7751E183" w14:textId="166CB6DE"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44" w:history="1">
        <w:r w:rsidRPr="00673DED">
          <w:rPr>
            <w:rStyle w:val="Hyperlink"/>
            <w:noProof/>
          </w:rPr>
          <w:t>24.8.4</w:t>
        </w:r>
        <w:r>
          <w:rPr>
            <w:rFonts w:eastAsiaTheme="minorEastAsia" w:cstheme="minorBidi"/>
            <w:smallCaps w:val="0"/>
            <w:noProof/>
            <w:sz w:val="24"/>
            <w:szCs w:val="24"/>
            <w:lang w:eastAsia="en-GB"/>
          </w:rPr>
          <w:tab/>
        </w:r>
        <w:r w:rsidRPr="00673DED">
          <w:rPr>
            <w:rStyle w:val="Hyperlink"/>
            <w:noProof/>
          </w:rPr>
          <w:t>Result</w:t>
        </w:r>
        <w:r>
          <w:rPr>
            <w:noProof/>
            <w:webHidden/>
          </w:rPr>
          <w:tab/>
        </w:r>
        <w:r>
          <w:rPr>
            <w:noProof/>
            <w:webHidden/>
          </w:rPr>
          <w:fldChar w:fldCharType="begin"/>
        </w:r>
        <w:r>
          <w:rPr>
            <w:noProof/>
            <w:webHidden/>
          </w:rPr>
          <w:instrText xml:space="preserve"> PAGEREF _Toc236217644 \h </w:instrText>
        </w:r>
        <w:r>
          <w:rPr>
            <w:noProof/>
            <w:webHidden/>
          </w:rPr>
        </w:r>
        <w:r>
          <w:rPr>
            <w:noProof/>
            <w:webHidden/>
          </w:rPr>
          <w:fldChar w:fldCharType="separate"/>
        </w:r>
        <w:r>
          <w:rPr>
            <w:noProof/>
            <w:webHidden/>
          </w:rPr>
          <w:t>87</w:t>
        </w:r>
        <w:r>
          <w:rPr>
            <w:noProof/>
            <w:webHidden/>
          </w:rPr>
          <w:fldChar w:fldCharType="end"/>
        </w:r>
      </w:hyperlink>
    </w:p>
    <w:p w14:paraId="1B4548B1" w14:textId="787556F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45" w:history="1">
        <w:r w:rsidRPr="00673DED">
          <w:rPr>
            <w:rStyle w:val="Hyperlink"/>
            <w:noProof/>
          </w:rPr>
          <w:t>24.9</w:t>
        </w:r>
        <w:r>
          <w:rPr>
            <w:rFonts w:eastAsiaTheme="minorEastAsia" w:cstheme="minorBidi"/>
            <w:b w:val="0"/>
            <w:bCs w:val="0"/>
            <w:smallCaps w:val="0"/>
            <w:noProof/>
            <w:sz w:val="24"/>
            <w:szCs w:val="24"/>
            <w:lang w:eastAsia="en-GB"/>
          </w:rPr>
          <w:tab/>
        </w:r>
        <w:r w:rsidRPr="00673DED">
          <w:rPr>
            <w:rStyle w:val="Hyperlink"/>
            <w:noProof/>
          </w:rPr>
          <w:t>STAR Method Example</w:t>
        </w:r>
        <w:r>
          <w:rPr>
            <w:noProof/>
            <w:webHidden/>
          </w:rPr>
          <w:tab/>
        </w:r>
        <w:r>
          <w:rPr>
            <w:noProof/>
            <w:webHidden/>
          </w:rPr>
          <w:fldChar w:fldCharType="begin"/>
        </w:r>
        <w:r>
          <w:rPr>
            <w:noProof/>
            <w:webHidden/>
          </w:rPr>
          <w:instrText xml:space="preserve"> PAGEREF _Toc236217645 \h </w:instrText>
        </w:r>
        <w:r>
          <w:rPr>
            <w:noProof/>
            <w:webHidden/>
          </w:rPr>
        </w:r>
        <w:r>
          <w:rPr>
            <w:noProof/>
            <w:webHidden/>
          </w:rPr>
          <w:fldChar w:fldCharType="separate"/>
        </w:r>
        <w:r>
          <w:rPr>
            <w:noProof/>
            <w:webHidden/>
          </w:rPr>
          <w:t>88</w:t>
        </w:r>
        <w:r>
          <w:rPr>
            <w:noProof/>
            <w:webHidden/>
          </w:rPr>
          <w:fldChar w:fldCharType="end"/>
        </w:r>
      </w:hyperlink>
    </w:p>
    <w:p w14:paraId="4C026992" w14:textId="350AB35A"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46" w:history="1">
        <w:r w:rsidRPr="00673DED">
          <w:rPr>
            <w:rStyle w:val="Hyperlink"/>
            <w:noProof/>
          </w:rPr>
          <w:t>24.9.1</w:t>
        </w:r>
        <w:r>
          <w:rPr>
            <w:rFonts w:eastAsiaTheme="minorEastAsia" w:cstheme="minorBidi"/>
            <w:smallCaps w:val="0"/>
            <w:noProof/>
            <w:sz w:val="24"/>
            <w:szCs w:val="24"/>
            <w:lang w:eastAsia="en-GB"/>
          </w:rPr>
          <w:tab/>
        </w:r>
        <w:r w:rsidRPr="00673DED">
          <w:rPr>
            <w:rStyle w:val="Hyperlink"/>
            <w:noProof/>
          </w:rPr>
          <w:t>Interview Question</w:t>
        </w:r>
        <w:r>
          <w:rPr>
            <w:noProof/>
            <w:webHidden/>
          </w:rPr>
          <w:tab/>
        </w:r>
        <w:r>
          <w:rPr>
            <w:noProof/>
            <w:webHidden/>
          </w:rPr>
          <w:fldChar w:fldCharType="begin"/>
        </w:r>
        <w:r>
          <w:rPr>
            <w:noProof/>
            <w:webHidden/>
          </w:rPr>
          <w:instrText xml:space="preserve"> PAGEREF _Toc236217646 \h </w:instrText>
        </w:r>
        <w:r>
          <w:rPr>
            <w:noProof/>
            <w:webHidden/>
          </w:rPr>
        </w:r>
        <w:r>
          <w:rPr>
            <w:noProof/>
            <w:webHidden/>
          </w:rPr>
          <w:fldChar w:fldCharType="separate"/>
        </w:r>
        <w:r>
          <w:rPr>
            <w:noProof/>
            <w:webHidden/>
          </w:rPr>
          <w:t>88</w:t>
        </w:r>
        <w:r>
          <w:rPr>
            <w:noProof/>
            <w:webHidden/>
          </w:rPr>
          <w:fldChar w:fldCharType="end"/>
        </w:r>
      </w:hyperlink>
    </w:p>
    <w:p w14:paraId="1398D385" w14:textId="762C351E"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47" w:history="1">
        <w:r w:rsidRPr="00673DED">
          <w:rPr>
            <w:rStyle w:val="Hyperlink"/>
            <w:noProof/>
          </w:rPr>
          <w:t>24.9.2</w:t>
        </w:r>
        <w:r>
          <w:rPr>
            <w:rFonts w:eastAsiaTheme="minorEastAsia" w:cstheme="minorBidi"/>
            <w:smallCaps w:val="0"/>
            <w:noProof/>
            <w:sz w:val="24"/>
            <w:szCs w:val="24"/>
            <w:lang w:eastAsia="en-GB"/>
          </w:rPr>
          <w:tab/>
        </w:r>
        <w:r w:rsidRPr="00673DED">
          <w:rPr>
            <w:rStyle w:val="Hyperlink"/>
            <w:noProof/>
          </w:rPr>
          <w:t>Example Answer</w:t>
        </w:r>
        <w:r>
          <w:rPr>
            <w:noProof/>
            <w:webHidden/>
          </w:rPr>
          <w:tab/>
        </w:r>
        <w:r>
          <w:rPr>
            <w:noProof/>
            <w:webHidden/>
          </w:rPr>
          <w:fldChar w:fldCharType="begin"/>
        </w:r>
        <w:r>
          <w:rPr>
            <w:noProof/>
            <w:webHidden/>
          </w:rPr>
          <w:instrText xml:space="preserve"> PAGEREF _Toc236217647 \h </w:instrText>
        </w:r>
        <w:r>
          <w:rPr>
            <w:noProof/>
            <w:webHidden/>
          </w:rPr>
        </w:r>
        <w:r>
          <w:rPr>
            <w:noProof/>
            <w:webHidden/>
          </w:rPr>
          <w:fldChar w:fldCharType="separate"/>
        </w:r>
        <w:r>
          <w:rPr>
            <w:noProof/>
            <w:webHidden/>
          </w:rPr>
          <w:t>88</w:t>
        </w:r>
        <w:r>
          <w:rPr>
            <w:noProof/>
            <w:webHidden/>
          </w:rPr>
          <w:fldChar w:fldCharType="end"/>
        </w:r>
      </w:hyperlink>
    </w:p>
    <w:p w14:paraId="68F741BF" w14:textId="7FAF3C1A"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48" w:history="1">
        <w:r w:rsidRPr="00673DED">
          <w:rPr>
            <w:rStyle w:val="Hyperlink"/>
            <w:noProof/>
          </w:rPr>
          <w:t>24.10</w:t>
        </w:r>
        <w:r>
          <w:rPr>
            <w:rFonts w:eastAsiaTheme="minorEastAsia" w:cstheme="minorBidi"/>
            <w:b w:val="0"/>
            <w:bCs w:val="0"/>
            <w:smallCaps w:val="0"/>
            <w:noProof/>
            <w:sz w:val="24"/>
            <w:szCs w:val="24"/>
            <w:lang w:eastAsia="en-GB"/>
          </w:rPr>
          <w:tab/>
        </w:r>
        <w:r w:rsidRPr="00673DED">
          <w:rPr>
            <w:rStyle w:val="Hyperlink"/>
            <w:noProof/>
          </w:rPr>
          <w:t>Common Behavioral Interview Questions</w:t>
        </w:r>
        <w:r>
          <w:rPr>
            <w:noProof/>
            <w:webHidden/>
          </w:rPr>
          <w:tab/>
        </w:r>
        <w:r>
          <w:rPr>
            <w:noProof/>
            <w:webHidden/>
          </w:rPr>
          <w:fldChar w:fldCharType="begin"/>
        </w:r>
        <w:r>
          <w:rPr>
            <w:noProof/>
            <w:webHidden/>
          </w:rPr>
          <w:instrText xml:space="preserve"> PAGEREF _Toc236217648 \h </w:instrText>
        </w:r>
        <w:r>
          <w:rPr>
            <w:noProof/>
            <w:webHidden/>
          </w:rPr>
        </w:r>
        <w:r>
          <w:rPr>
            <w:noProof/>
            <w:webHidden/>
          </w:rPr>
          <w:fldChar w:fldCharType="separate"/>
        </w:r>
        <w:r>
          <w:rPr>
            <w:noProof/>
            <w:webHidden/>
          </w:rPr>
          <w:t>88</w:t>
        </w:r>
        <w:r>
          <w:rPr>
            <w:noProof/>
            <w:webHidden/>
          </w:rPr>
          <w:fldChar w:fldCharType="end"/>
        </w:r>
      </w:hyperlink>
    </w:p>
    <w:p w14:paraId="70A23192" w14:textId="579BCE4B"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49" w:history="1">
        <w:r w:rsidRPr="00673DED">
          <w:rPr>
            <w:rStyle w:val="Hyperlink"/>
            <w:noProof/>
          </w:rPr>
          <w:t>24.11</w:t>
        </w:r>
        <w:r>
          <w:rPr>
            <w:rFonts w:eastAsiaTheme="minorEastAsia" w:cstheme="minorBidi"/>
            <w:b w:val="0"/>
            <w:bCs w:val="0"/>
            <w:smallCaps w:val="0"/>
            <w:noProof/>
            <w:sz w:val="24"/>
            <w:szCs w:val="24"/>
            <w:lang w:eastAsia="en-GB"/>
          </w:rPr>
          <w:tab/>
        </w:r>
        <w:r w:rsidRPr="00673DED">
          <w:rPr>
            <w:rStyle w:val="Hyperlink"/>
            <w:noProof/>
          </w:rPr>
          <w:t>Questions to Ask the Interviewer</w:t>
        </w:r>
        <w:r>
          <w:rPr>
            <w:noProof/>
            <w:webHidden/>
          </w:rPr>
          <w:tab/>
        </w:r>
        <w:r>
          <w:rPr>
            <w:noProof/>
            <w:webHidden/>
          </w:rPr>
          <w:fldChar w:fldCharType="begin"/>
        </w:r>
        <w:r>
          <w:rPr>
            <w:noProof/>
            <w:webHidden/>
          </w:rPr>
          <w:instrText xml:space="preserve"> PAGEREF _Toc236217649 \h </w:instrText>
        </w:r>
        <w:r>
          <w:rPr>
            <w:noProof/>
            <w:webHidden/>
          </w:rPr>
        </w:r>
        <w:r>
          <w:rPr>
            <w:noProof/>
            <w:webHidden/>
          </w:rPr>
          <w:fldChar w:fldCharType="separate"/>
        </w:r>
        <w:r>
          <w:rPr>
            <w:noProof/>
            <w:webHidden/>
          </w:rPr>
          <w:t>88</w:t>
        </w:r>
        <w:r>
          <w:rPr>
            <w:noProof/>
            <w:webHidden/>
          </w:rPr>
          <w:fldChar w:fldCharType="end"/>
        </w:r>
      </w:hyperlink>
    </w:p>
    <w:p w14:paraId="1954B18A" w14:textId="0965D978"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50" w:history="1">
        <w:r w:rsidRPr="00673DED">
          <w:rPr>
            <w:rStyle w:val="Hyperlink"/>
            <w:noProof/>
          </w:rPr>
          <w:t>24.12</w:t>
        </w:r>
        <w:r>
          <w:rPr>
            <w:rFonts w:eastAsiaTheme="minorEastAsia" w:cstheme="minorBidi"/>
            <w:b w:val="0"/>
            <w:bCs w:val="0"/>
            <w:smallCaps w:val="0"/>
            <w:noProof/>
            <w:sz w:val="24"/>
            <w:szCs w:val="24"/>
            <w:lang w:eastAsia="en-GB"/>
          </w:rPr>
          <w:tab/>
        </w:r>
        <w:r w:rsidRPr="00673DED">
          <w:rPr>
            <w:rStyle w:val="Hyperlink"/>
            <w:noProof/>
          </w:rPr>
          <w:t>Questions to Avoid</w:t>
        </w:r>
        <w:r>
          <w:rPr>
            <w:noProof/>
            <w:webHidden/>
          </w:rPr>
          <w:tab/>
        </w:r>
        <w:r>
          <w:rPr>
            <w:noProof/>
            <w:webHidden/>
          </w:rPr>
          <w:fldChar w:fldCharType="begin"/>
        </w:r>
        <w:r>
          <w:rPr>
            <w:noProof/>
            <w:webHidden/>
          </w:rPr>
          <w:instrText xml:space="preserve"> PAGEREF _Toc236217650 \h </w:instrText>
        </w:r>
        <w:r>
          <w:rPr>
            <w:noProof/>
            <w:webHidden/>
          </w:rPr>
        </w:r>
        <w:r>
          <w:rPr>
            <w:noProof/>
            <w:webHidden/>
          </w:rPr>
          <w:fldChar w:fldCharType="separate"/>
        </w:r>
        <w:r>
          <w:rPr>
            <w:noProof/>
            <w:webHidden/>
          </w:rPr>
          <w:t>89</w:t>
        </w:r>
        <w:r>
          <w:rPr>
            <w:noProof/>
            <w:webHidden/>
          </w:rPr>
          <w:fldChar w:fldCharType="end"/>
        </w:r>
      </w:hyperlink>
    </w:p>
    <w:p w14:paraId="612BCC94" w14:textId="79F453E2"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51" w:history="1">
        <w:r w:rsidRPr="00673DED">
          <w:rPr>
            <w:rStyle w:val="Hyperlink"/>
            <w:noProof/>
          </w:rPr>
          <w:t>24.13</w:t>
        </w:r>
        <w:r>
          <w:rPr>
            <w:rFonts w:eastAsiaTheme="minorEastAsia" w:cstheme="minorBidi"/>
            <w:b w:val="0"/>
            <w:bCs w:val="0"/>
            <w:smallCaps w:val="0"/>
            <w:noProof/>
            <w:sz w:val="24"/>
            <w:szCs w:val="24"/>
            <w:lang w:eastAsia="en-GB"/>
          </w:rPr>
          <w:tab/>
        </w:r>
        <w:r w:rsidRPr="00673DED">
          <w:rPr>
            <w:rStyle w:val="Hyperlink"/>
            <w:noProof/>
          </w:rPr>
          <w:t>Key Takeaways</w:t>
        </w:r>
        <w:r>
          <w:rPr>
            <w:noProof/>
            <w:webHidden/>
          </w:rPr>
          <w:tab/>
        </w:r>
        <w:r>
          <w:rPr>
            <w:noProof/>
            <w:webHidden/>
          </w:rPr>
          <w:fldChar w:fldCharType="begin"/>
        </w:r>
        <w:r>
          <w:rPr>
            <w:noProof/>
            <w:webHidden/>
          </w:rPr>
          <w:instrText xml:space="preserve"> PAGEREF _Toc236217651 \h </w:instrText>
        </w:r>
        <w:r>
          <w:rPr>
            <w:noProof/>
            <w:webHidden/>
          </w:rPr>
        </w:r>
        <w:r>
          <w:rPr>
            <w:noProof/>
            <w:webHidden/>
          </w:rPr>
          <w:fldChar w:fldCharType="separate"/>
        </w:r>
        <w:r>
          <w:rPr>
            <w:noProof/>
            <w:webHidden/>
          </w:rPr>
          <w:t>89</w:t>
        </w:r>
        <w:r>
          <w:rPr>
            <w:noProof/>
            <w:webHidden/>
          </w:rPr>
          <w:fldChar w:fldCharType="end"/>
        </w:r>
      </w:hyperlink>
    </w:p>
    <w:p w14:paraId="6854349C" w14:textId="7F0CD4A2"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652" w:history="1">
        <w:r w:rsidRPr="00673DED">
          <w:rPr>
            <w:rStyle w:val="Hyperlink"/>
            <w:rFonts w:cstheme="majorBidi"/>
            <w:noProof/>
          </w:rPr>
          <w:t>25</w:t>
        </w:r>
        <w:r>
          <w:rPr>
            <w:rFonts w:eastAsiaTheme="minorEastAsia" w:cstheme="minorBidi"/>
            <w:b w:val="0"/>
            <w:bCs w:val="0"/>
            <w:caps w:val="0"/>
            <w:noProof/>
            <w:sz w:val="24"/>
            <w:szCs w:val="24"/>
            <w:u w:val="none"/>
            <w:lang w:eastAsia="en-GB"/>
          </w:rPr>
          <w:tab/>
        </w:r>
        <w:r w:rsidRPr="00673DED">
          <w:rPr>
            <w:rStyle w:val="Hyperlink"/>
            <w:rFonts w:cstheme="majorBidi"/>
            <w:noProof/>
          </w:rPr>
          <w:t>After the Interview</w:t>
        </w:r>
        <w:r>
          <w:rPr>
            <w:noProof/>
            <w:webHidden/>
          </w:rPr>
          <w:tab/>
        </w:r>
        <w:r>
          <w:rPr>
            <w:noProof/>
            <w:webHidden/>
          </w:rPr>
          <w:fldChar w:fldCharType="begin"/>
        </w:r>
        <w:r>
          <w:rPr>
            <w:noProof/>
            <w:webHidden/>
          </w:rPr>
          <w:instrText xml:space="preserve"> PAGEREF _Toc236217652 \h </w:instrText>
        </w:r>
        <w:r>
          <w:rPr>
            <w:noProof/>
            <w:webHidden/>
          </w:rPr>
        </w:r>
        <w:r>
          <w:rPr>
            <w:noProof/>
            <w:webHidden/>
          </w:rPr>
          <w:fldChar w:fldCharType="separate"/>
        </w:r>
        <w:r>
          <w:rPr>
            <w:noProof/>
            <w:webHidden/>
          </w:rPr>
          <w:t>89</w:t>
        </w:r>
        <w:r>
          <w:rPr>
            <w:noProof/>
            <w:webHidden/>
          </w:rPr>
          <w:fldChar w:fldCharType="end"/>
        </w:r>
      </w:hyperlink>
    </w:p>
    <w:p w14:paraId="017345A1" w14:textId="629DEDBB"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53" w:history="1">
        <w:r w:rsidRPr="00673DED">
          <w:rPr>
            <w:rStyle w:val="Hyperlink"/>
            <w:noProof/>
          </w:rPr>
          <w:t>25.1</w:t>
        </w:r>
        <w:r>
          <w:rPr>
            <w:rFonts w:eastAsiaTheme="minorEastAsia" w:cstheme="minorBidi"/>
            <w:b w:val="0"/>
            <w:bCs w:val="0"/>
            <w:smallCaps w:val="0"/>
            <w:noProof/>
            <w:sz w:val="24"/>
            <w:szCs w:val="24"/>
            <w:lang w:eastAsia="en-GB"/>
          </w:rPr>
          <w:tab/>
        </w:r>
        <w:r w:rsidRPr="00673DED">
          <w:rPr>
            <w:rStyle w:val="Hyperlink"/>
            <w:noProof/>
          </w:rPr>
          <w:t>If We Get an Offer</w:t>
        </w:r>
        <w:r>
          <w:rPr>
            <w:noProof/>
            <w:webHidden/>
          </w:rPr>
          <w:tab/>
        </w:r>
        <w:r>
          <w:rPr>
            <w:noProof/>
            <w:webHidden/>
          </w:rPr>
          <w:fldChar w:fldCharType="begin"/>
        </w:r>
        <w:r>
          <w:rPr>
            <w:noProof/>
            <w:webHidden/>
          </w:rPr>
          <w:instrText xml:space="preserve"> PAGEREF _Toc236217653 \h </w:instrText>
        </w:r>
        <w:r>
          <w:rPr>
            <w:noProof/>
            <w:webHidden/>
          </w:rPr>
        </w:r>
        <w:r>
          <w:rPr>
            <w:noProof/>
            <w:webHidden/>
          </w:rPr>
          <w:fldChar w:fldCharType="separate"/>
        </w:r>
        <w:r>
          <w:rPr>
            <w:noProof/>
            <w:webHidden/>
          </w:rPr>
          <w:t>90</w:t>
        </w:r>
        <w:r>
          <w:rPr>
            <w:noProof/>
            <w:webHidden/>
          </w:rPr>
          <w:fldChar w:fldCharType="end"/>
        </w:r>
      </w:hyperlink>
    </w:p>
    <w:p w14:paraId="3E42D5C1" w14:textId="63B3AE7D"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54" w:history="1">
        <w:r w:rsidRPr="00673DED">
          <w:rPr>
            <w:rStyle w:val="Hyperlink"/>
            <w:noProof/>
          </w:rPr>
          <w:t>25.1.1</w:t>
        </w:r>
        <w:r>
          <w:rPr>
            <w:rFonts w:eastAsiaTheme="minorEastAsia" w:cstheme="minorBidi"/>
            <w:smallCaps w:val="0"/>
            <w:noProof/>
            <w:sz w:val="24"/>
            <w:szCs w:val="24"/>
            <w:lang w:eastAsia="en-GB"/>
          </w:rPr>
          <w:tab/>
        </w:r>
        <w:r w:rsidRPr="00673DED">
          <w:rPr>
            <w:rStyle w:val="Hyperlink"/>
            <w:noProof/>
          </w:rPr>
          <w:t>Evaluating Compensation</w:t>
        </w:r>
        <w:r>
          <w:rPr>
            <w:noProof/>
            <w:webHidden/>
          </w:rPr>
          <w:tab/>
        </w:r>
        <w:r>
          <w:rPr>
            <w:noProof/>
            <w:webHidden/>
          </w:rPr>
          <w:fldChar w:fldCharType="begin"/>
        </w:r>
        <w:r>
          <w:rPr>
            <w:noProof/>
            <w:webHidden/>
          </w:rPr>
          <w:instrText xml:space="preserve"> PAGEREF _Toc236217654 \h </w:instrText>
        </w:r>
        <w:r>
          <w:rPr>
            <w:noProof/>
            <w:webHidden/>
          </w:rPr>
        </w:r>
        <w:r>
          <w:rPr>
            <w:noProof/>
            <w:webHidden/>
          </w:rPr>
          <w:fldChar w:fldCharType="separate"/>
        </w:r>
        <w:r>
          <w:rPr>
            <w:noProof/>
            <w:webHidden/>
          </w:rPr>
          <w:t>90</w:t>
        </w:r>
        <w:r>
          <w:rPr>
            <w:noProof/>
            <w:webHidden/>
          </w:rPr>
          <w:fldChar w:fldCharType="end"/>
        </w:r>
      </w:hyperlink>
    </w:p>
    <w:p w14:paraId="250F23A9" w14:textId="67AD029E"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55" w:history="1">
        <w:r w:rsidRPr="00673DED">
          <w:rPr>
            <w:rStyle w:val="Hyperlink"/>
            <w:noProof/>
          </w:rPr>
          <w:t>25.1.2</w:t>
        </w:r>
        <w:r>
          <w:rPr>
            <w:rFonts w:eastAsiaTheme="minorEastAsia" w:cstheme="minorBidi"/>
            <w:smallCaps w:val="0"/>
            <w:noProof/>
            <w:sz w:val="24"/>
            <w:szCs w:val="24"/>
            <w:lang w:eastAsia="en-GB"/>
          </w:rPr>
          <w:tab/>
        </w:r>
        <w:r w:rsidRPr="00673DED">
          <w:rPr>
            <w:rStyle w:val="Hyperlink"/>
            <w:noProof/>
          </w:rPr>
          <w:t>Negotiating a Salary</w:t>
        </w:r>
        <w:r>
          <w:rPr>
            <w:noProof/>
            <w:webHidden/>
          </w:rPr>
          <w:tab/>
        </w:r>
        <w:r>
          <w:rPr>
            <w:noProof/>
            <w:webHidden/>
          </w:rPr>
          <w:fldChar w:fldCharType="begin"/>
        </w:r>
        <w:r>
          <w:rPr>
            <w:noProof/>
            <w:webHidden/>
          </w:rPr>
          <w:instrText xml:space="preserve"> PAGEREF _Toc236217655 \h </w:instrText>
        </w:r>
        <w:r>
          <w:rPr>
            <w:noProof/>
            <w:webHidden/>
          </w:rPr>
        </w:r>
        <w:r>
          <w:rPr>
            <w:noProof/>
            <w:webHidden/>
          </w:rPr>
          <w:fldChar w:fldCharType="separate"/>
        </w:r>
        <w:r>
          <w:rPr>
            <w:noProof/>
            <w:webHidden/>
          </w:rPr>
          <w:t>91</w:t>
        </w:r>
        <w:r>
          <w:rPr>
            <w:noProof/>
            <w:webHidden/>
          </w:rPr>
          <w:fldChar w:fldCharType="end"/>
        </w:r>
      </w:hyperlink>
    </w:p>
    <w:p w14:paraId="50D7C177" w14:textId="0613EC0A"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56" w:history="1">
        <w:r w:rsidRPr="00673DED">
          <w:rPr>
            <w:rStyle w:val="Hyperlink"/>
            <w:noProof/>
          </w:rPr>
          <w:t>25.1.3</w:t>
        </w:r>
        <w:r>
          <w:rPr>
            <w:rFonts w:eastAsiaTheme="minorEastAsia" w:cstheme="minorBidi"/>
            <w:smallCaps w:val="0"/>
            <w:noProof/>
            <w:sz w:val="24"/>
            <w:szCs w:val="24"/>
            <w:lang w:eastAsia="en-GB"/>
          </w:rPr>
          <w:tab/>
        </w:r>
        <w:r w:rsidRPr="00673DED">
          <w:rPr>
            <w:rStyle w:val="Hyperlink"/>
            <w:noProof/>
          </w:rPr>
          <w:t>Withdrawing Other Applications</w:t>
        </w:r>
        <w:r>
          <w:rPr>
            <w:noProof/>
            <w:webHidden/>
          </w:rPr>
          <w:tab/>
        </w:r>
        <w:r>
          <w:rPr>
            <w:noProof/>
            <w:webHidden/>
          </w:rPr>
          <w:fldChar w:fldCharType="begin"/>
        </w:r>
        <w:r>
          <w:rPr>
            <w:noProof/>
            <w:webHidden/>
          </w:rPr>
          <w:instrText xml:space="preserve"> PAGEREF _Toc236217656 \h </w:instrText>
        </w:r>
        <w:r>
          <w:rPr>
            <w:noProof/>
            <w:webHidden/>
          </w:rPr>
        </w:r>
        <w:r>
          <w:rPr>
            <w:noProof/>
            <w:webHidden/>
          </w:rPr>
          <w:fldChar w:fldCharType="separate"/>
        </w:r>
        <w:r>
          <w:rPr>
            <w:noProof/>
            <w:webHidden/>
          </w:rPr>
          <w:t>91</w:t>
        </w:r>
        <w:r>
          <w:rPr>
            <w:noProof/>
            <w:webHidden/>
          </w:rPr>
          <w:fldChar w:fldCharType="end"/>
        </w:r>
      </w:hyperlink>
    </w:p>
    <w:p w14:paraId="0025DF7B" w14:textId="1852E65E"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57" w:history="1">
        <w:r w:rsidRPr="00673DED">
          <w:rPr>
            <w:rStyle w:val="Hyperlink"/>
            <w:noProof/>
          </w:rPr>
          <w:t>25.1.4</w:t>
        </w:r>
        <w:r>
          <w:rPr>
            <w:rFonts w:eastAsiaTheme="minorEastAsia" w:cstheme="minorBidi"/>
            <w:smallCaps w:val="0"/>
            <w:noProof/>
            <w:sz w:val="24"/>
            <w:szCs w:val="24"/>
            <w:lang w:eastAsia="en-GB"/>
          </w:rPr>
          <w:tab/>
        </w:r>
        <w:r w:rsidRPr="00673DED">
          <w:rPr>
            <w:rStyle w:val="Hyperlink"/>
            <w:noProof/>
          </w:rPr>
          <w:t>Resigning from a Current Job</w:t>
        </w:r>
        <w:r>
          <w:rPr>
            <w:noProof/>
            <w:webHidden/>
          </w:rPr>
          <w:tab/>
        </w:r>
        <w:r>
          <w:rPr>
            <w:noProof/>
            <w:webHidden/>
          </w:rPr>
          <w:fldChar w:fldCharType="begin"/>
        </w:r>
        <w:r>
          <w:rPr>
            <w:noProof/>
            <w:webHidden/>
          </w:rPr>
          <w:instrText xml:space="preserve"> PAGEREF _Toc236217657 \h </w:instrText>
        </w:r>
        <w:r>
          <w:rPr>
            <w:noProof/>
            <w:webHidden/>
          </w:rPr>
        </w:r>
        <w:r>
          <w:rPr>
            <w:noProof/>
            <w:webHidden/>
          </w:rPr>
          <w:fldChar w:fldCharType="separate"/>
        </w:r>
        <w:r>
          <w:rPr>
            <w:noProof/>
            <w:webHidden/>
          </w:rPr>
          <w:t>91</w:t>
        </w:r>
        <w:r>
          <w:rPr>
            <w:noProof/>
            <w:webHidden/>
          </w:rPr>
          <w:fldChar w:fldCharType="end"/>
        </w:r>
      </w:hyperlink>
    </w:p>
    <w:p w14:paraId="47FB1EB7" w14:textId="53E82ED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58" w:history="1">
        <w:r w:rsidRPr="00673DED">
          <w:rPr>
            <w:rStyle w:val="Hyperlink"/>
            <w:noProof/>
          </w:rPr>
          <w:t>25.2</w:t>
        </w:r>
        <w:r>
          <w:rPr>
            <w:rFonts w:eastAsiaTheme="minorEastAsia" w:cstheme="minorBidi"/>
            <w:b w:val="0"/>
            <w:bCs w:val="0"/>
            <w:smallCaps w:val="0"/>
            <w:noProof/>
            <w:sz w:val="24"/>
            <w:szCs w:val="24"/>
            <w:lang w:eastAsia="en-GB"/>
          </w:rPr>
          <w:tab/>
        </w:r>
        <w:r w:rsidRPr="00673DED">
          <w:rPr>
            <w:rStyle w:val="Hyperlink"/>
            <w:noProof/>
          </w:rPr>
          <w:t>If We Are Declined</w:t>
        </w:r>
        <w:r>
          <w:rPr>
            <w:noProof/>
            <w:webHidden/>
          </w:rPr>
          <w:tab/>
        </w:r>
        <w:r>
          <w:rPr>
            <w:noProof/>
            <w:webHidden/>
          </w:rPr>
          <w:fldChar w:fldCharType="begin"/>
        </w:r>
        <w:r>
          <w:rPr>
            <w:noProof/>
            <w:webHidden/>
          </w:rPr>
          <w:instrText xml:space="preserve"> PAGEREF _Toc236217658 \h </w:instrText>
        </w:r>
        <w:r>
          <w:rPr>
            <w:noProof/>
            <w:webHidden/>
          </w:rPr>
        </w:r>
        <w:r>
          <w:rPr>
            <w:noProof/>
            <w:webHidden/>
          </w:rPr>
          <w:fldChar w:fldCharType="separate"/>
        </w:r>
        <w:r>
          <w:rPr>
            <w:noProof/>
            <w:webHidden/>
          </w:rPr>
          <w:t>92</w:t>
        </w:r>
        <w:r>
          <w:rPr>
            <w:noProof/>
            <w:webHidden/>
          </w:rPr>
          <w:fldChar w:fldCharType="end"/>
        </w:r>
      </w:hyperlink>
    </w:p>
    <w:p w14:paraId="07D632B2" w14:textId="23D48528"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59" w:history="1">
        <w:r w:rsidRPr="00673DED">
          <w:rPr>
            <w:rStyle w:val="Hyperlink"/>
            <w:noProof/>
          </w:rPr>
          <w:t>25.2.1</w:t>
        </w:r>
        <w:r>
          <w:rPr>
            <w:rFonts w:eastAsiaTheme="minorEastAsia" w:cstheme="minorBidi"/>
            <w:smallCaps w:val="0"/>
            <w:noProof/>
            <w:sz w:val="24"/>
            <w:szCs w:val="24"/>
            <w:lang w:eastAsia="en-GB"/>
          </w:rPr>
          <w:tab/>
        </w:r>
        <w:r w:rsidRPr="00673DED">
          <w:rPr>
            <w:rStyle w:val="Hyperlink"/>
            <w:noProof/>
          </w:rPr>
          <w:t>Requesting Feedback</w:t>
        </w:r>
        <w:r>
          <w:rPr>
            <w:noProof/>
            <w:webHidden/>
          </w:rPr>
          <w:tab/>
        </w:r>
        <w:r>
          <w:rPr>
            <w:noProof/>
            <w:webHidden/>
          </w:rPr>
          <w:fldChar w:fldCharType="begin"/>
        </w:r>
        <w:r>
          <w:rPr>
            <w:noProof/>
            <w:webHidden/>
          </w:rPr>
          <w:instrText xml:space="preserve"> PAGEREF _Toc236217659 \h </w:instrText>
        </w:r>
        <w:r>
          <w:rPr>
            <w:noProof/>
            <w:webHidden/>
          </w:rPr>
        </w:r>
        <w:r>
          <w:rPr>
            <w:noProof/>
            <w:webHidden/>
          </w:rPr>
          <w:fldChar w:fldCharType="separate"/>
        </w:r>
        <w:r>
          <w:rPr>
            <w:noProof/>
            <w:webHidden/>
          </w:rPr>
          <w:t>92</w:t>
        </w:r>
        <w:r>
          <w:rPr>
            <w:noProof/>
            <w:webHidden/>
          </w:rPr>
          <w:fldChar w:fldCharType="end"/>
        </w:r>
      </w:hyperlink>
    </w:p>
    <w:p w14:paraId="3F637ADB" w14:textId="7C2E5FED" w:rsidR="00321995" w:rsidRDefault="00321995">
      <w:pPr>
        <w:pStyle w:val="TOC3"/>
        <w:tabs>
          <w:tab w:val="left" w:pos="836"/>
          <w:tab w:val="right" w:pos="9016"/>
        </w:tabs>
        <w:rPr>
          <w:rFonts w:eastAsiaTheme="minorEastAsia" w:cstheme="minorBidi"/>
          <w:smallCaps w:val="0"/>
          <w:noProof/>
          <w:sz w:val="24"/>
          <w:szCs w:val="24"/>
          <w:lang w:eastAsia="en-GB"/>
        </w:rPr>
      </w:pPr>
      <w:hyperlink w:anchor="_Toc236217660" w:history="1">
        <w:r w:rsidRPr="00673DED">
          <w:rPr>
            <w:rStyle w:val="Hyperlink"/>
            <w:noProof/>
          </w:rPr>
          <w:t>25.2.2</w:t>
        </w:r>
        <w:r>
          <w:rPr>
            <w:rFonts w:eastAsiaTheme="minorEastAsia" w:cstheme="minorBidi"/>
            <w:smallCaps w:val="0"/>
            <w:noProof/>
            <w:sz w:val="24"/>
            <w:szCs w:val="24"/>
            <w:lang w:eastAsia="en-GB"/>
          </w:rPr>
          <w:tab/>
        </w:r>
        <w:r w:rsidRPr="00673DED">
          <w:rPr>
            <w:rStyle w:val="Hyperlink"/>
            <w:noProof/>
          </w:rPr>
          <w:t>Reflecting and Improving</w:t>
        </w:r>
        <w:r>
          <w:rPr>
            <w:noProof/>
            <w:webHidden/>
          </w:rPr>
          <w:tab/>
        </w:r>
        <w:r>
          <w:rPr>
            <w:noProof/>
            <w:webHidden/>
          </w:rPr>
          <w:fldChar w:fldCharType="begin"/>
        </w:r>
        <w:r>
          <w:rPr>
            <w:noProof/>
            <w:webHidden/>
          </w:rPr>
          <w:instrText xml:space="preserve"> PAGEREF _Toc236217660 \h </w:instrText>
        </w:r>
        <w:r>
          <w:rPr>
            <w:noProof/>
            <w:webHidden/>
          </w:rPr>
        </w:r>
        <w:r>
          <w:rPr>
            <w:noProof/>
            <w:webHidden/>
          </w:rPr>
          <w:fldChar w:fldCharType="separate"/>
        </w:r>
        <w:r>
          <w:rPr>
            <w:noProof/>
            <w:webHidden/>
          </w:rPr>
          <w:t>92</w:t>
        </w:r>
        <w:r>
          <w:rPr>
            <w:noProof/>
            <w:webHidden/>
          </w:rPr>
          <w:fldChar w:fldCharType="end"/>
        </w:r>
      </w:hyperlink>
    </w:p>
    <w:p w14:paraId="666CF321" w14:textId="4DC1DC5F"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661" w:history="1">
        <w:r w:rsidRPr="00673DED">
          <w:rPr>
            <w:rStyle w:val="Hyperlink"/>
            <w:rFonts w:cstheme="majorBidi"/>
            <w:noProof/>
          </w:rPr>
          <w:t>26</w:t>
        </w:r>
        <w:r>
          <w:rPr>
            <w:rFonts w:eastAsiaTheme="minorEastAsia" w:cstheme="minorBidi"/>
            <w:b w:val="0"/>
            <w:bCs w:val="0"/>
            <w:caps w:val="0"/>
            <w:noProof/>
            <w:sz w:val="24"/>
            <w:szCs w:val="24"/>
            <w:u w:val="none"/>
            <w:lang w:eastAsia="en-GB"/>
          </w:rPr>
          <w:tab/>
        </w:r>
        <w:r w:rsidRPr="00673DED">
          <w:rPr>
            <w:rStyle w:val="Hyperlink"/>
            <w:rFonts w:cstheme="majorBidi"/>
            <w:noProof/>
          </w:rPr>
          <w:t>Conclusion</w:t>
        </w:r>
        <w:r>
          <w:rPr>
            <w:noProof/>
            <w:webHidden/>
          </w:rPr>
          <w:tab/>
        </w:r>
        <w:r>
          <w:rPr>
            <w:noProof/>
            <w:webHidden/>
          </w:rPr>
          <w:fldChar w:fldCharType="begin"/>
        </w:r>
        <w:r>
          <w:rPr>
            <w:noProof/>
            <w:webHidden/>
          </w:rPr>
          <w:instrText xml:space="preserve"> PAGEREF _Toc236217661 \h </w:instrText>
        </w:r>
        <w:r>
          <w:rPr>
            <w:noProof/>
            <w:webHidden/>
          </w:rPr>
        </w:r>
        <w:r>
          <w:rPr>
            <w:noProof/>
            <w:webHidden/>
          </w:rPr>
          <w:fldChar w:fldCharType="separate"/>
        </w:r>
        <w:r>
          <w:rPr>
            <w:noProof/>
            <w:webHidden/>
          </w:rPr>
          <w:t>93</w:t>
        </w:r>
        <w:r>
          <w:rPr>
            <w:noProof/>
            <w:webHidden/>
          </w:rPr>
          <w:fldChar w:fldCharType="end"/>
        </w:r>
      </w:hyperlink>
    </w:p>
    <w:p w14:paraId="7CB83571" w14:textId="4D270237"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662" w:history="1">
        <w:r w:rsidRPr="00673DED">
          <w:rPr>
            <w:rStyle w:val="Hyperlink"/>
            <w:rFonts w:cstheme="majorBidi"/>
            <w:noProof/>
          </w:rPr>
          <w:t>27</w:t>
        </w:r>
        <w:r>
          <w:rPr>
            <w:rFonts w:eastAsiaTheme="minorEastAsia" w:cstheme="minorBidi"/>
            <w:b w:val="0"/>
            <w:bCs w:val="0"/>
            <w:caps w:val="0"/>
            <w:noProof/>
            <w:sz w:val="24"/>
            <w:szCs w:val="24"/>
            <w:u w:val="none"/>
            <w:lang w:eastAsia="en-GB"/>
          </w:rPr>
          <w:tab/>
        </w:r>
        <w:r w:rsidRPr="00673DED">
          <w:rPr>
            <w:rStyle w:val="Hyperlink"/>
            <w:rFonts w:cstheme="majorBidi"/>
            <w:noProof/>
          </w:rPr>
          <w:t>Expert Viewpoints: Negotiations</w:t>
        </w:r>
        <w:r>
          <w:rPr>
            <w:noProof/>
            <w:webHidden/>
          </w:rPr>
          <w:tab/>
        </w:r>
        <w:r>
          <w:rPr>
            <w:noProof/>
            <w:webHidden/>
          </w:rPr>
          <w:fldChar w:fldCharType="begin"/>
        </w:r>
        <w:r>
          <w:rPr>
            <w:noProof/>
            <w:webHidden/>
          </w:rPr>
          <w:instrText xml:space="preserve"> PAGEREF _Toc236217662 \h </w:instrText>
        </w:r>
        <w:r>
          <w:rPr>
            <w:noProof/>
            <w:webHidden/>
          </w:rPr>
        </w:r>
        <w:r>
          <w:rPr>
            <w:noProof/>
            <w:webHidden/>
          </w:rPr>
          <w:fldChar w:fldCharType="separate"/>
        </w:r>
        <w:r>
          <w:rPr>
            <w:noProof/>
            <w:webHidden/>
          </w:rPr>
          <w:t>93</w:t>
        </w:r>
        <w:r>
          <w:rPr>
            <w:noProof/>
            <w:webHidden/>
          </w:rPr>
          <w:fldChar w:fldCharType="end"/>
        </w:r>
      </w:hyperlink>
    </w:p>
    <w:p w14:paraId="41E724F0" w14:textId="7312032C"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63" w:history="1">
        <w:r w:rsidRPr="00673DED">
          <w:rPr>
            <w:rStyle w:val="Hyperlink"/>
            <w:noProof/>
          </w:rPr>
          <w:t>27.1</w:t>
        </w:r>
        <w:r>
          <w:rPr>
            <w:rFonts w:eastAsiaTheme="minorEastAsia" w:cstheme="minorBidi"/>
            <w:b w:val="0"/>
            <w:bCs w:val="0"/>
            <w:smallCaps w:val="0"/>
            <w:noProof/>
            <w:sz w:val="24"/>
            <w:szCs w:val="24"/>
            <w:lang w:eastAsia="en-GB"/>
          </w:rPr>
          <w:tab/>
        </w:r>
        <w:r w:rsidRPr="00673DED">
          <w:rPr>
            <w:rStyle w:val="Hyperlink"/>
            <w:noProof/>
          </w:rPr>
          <w:t>Introduction</w:t>
        </w:r>
        <w:r>
          <w:rPr>
            <w:noProof/>
            <w:webHidden/>
          </w:rPr>
          <w:tab/>
        </w:r>
        <w:r>
          <w:rPr>
            <w:noProof/>
            <w:webHidden/>
          </w:rPr>
          <w:fldChar w:fldCharType="begin"/>
        </w:r>
        <w:r>
          <w:rPr>
            <w:noProof/>
            <w:webHidden/>
          </w:rPr>
          <w:instrText xml:space="preserve"> PAGEREF _Toc236217663 \h </w:instrText>
        </w:r>
        <w:r>
          <w:rPr>
            <w:noProof/>
            <w:webHidden/>
          </w:rPr>
        </w:r>
        <w:r>
          <w:rPr>
            <w:noProof/>
            <w:webHidden/>
          </w:rPr>
          <w:fldChar w:fldCharType="separate"/>
        </w:r>
        <w:r>
          <w:rPr>
            <w:noProof/>
            <w:webHidden/>
          </w:rPr>
          <w:t>93</w:t>
        </w:r>
        <w:r>
          <w:rPr>
            <w:noProof/>
            <w:webHidden/>
          </w:rPr>
          <w:fldChar w:fldCharType="end"/>
        </w:r>
      </w:hyperlink>
    </w:p>
    <w:p w14:paraId="5B80F2D0" w14:textId="398E33AC"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64" w:history="1">
        <w:r w:rsidRPr="00673DED">
          <w:rPr>
            <w:rStyle w:val="Hyperlink"/>
            <w:noProof/>
          </w:rPr>
          <w:t>27.2</w:t>
        </w:r>
        <w:r>
          <w:rPr>
            <w:rFonts w:eastAsiaTheme="minorEastAsia" w:cstheme="minorBidi"/>
            <w:b w:val="0"/>
            <w:bCs w:val="0"/>
            <w:smallCaps w:val="0"/>
            <w:noProof/>
            <w:sz w:val="24"/>
            <w:szCs w:val="24"/>
            <w:lang w:eastAsia="en-GB"/>
          </w:rPr>
          <w:tab/>
        </w:r>
        <w:r w:rsidRPr="00673DED">
          <w:rPr>
            <w:rStyle w:val="Hyperlink"/>
            <w:noProof/>
          </w:rPr>
          <w:t>Prepare Before Applying</w:t>
        </w:r>
        <w:r>
          <w:rPr>
            <w:noProof/>
            <w:webHidden/>
          </w:rPr>
          <w:tab/>
        </w:r>
        <w:r>
          <w:rPr>
            <w:noProof/>
            <w:webHidden/>
          </w:rPr>
          <w:fldChar w:fldCharType="begin"/>
        </w:r>
        <w:r>
          <w:rPr>
            <w:noProof/>
            <w:webHidden/>
          </w:rPr>
          <w:instrText xml:space="preserve"> PAGEREF _Toc236217664 \h </w:instrText>
        </w:r>
        <w:r>
          <w:rPr>
            <w:noProof/>
            <w:webHidden/>
          </w:rPr>
        </w:r>
        <w:r>
          <w:rPr>
            <w:noProof/>
            <w:webHidden/>
          </w:rPr>
          <w:fldChar w:fldCharType="separate"/>
        </w:r>
        <w:r>
          <w:rPr>
            <w:noProof/>
            <w:webHidden/>
          </w:rPr>
          <w:t>93</w:t>
        </w:r>
        <w:r>
          <w:rPr>
            <w:noProof/>
            <w:webHidden/>
          </w:rPr>
          <w:fldChar w:fldCharType="end"/>
        </w:r>
      </w:hyperlink>
    </w:p>
    <w:p w14:paraId="7CEFF76A" w14:textId="6B3D233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65" w:history="1">
        <w:r w:rsidRPr="00673DED">
          <w:rPr>
            <w:rStyle w:val="Hyperlink"/>
            <w:noProof/>
          </w:rPr>
          <w:t>27.3</w:t>
        </w:r>
        <w:r>
          <w:rPr>
            <w:rFonts w:eastAsiaTheme="minorEastAsia" w:cstheme="minorBidi"/>
            <w:b w:val="0"/>
            <w:bCs w:val="0"/>
            <w:smallCaps w:val="0"/>
            <w:noProof/>
            <w:sz w:val="24"/>
            <w:szCs w:val="24"/>
            <w:lang w:eastAsia="en-GB"/>
          </w:rPr>
          <w:tab/>
        </w:r>
        <w:r w:rsidRPr="00673DED">
          <w:rPr>
            <w:rStyle w:val="Hyperlink"/>
            <w:noProof/>
          </w:rPr>
          <w:t>Discuss Your Priorities During the Recruitment Process</w:t>
        </w:r>
        <w:r>
          <w:rPr>
            <w:noProof/>
            <w:webHidden/>
          </w:rPr>
          <w:tab/>
        </w:r>
        <w:r>
          <w:rPr>
            <w:noProof/>
            <w:webHidden/>
          </w:rPr>
          <w:fldChar w:fldCharType="begin"/>
        </w:r>
        <w:r>
          <w:rPr>
            <w:noProof/>
            <w:webHidden/>
          </w:rPr>
          <w:instrText xml:space="preserve"> PAGEREF _Toc236217665 \h </w:instrText>
        </w:r>
        <w:r>
          <w:rPr>
            <w:noProof/>
            <w:webHidden/>
          </w:rPr>
        </w:r>
        <w:r>
          <w:rPr>
            <w:noProof/>
            <w:webHidden/>
          </w:rPr>
          <w:fldChar w:fldCharType="separate"/>
        </w:r>
        <w:r>
          <w:rPr>
            <w:noProof/>
            <w:webHidden/>
          </w:rPr>
          <w:t>93</w:t>
        </w:r>
        <w:r>
          <w:rPr>
            <w:noProof/>
            <w:webHidden/>
          </w:rPr>
          <w:fldChar w:fldCharType="end"/>
        </w:r>
      </w:hyperlink>
    </w:p>
    <w:p w14:paraId="1CF3A641" w14:textId="6CA2A524"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66" w:history="1">
        <w:r w:rsidRPr="00673DED">
          <w:rPr>
            <w:rStyle w:val="Hyperlink"/>
            <w:noProof/>
          </w:rPr>
          <w:t>27.4</w:t>
        </w:r>
        <w:r>
          <w:rPr>
            <w:rFonts w:eastAsiaTheme="minorEastAsia" w:cstheme="minorBidi"/>
            <w:b w:val="0"/>
            <w:bCs w:val="0"/>
            <w:smallCaps w:val="0"/>
            <w:noProof/>
            <w:sz w:val="24"/>
            <w:szCs w:val="24"/>
            <w:lang w:eastAsia="en-GB"/>
          </w:rPr>
          <w:tab/>
        </w:r>
        <w:r w:rsidRPr="00673DED">
          <w:rPr>
            <w:rStyle w:val="Hyperlink"/>
            <w:noProof/>
          </w:rPr>
          <w:t>Present a Strong Case When Negotiating</w:t>
        </w:r>
        <w:r>
          <w:rPr>
            <w:noProof/>
            <w:webHidden/>
          </w:rPr>
          <w:tab/>
        </w:r>
        <w:r>
          <w:rPr>
            <w:noProof/>
            <w:webHidden/>
          </w:rPr>
          <w:fldChar w:fldCharType="begin"/>
        </w:r>
        <w:r>
          <w:rPr>
            <w:noProof/>
            <w:webHidden/>
          </w:rPr>
          <w:instrText xml:space="preserve"> PAGEREF _Toc236217666 \h </w:instrText>
        </w:r>
        <w:r>
          <w:rPr>
            <w:noProof/>
            <w:webHidden/>
          </w:rPr>
        </w:r>
        <w:r>
          <w:rPr>
            <w:noProof/>
            <w:webHidden/>
          </w:rPr>
          <w:fldChar w:fldCharType="separate"/>
        </w:r>
        <w:r>
          <w:rPr>
            <w:noProof/>
            <w:webHidden/>
          </w:rPr>
          <w:t>94</w:t>
        </w:r>
        <w:r>
          <w:rPr>
            <w:noProof/>
            <w:webHidden/>
          </w:rPr>
          <w:fldChar w:fldCharType="end"/>
        </w:r>
      </w:hyperlink>
    </w:p>
    <w:p w14:paraId="4A3DD21F" w14:textId="237D1A2F"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67" w:history="1">
        <w:r w:rsidRPr="00673DED">
          <w:rPr>
            <w:rStyle w:val="Hyperlink"/>
            <w:noProof/>
          </w:rPr>
          <w:t>27.5</w:t>
        </w:r>
        <w:r>
          <w:rPr>
            <w:rFonts w:eastAsiaTheme="minorEastAsia" w:cstheme="minorBidi"/>
            <w:b w:val="0"/>
            <w:bCs w:val="0"/>
            <w:smallCaps w:val="0"/>
            <w:noProof/>
            <w:sz w:val="24"/>
            <w:szCs w:val="24"/>
            <w:lang w:eastAsia="en-GB"/>
          </w:rPr>
          <w:tab/>
        </w:r>
        <w:r w:rsidRPr="00673DED">
          <w:rPr>
            <w:rStyle w:val="Hyperlink"/>
            <w:noProof/>
          </w:rPr>
          <w:t>Research the Market Before Negotiating</w:t>
        </w:r>
        <w:r>
          <w:rPr>
            <w:noProof/>
            <w:webHidden/>
          </w:rPr>
          <w:tab/>
        </w:r>
        <w:r>
          <w:rPr>
            <w:noProof/>
            <w:webHidden/>
          </w:rPr>
          <w:fldChar w:fldCharType="begin"/>
        </w:r>
        <w:r>
          <w:rPr>
            <w:noProof/>
            <w:webHidden/>
          </w:rPr>
          <w:instrText xml:space="preserve"> PAGEREF _Toc236217667 \h </w:instrText>
        </w:r>
        <w:r>
          <w:rPr>
            <w:noProof/>
            <w:webHidden/>
          </w:rPr>
        </w:r>
        <w:r>
          <w:rPr>
            <w:noProof/>
            <w:webHidden/>
          </w:rPr>
          <w:fldChar w:fldCharType="separate"/>
        </w:r>
        <w:r>
          <w:rPr>
            <w:noProof/>
            <w:webHidden/>
          </w:rPr>
          <w:t>94</w:t>
        </w:r>
        <w:r>
          <w:rPr>
            <w:noProof/>
            <w:webHidden/>
          </w:rPr>
          <w:fldChar w:fldCharType="end"/>
        </w:r>
      </w:hyperlink>
    </w:p>
    <w:p w14:paraId="40B2C62E" w14:textId="7F7FFC4C"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68" w:history="1">
        <w:r w:rsidRPr="00673DED">
          <w:rPr>
            <w:rStyle w:val="Hyperlink"/>
            <w:noProof/>
          </w:rPr>
          <w:t>27.6</w:t>
        </w:r>
        <w:r>
          <w:rPr>
            <w:rFonts w:eastAsiaTheme="minorEastAsia" w:cstheme="minorBidi"/>
            <w:b w:val="0"/>
            <w:bCs w:val="0"/>
            <w:smallCaps w:val="0"/>
            <w:noProof/>
            <w:sz w:val="24"/>
            <w:szCs w:val="24"/>
            <w:lang w:eastAsia="en-GB"/>
          </w:rPr>
          <w:tab/>
        </w:r>
        <w:r w:rsidRPr="00673DED">
          <w:rPr>
            <w:rStyle w:val="Hyperlink"/>
            <w:noProof/>
          </w:rPr>
          <w:t>It Is Completely Acceptable to Negotiate an Offer</w:t>
        </w:r>
        <w:r>
          <w:rPr>
            <w:noProof/>
            <w:webHidden/>
          </w:rPr>
          <w:tab/>
        </w:r>
        <w:r>
          <w:rPr>
            <w:noProof/>
            <w:webHidden/>
          </w:rPr>
          <w:fldChar w:fldCharType="begin"/>
        </w:r>
        <w:r>
          <w:rPr>
            <w:noProof/>
            <w:webHidden/>
          </w:rPr>
          <w:instrText xml:space="preserve"> PAGEREF _Toc236217668 \h </w:instrText>
        </w:r>
        <w:r>
          <w:rPr>
            <w:noProof/>
            <w:webHidden/>
          </w:rPr>
        </w:r>
        <w:r>
          <w:rPr>
            <w:noProof/>
            <w:webHidden/>
          </w:rPr>
          <w:fldChar w:fldCharType="separate"/>
        </w:r>
        <w:r>
          <w:rPr>
            <w:noProof/>
            <w:webHidden/>
          </w:rPr>
          <w:t>95</w:t>
        </w:r>
        <w:r>
          <w:rPr>
            <w:noProof/>
            <w:webHidden/>
          </w:rPr>
          <w:fldChar w:fldCharType="end"/>
        </w:r>
      </w:hyperlink>
    </w:p>
    <w:p w14:paraId="2569A12A" w14:textId="2B7150B2"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69" w:history="1">
        <w:r w:rsidRPr="00673DED">
          <w:rPr>
            <w:rStyle w:val="Hyperlink"/>
            <w:noProof/>
          </w:rPr>
          <w:t>27.7</w:t>
        </w:r>
        <w:r>
          <w:rPr>
            <w:rFonts w:eastAsiaTheme="minorEastAsia" w:cstheme="minorBidi"/>
            <w:b w:val="0"/>
            <w:bCs w:val="0"/>
            <w:smallCaps w:val="0"/>
            <w:noProof/>
            <w:sz w:val="24"/>
            <w:szCs w:val="24"/>
            <w:lang w:eastAsia="en-GB"/>
          </w:rPr>
          <w:tab/>
        </w:r>
        <w:r w:rsidRPr="00673DED">
          <w:rPr>
            <w:rStyle w:val="Hyperlink"/>
            <w:noProof/>
          </w:rPr>
          <w:t>Negotiate Beyond Salary</w:t>
        </w:r>
        <w:r>
          <w:rPr>
            <w:noProof/>
            <w:webHidden/>
          </w:rPr>
          <w:tab/>
        </w:r>
        <w:r>
          <w:rPr>
            <w:noProof/>
            <w:webHidden/>
          </w:rPr>
          <w:fldChar w:fldCharType="begin"/>
        </w:r>
        <w:r>
          <w:rPr>
            <w:noProof/>
            <w:webHidden/>
          </w:rPr>
          <w:instrText xml:space="preserve"> PAGEREF _Toc236217669 \h </w:instrText>
        </w:r>
        <w:r>
          <w:rPr>
            <w:noProof/>
            <w:webHidden/>
          </w:rPr>
        </w:r>
        <w:r>
          <w:rPr>
            <w:noProof/>
            <w:webHidden/>
          </w:rPr>
          <w:fldChar w:fldCharType="separate"/>
        </w:r>
        <w:r>
          <w:rPr>
            <w:noProof/>
            <w:webHidden/>
          </w:rPr>
          <w:t>95</w:t>
        </w:r>
        <w:r>
          <w:rPr>
            <w:noProof/>
            <w:webHidden/>
          </w:rPr>
          <w:fldChar w:fldCharType="end"/>
        </w:r>
      </w:hyperlink>
    </w:p>
    <w:p w14:paraId="6058828D" w14:textId="4A22A7A3"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70" w:history="1">
        <w:r w:rsidRPr="00673DED">
          <w:rPr>
            <w:rStyle w:val="Hyperlink"/>
            <w:noProof/>
          </w:rPr>
          <w:t>27.8</w:t>
        </w:r>
        <w:r>
          <w:rPr>
            <w:rFonts w:eastAsiaTheme="minorEastAsia" w:cstheme="minorBidi"/>
            <w:b w:val="0"/>
            <w:bCs w:val="0"/>
            <w:smallCaps w:val="0"/>
            <w:noProof/>
            <w:sz w:val="24"/>
            <w:szCs w:val="24"/>
            <w:lang w:eastAsia="en-GB"/>
          </w:rPr>
          <w:tab/>
        </w:r>
        <w:r w:rsidRPr="00673DED">
          <w:rPr>
            <w:rStyle w:val="Hyperlink"/>
            <w:noProof/>
          </w:rPr>
          <w:t>Let the Employer Make the First Offer</w:t>
        </w:r>
        <w:r>
          <w:rPr>
            <w:noProof/>
            <w:webHidden/>
          </w:rPr>
          <w:tab/>
        </w:r>
        <w:r>
          <w:rPr>
            <w:noProof/>
            <w:webHidden/>
          </w:rPr>
          <w:fldChar w:fldCharType="begin"/>
        </w:r>
        <w:r>
          <w:rPr>
            <w:noProof/>
            <w:webHidden/>
          </w:rPr>
          <w:instrText xml:space="preserve"> PAGEREF _Toc236217670 \h </w:instrText>
        </w:r>
        <w:r>
          <w:rPr>
            <w:noProof/>
            <w:webHidden/>
          </w:rPr>
        </w:r>
        <w:r>
          <w:rPr>
            <w:noProof/>
            <w:webHidden/>
          </w:rPr>
          <w:fldChar w:fldCharType="separate"/>
        </w:r>
        <w:r>
          <w:rPr>
            <w:noProof/>
            <w:webHidden/>
          </w:rPr>
          <w:t>95</w:t>
        </w:r>
        <w:r>
          <w:rPr>
            <w:noProof/>
            <w:webHidden/>
          </w:rPr>
          <w:fldChar w:fldCharType="end"/>
        </w:r>
      </w:hyperlink>
    </w:p>
    <w:p w14:paraId="3E954133" w14:textId="66E56F40" w:rsidR="00321995" w:rsidRDefault="00321995">
      <w:pPr>
        <w:pStyle w:val="TOC2"/>
        <w:tabs>
          <w:tab w:val="left" w:pos="659"/>
          <w:tab w:val="right" w:pos="9016"/>
        </w:tabs>
        <w:rPr>
          <w:rFonts w:eastAsiaTheme="minorEastAsia" w:cstheme="minorBidi"/>
          <w:b w:val="0"/>
          <w:bCs w:val="0"/>
          <w:smallCaps w:val="0"/>
          <w:noProof/>
          <w:sz w:val="24"/>
          <w:szCs w:val="24"/>
          <w:lang w:eastAsia="en-GB"/>
        </w:rPr>
      </w:pPr>
      <w:hyperlink w:anchor="_Toc236217671" w:history="1">
        <w:r w:rsidRPr="00673DED">
          <w:rPr>
            <w:rStyle w:val="Hyperlink"/>
            <w:noProof/>
          </w:rPr>
          <w:t>27.9</w:t>
        </w:r>
        <w:r>
          <w:rPr>
            <w:rFonts w:eastAsiaTheme="minorEastAsia" w:cstheme="minorBidi"/>
            <w:b w:val="0"/>
            <w:bCs w:val="0"/>
            <w:smallCaps w:val="0"/>
            <w:noProof/>
            <w:sz w:val="24"/>
            <w:szCs w:val="24"/>
            <w:lang w:eastAsia="en-GB"/>
          </w:rPr>
          <w:tab/>
        </w:r>
        <w:r w:rsidRPr="00673DED">
          <w:rPr>
            <w:rStyle w:val="Hyperlink"/>
            <w:noProof/>
          </w:rPr>
          <w:t>Do Not Undervalue Yourself</w:t>
        </w:r>
        <w:r>
          <w:rPr>
            <w:noProof/>
            <w:webHidden/>
          </w:rPr>
          <w:tab/>
        </w:r>
        <w:r>
          <w:rPr>
            <w:noProof/>
            <w:webHidden/>
          </w:rPr>
          <w:fldChar w:fldCharType="begin"/>
        </w:r>
        <w:r>
          <w:rPr>
            <w:noProof/>
            <w:webHidden/>
          </w:rPr>
          <w:instrText xml:space="preserve"> PAGEREF _Toc236217671 \h </w:instrText>
        </w:r>
        <w:r>
          <w:rPr>
            <w:noProof/>
            <w:webHidden/>
          </w:rPr>
        </w:r>
        <w:r>
          <w:rPr>
            <w:noProof/>
            <w:webHidden/>
          </w:rPr>
          <w:fldChar w:fldCharType="separate"/>
        </w:r>
        <w:r>
          <w:rPr>
            <w:noProof/>
            <w:webHidden/>
          </w:rPr>
          <w:t>96</w:t>
        </w:r>
        <w:r>
          <w:rPr>
            <w:noProof/>
            <w:webHidden/>
          </w:rPr>
          <w:fldChar w:fldCharType="end"/>
        </w:r>
      </w:hyperlink>
    </w:p>
    <w:p w14:paraId="7EF32388" w14:textId="49E2C0AD" w:rsidR="00321995" w:rsidRDefault="00321995">
      <w:pPr>
        <w:pStyle w:val="TOC2"/>
        <w:tabs>
          <w:tab w:val="left" w:pos="776"/>
          <w:tab w:val="right" w:pos="9016"/>
        </w:tabs>
        <w:rPr>
          <w:rFonts w:eastAsiaTheme="minorEastAsia" w:cstheme="minorBidi"/>
          <w:b w:val="0"/>
          <w:bCs w:val="0"/>
          <w:smallCaps w:val="0"/>
          <w:noProof/>
          <w:sz w:val="24"/>
          <w:szCs w:val="24"/>
          <w:lang w:eastAsia="en-GB"/>
        </w:rPr>
      </w:pPr>
      <w:hyperlink w:anchor="_Toc236217672" w:history="1">
        <w:r w:rsidRPr="00673DED">
          <w:rPr>
            <w:rStyle w:val="Hyperlink"/>
            <w:noProof/>
          </w:rPr>
          <w:t>27.10</w:t>
        </w:r>
        <w:r>
          <w:rPr>
            <w:rFonts w:eastAsiaTheme="minorEastAsia" w:cstheme="minorBidi"/>
            <w:b w:val="0"/>
            <w:bCs w:val="0"/>
            <w:smallCaps w:val="0"/>
            <w:noProof/>
            <w:sz w:val="24"/>
            <w:szCs w:val="24"/>
            <w:lang w:eastAsia="en-GB"/>
          </w:rPr>
          <w:tab/>
        </w:r>
        <w:r w:rsidRPr="00673DED">
          <w:rPr>
            <w:rStyle w:val="Hyperlink"/>
            <w:noProof/>
          </w:rPr>
          <w:t>Determine Your Minimum Acceptable Salary</w:t>
        </w:r>
        <w:r>
          <w:rPr>
            <w:noProof/>
            <w:webHidden/>
          </w:rPr>
          <w:tab/>
        </w:r>
        <w:r>
          <w:rPr>
            <w:noProof/>
            <w:webHidden/>
          </w:rPr>
          <w:fldChar w:fldCharType="begin"/>
        </w:r>
        <w:r>
          <w:rPr>
            <w:noProof/>
            <w:webHidden/>
          </w:rPr>
          <w:instrText xml:space="preserve"> PAGEREF _Toc236217672 \h </w:instrText>
        </w:r>
        <w:r>
          <w:rPr>
            <w:noProof/>
            <w:webHidden/>
          </w:rPr>
        </w:r>
        <w:r>
          <w:rPr>
            <w:noProof/>
            <w:webHidden/>
          </w:rPr>
          <w:fldChar w:fldCharType="separate"/>
        </w:r>
        <w:r>
          <w:rPr>
            <w:noProof/>
            <w:webHidden/>
          </w:rPr>
          <w:t>96</w:t>
        </w:r>
        <w:r>
          <w:rPr>
            <w:noProof/>
            <w:webHidden/>
          </w:rPr>
          <w:fldChar w:fldCharType="end"/>
        </w:r>
      </w:hyperlink>
    </w:p>
    <w:p w14:paraId="50A708B9" w14:textId="647B1ED5" w:rsidR="00321995" w:rsidRDefault="00321995">
      <w:pPr>
        <w:pStyle w:val="TOC1"/>
        <w:tabs>
          <w:tab w:val="left" w:pos="475"/>
          <w:tab w:val="right" w:pos="9016"/>
        </w:tabs>
        <w:rPr>
          <w:rFonts w:eastAsiaTheme="minorEastAsia" w:cstheme="minorBidi"/>
          <w:b w:val="0"/>
          <w:bCs w:val="0"/>
          <w:caps w:val="0"/>
          <w:noProof/>
          <w:sz w:val="24"/>
          <w:szCs w:val="24"/>
          <w:u w:val="none"/>
          <w:lang w:eastAsia="en-GB"/>
        </w:rPr>
      </w:pPr>
      <w:hyperlink w:anchor="_Toc236217673" w:history="1">
        <w:r w:rsidRPr="00673DED">
          <w:rPr>
            <w:rStyle w:val="Hyperlink"/>
            <w:rFonts w:cstheme="majorBidi"/>
            <w:noProof/>
          </w:rPr>
          <w:t>28</w:t>
        </w:r>
        <w:r>
          <w:rPr>
            <w:rFonts w:eastAsiaTheme="minorEastAsia" w:cstheme="minorBidi"/>
            <w:b w:val="0"/>
            <w:bCs w:val="0"/>
            <w:caps w:val="0"/>
            <w:noProof/>
            <w:sz w:val="24"/>
            <w:szCs w:val="24"/>
            <w:u w:val="none"/>
            <w:lang w:eastAsia="en-GB"/>
          </w:rPr>
          <w:tab/>
        </w:r>
        <w:r w:rsidRPr="00673DED">
          <w:rPr>
            <w:rStyle w:val="Hyperlink"/>
            <w:rFonts w:cstheme="majorBidi"/>
            <w:noProof/>
          </w:rPr>
          <w:t>Action Items for Career Preparation</w:t>
        </w:r>
        <w:r>
          <w:rPr>
            <w:noProof/>
            <w:webHidden/>
          </w:rPr>
          <w:tab/>
        </w:r>
        <w:r>
          <w:rPr>
            <w:noProof/>
            <w:webHidden/>
          </w:rPr>
          <w:fldChar w:fldCharType="begin"/>
        </w:r>
        <w:r>
          <w:rPr>
            <w:noProof/>
            <w:webHidden/>
          </w:rPr>
          <w:instrText xml:space="preserve"> PAGEREF _Toc236217673 \h </w:instrText>
        </w:r>
        <w:r>
          <w:rPr>
            <w:noProof/>
            <w:webHidden/>
          </w:rPr>
        </w:r>
        <w:r>
          <w:rPr>
            <w:noProof/>
            <w:webHidden/>
          </w:rPr>
          <w:fldChar w:fldCharType="separate"/>
        </w:r>
        <w:r>
          <w:rPr>
            <w:noProof/>
            <w:webHidden/>
          </w:rPr>
          <w:t>96</w:t>
        </w:r>
        <w:r>
          <w:rPr>
            <w:noProof/>
            <w:webHidden/>
          </w:rPr>
          <w:fldChar w:fldCharType="end"/>
        </w:r>
      </w:hyperlink>
    </w:p>
    <w:p w14:paraId="69743DAB" w14:textId="330685D6" w:rsidR="00260DD5" w:rsidRDefault="00321995" w:rsidP="00260DD5">
      <w:r>
        <w:fldChar w:fldCharType="end"/>
      </w:r>
    </w:p>
    <w:p w14:paraId="4EF2C317" w14:textId="77777777" w:rsidR="00260DD5" w:rsidRDefault="00260DD5" w:rsidP="00260DD5"/>
    <w:p w14:paraId="0F1F03BC" w14:textId="77777777" w:rsidR="00260DD5" w:rsidRDefault="00260DD5" w:rsidP="00260DD5"/>
    <w:p w14:paraId="0E098072" w14:textId="77777777" w:rsidR="00260DD5" w:rsidRDefault="00260DD5" w:rsidP="00260DD5"/>
    <w:p w14:paraId="6C1E880C" w14:textId="77777777" w:rsidR="00260DD5" w:rsidRDefault="00260DD5" w:rsidP="00260DD5"/>
    <w:p w14:paraId="0476B4BE" w14:textId="77777777" w:rsidR="00260DD5" w:rsidRDefault="00260DD5" w:rsidP="00260DD5"/>
    <w:p w14:paraId="0383C965" w14:textId="77777777" w:rsidR="00260DD5" w:rsidRDefault="00260DD5" w:rsidP="00260DD5"/>
    <w:p w14:paraId="1A72F690" w14:textId="77777777" w:rsidR="00260DD5" w:rsidRDefault="00260DD5" w:rsidP="00260DD5"/>
    <w:p w14:paraId="3E1DA49F" w14:textId="77777777" w:rsidR="00260DD5" w:rsidRDefault="00260DD5" w:rsidP="00260DD5"/>
    <w:p w14:paraId="69EF201A" w14:textId="77777777" w:rsidR="00260DD5" w:rsidRDefault="00260DD5" w:rsidP="00260DD5"/>
    <w:p w14:paraId="06AA6562" w14:textId="77777777" w:rsidR="00260DD5" w:rsidRDefault="00260DD5" w:rsidP="00260DD5"/>
    <w:p w14:paraId="658B31E8" w14:textId="77777777" w:rsidR="00260DD5" w:rsidRDefault="00260DD5" w:rsidP="00260DD5"/>
    <w:p w14:paraId="44FD00D8" w14:textId="77777777" w:rsidR="00260DD5" w:rsidRDefault="00260DD5" w:rsidP="00260DD5"/>
    <w:p w14:paraId="21A3C118" w14:textId="77777777" w:rsidR="00260DD5" w:rsidRDefault="00260DD5" w:rsidP="00260DD5"/>
    <w:p w14:paraId="388B37D7" w14:textId="77777777" w:rsidR="00260DD5" w:rsidRDefault="00260DD5" w:rsidP="00260DD5">
      <w:pPr>
        <w:sectPr w:rsidR="00260DD5" w:rsidSect="00260DD5">
          <w:footerReference w:type="even" r:id="rId9"/>
          <w:footerReference w:type="default" r:id="rId10"/>
          <w:pgSz w:w="11906" w:h="16838"/>
          <w:pgMar w:top="1440" w:right="1440" w:bottom="1440" w:left="1440" w:header="708" w:footer="708" w:gutter="0"/>
          <w:pgNumType w:fmt="upperRoman" w:start="1"/>
          <w:cols w:space="708"/>
          <w:titlePg/>
          <w:docGrid w:linePitch="360"/>
        </w:sectPr>
      </w:pPr>
    </w:p>
    <w:p w14:paraId="2CA18556" w14:textId="516FAB13" w:rsidR="00CD02D2" w:rsidRPr="00260DD5" w:rsidRDefault="00EF56FD" w:rsidP="00260DD5">
      <w:pPr>
        <w:pStyle w:val="Title"/>
        <w:jc w:val="both"/>
      </w:pPr>
      <w:r w:rsidRPr="00260DD5">
        <w:lastRenderedPageBreak/>
        <w:t>Module 1: Building a Foundation</w:t>
      </w:r>
    </w:p>
    <w:p w14:paraId="30ADB86F" w14:textId="77777777" w:rsidR="00EF56FD" w:rsidRPr="00260DD5" w:rsidRDefault="00EF56FD" w:rsidP="00260DD5">
      <w:pPr>
        <w:pStyle w:val="Heading1"/>
        <w:jc w:val="both"/>
        <w:rPr>
          <w:rFonts w:cstheme="majorBidi"/>
        </w:rPr>
      </w:pPr>
      <w:bookmarkStart w:id="7" w:name="_Toc236217316"/>
      <w:r w:rsidRPr="00260DD5">
        <w:rPr>
          <w:rFonts w:cstheme="majorBidi"/>
        </w:rPr>
        <w:t>Understanding the Role of a Data Scientist</w:t>
      </w:r>
      <w:bookmarkEnd w:id="7"/>
    </w:p>
    <w:p w14:paraId="1389543E" w14:textId="77777777" w:rsidR="00EF56FD" w:rsidRPr="00260DD5" w:rsidRDefault="00EF56FD" w:rsidP="00260DD5">
      <w:pPr>
        <w:pStyle w:val="Heading2"/>
        <w:jc w:val="both"/>
        <w:rPr>
          <w:rFonts w:eastAsia="Times New Roman"/>
        </w:rPr>
      </w:pPr>
      <w:bookmarkStart w:id="8" w:name="_Toc236217317"/>
      <w:r w:rsidRPr="00260DD5">
        <w:rPr>
          <w:rFonts w:eastAsia="Times New Roman"/>
        </w:rPr>
        <w:t>Learning Objectives</w:t>
      </w:r>
      <w:bookmarkEnd w:id="8"/>
    </w:p>
    <w:p w14:paraId="167180CE"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After studying this topic, we will be able to:</w:t>
      </w:r>
    </w:p>
    <w:p w14:paraId="1B670DBE" w14:textId="77777777" w:rsidR="00EF56FD" w:rsidRPr="00260DD5" w:rsidRDefault="00EF56FD" w:rsidP="00260DD5">
      <w:pPr>
        <w:numPr>
          <w:ilvl w:val="0"/>
          <w:numId w:val="19"/>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Summarize the role and tasks of data scientists.</w:t>
      </w:r>
    </w:p>
    <w:p w14:paraId="5B87009F" w14:textId="77777777" w:rsidR="00EF56FD" w:rsidRPr="00260DD5" w:rsidRDefault="00EF56FD" w:rsidP="00260DD5">
      <w:pPr>
        <w:numPr>
          <w:ilvl w:val="0"/>
          <w:numId w:val="19"/>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Identify some of the main skills a data scientist needs.</w:t>
      </w:r>
    </w:p>
    <w:p w14:paraId="652FC25B" w14:textId="77777777" w:rsidR="00EF56FD" w:rsidRPr="00260DD5" w:rsidRDefault="00EF56FD" w:rsidP="00260DD5">
      <w:pPr>
        <w:numPr>
          <w:ilvl w:val="0"/>
          <w:numId w:val="19"/>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Describe some possible career paths for data scientists.</w:t>
      </w:r>
    </w:p>
    <w:p w14:paraId="743FFACB" w14:textId="77777777" w:rsidR="00EF56FD" w:rsidRPr="00260DD5" w:rsidRDefault="00EF56FD" w:rsidP="00260DD5">
      <w:pPr>
        <w:pStyle w:val="Heading2"/>
        <w:jc w:val="both"/>
        <w:rPr>
          <w:rFonts w:eastAsia="Times New Roman"/>
        </w:rPr>
      </w:pPr>
      <w:bookmarkStart w:id="9" w:name="_Toc236217318"/>
      <w:r w:rsidRPr="00260DD5">
        <w:rPr>
          <w:rFonts w:eastAsia="Times New Roman"/>
        </w:rPr>
        <w:t>Roles in the Data Ecosystem</w:t>
      </w:r>
      <w:bookmarkEnd w:id="9"/>
    </w:p>
    <w:p w14:paraId="55852080"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In the industry, opinions differ about the skills and responsibilities of different roles in the data ecosystem. Moreover, many job titles and descriptions in data science appear to have overlapping responsibilities.</w:t>
      </w:r>
    </w:p>
    <w:p w14:paraId="6F3CB7EC"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For comparison, the following are some of the major roles in the data ecosystem.</w:t>
      </w:r>
    </w:p>
    <w:p w14:paraId="0768C862" w14:textId="77777777" w:rsidR="00EF56FD" w:rsidRPr="00260DD5" w:rsidRDefault="00EF56FD" w:rsidP="00260DD5">
      <w:pPr>
        <w:pStyle w:val="Heading3"/>
        <w:jc w:val="both"/>
        <w:rPr>
          <w:rFonts w:eastAsia="Times New Roman"/>
        </w:rPr>
      </w:pPr>
      <w:bookmarkStart w:id="10" w:name="_Toc236217319"/>
      <w:r w:rsidRPr="00260DD5">
        <w:rPr>
          <w:rFonts w:eastAsia="Times New Roman"/>
        </w:rPr>
        <w:t>Data Analyst</w:t>
      </w:r>
      <w:bookmarkEnd w:id="10"/>
    </w:p>
    <w:p w14:paraId="59DBFD97"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analysts translate data and numbers into plain language so organizations can make informed decisions.</w:t>
      </w:r>
    </w:p>
    <w:p w14:paraId="679C6737"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Their responsibilities include:</w:t>
      </w:r>
    </w:p>
    <w:p w14:paraId="76308F41" w14:textId="77777777" w:rsidR="00EF56FD" w:rsidRPr="00260DD5" w:rsidRDefault="00EF56FD" w:rsidP="00260DD5">
      <w:pPr>
        <w:numPr>
          <w:ilvl w:val="0"/>
          <w:numId w:val="20"/>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Identifying correlations.</w:t>
      </w:r>
    </w:p>
    <w:p w14:paraId="3FF4AE7E" w14:textId="77777777" w:rsidR="00EF56FD" w:rsidRPr="00260DD5" w:rsidRDefault="00EF56FD" w:rsidP="00260DD5">
      <w:pPr>
        <w:numPr>
          <w:ilvl w:val="0"/>
          <w:numId w:val="20"/>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Finding patterns.</w:t>
      </w:r>
    </w:p>
    <w:p w14:paraId="28D6F79C" w14:textId="77777777" w:rsidR="00EF56FD" w:rsidRPr="00260DD5" w:rsidRDefault="00EF56FD" w:rsidP="00260DD5">
      <w:pPr>
        <w:numPr>
          <w:ilvl w:val="0"/>
          <w:numId w:val="20"/>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Applying statistical methods to analyze and mine data.</w:t>
      </w:r>
    </w:p>
    <w:p w14:paraId="59E5DB5C" w14:textId="77777777" w:rsidR="00EF56FD" w:rsidRPr="00260DD5" w:rsidRDefault="00EF56FD" w:rsidP="00260DD5">
      <w:pPr>
        <w:numPr>
          <w:ilvl w:val="0"/>
          <w:numId w:val="20"/>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Visualizing data to interpret and present findings.</w:t>
      </w:r>
    </w:p>
    <w:p w14:paraId="621D4165" w14:textId="77777777" w:rsidR="00EF56FD" w:rsidRPr="00260DD5" w:rsidRDefault="00EF56FD" w:rsidP="00260DD5">
      <w:pPr>
        <w:pStyle w:val="Heading3"/>
        <w:jc w:val="both"/>
        <w:rPr>
          <w:rFonts w:eastAsia="Times New Roman"/>
        </w:rPr>
      </w:pPr>
      <w:bookmarkStart w:id="11" w:name="_Toc236217320"/>
      <w:r w:rsidRPr="00260DD5">
        <w:rPr>
          <w:rFonts w:eastAsia="Times New Roman"/>
        </w:rPr>
        <w:t>Data Scientist</w:t>
      </w:r>
      <w:bookmarkEnd w:id="11"/>
    </w:p>
    <w:p w14:paraId="1762ABE4"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scientists:</w:t>
      </w:r>
    </w:p>
    <w:p w14:paraId="3F690865" w14:textId="77777777" w:rsidR="00EF56FD" w:rsidRPr="00260DD5" w:rsidRDefault="00EF56FD" w:rsidP="00260DD5">
      <w:pPr>
        <w:numPr>
          <w:ilvl w:val="0"/>
          <w:numId w:val="21"/>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Analyze data to generate actionable insights.</w:t>
      </w:r>
    </w:p>
    <w:p w14:paraId="3B73D7DE" w14:textId="77777777" w:rsidR="00EF56FD" w:rsidRPr="00260DD5" w:rsidRDefault="00EF56FD" w:rsidP="00260DD5">
      <w:pPr>
        <w:numPr>
          <w:ilvl w:val="0"/>
          <w:numId w:val="21"/>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Build Machine Learning (ML) and Deep Learning (DL) models.</w:t>
      </w:r>
    </w:p>
    <w:p w14:paraId="662D3CEF" w14:textId="77777777" w:rsidR="00EF56FD" w:rsidRPr="00260DD5" w:rsidRDefault="00EF56FD" w:rsidP="00260DD5">
      <w:pPr>
        <w:numPr>
          <w:ilvl w:val="0"/>
          <w:numId w:val="21"/>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Train models on historical data to create predictive models.</w:t>
      </w:r>
    </w:p>
    <w:p w14:paraId="70877C21" w14:textId="77777777" w:rsidR="00EF56FD" w:rsidRPr="00260DD5" w:rsidRDefault="00EF56FD" w:rsidP="00260DD5">
      <w:pPr>
        <w:pStyle w:val="Heading3"/>
        <w:jc w:val="both"/>
        <w:rPr>
          <w:rFonts w:eastAsia="Times New Roman"/>
        </w:rPr>
      </w:pPr>
      <w:bookmarkStart w:id="12" w:name="_Toc236217321"/>
      <w:r w:rsidRPr="00260DD5">
        <w:rPr>
          <w:rFonts w:eastAsia="Times New Roman"/>
        </w:rPr>
        <w:t>Data Engineer</w:t>
      </w:r>
      <w:bookmarkEnd w:id="12"/>
    </w:p>
    <w:p w14:paraId="18B1FFFE"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engineers:</w:t>
      </w:r>
    </w:p>
    <w:p w14:paraId="7FB66C71" w14:textId="77777777" w:rsidR="00EF56FD" w:rsidRPr="00260DD5" w:rsidRDefault="00EF56FD" w:rsidP="00260DD5">
      <w:pPr>
        <w:numPr>
          <w:ilvl w:val="0"/>
          <w:numId w:val="22"/>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Extract and organize data from different sources.</w:t>
      </w:r>
    </w:p>
    <w:p w14:paraId="146B1B99" w14:textId="77777777" w:rsidR="00EF56FD" w:rsidRPr="00260DD5" w:rsidRDefault="00EF56FD" w:rsidP="00260DD5">
      <w:pPr>
        <w:numPr>
          <w:ilvl w:val="0"/>
          <w:numId w:val="22"/>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Clean and prepare data.</w:t>
      </w:r>
    </w:p>
    <w:p w14:paraId="6C0E6976" w14:textId="77777777" w:rsidR="00EF56FD" w:rsidRPr="00260DD5" w:rsidRDefault="00EF56FD" w:rsidP="00260DD5">
      <w:pPr>
        <w:numPr>
          <w:ilvl w:val="0"/>
          <w:numId w:val="22"/>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Store and manage data in repositories so other data professionals can access it efficiently.</w:t>
      </w:r>
    </w:p>
    <w:p w14:paraId="7FF0CC80" w14:textId="77777777" w:rsidR="00EF56FD" w:rsidRPr="00260DD5" w:rsidRDefault="00EF56FD" w:rsidP="00260DD5">
      <w:pPr>
        <w:pStyle w:val="Heading3"/>
        <w:jc w:val="both"/>
        <w:rPr>
          <w:rFonts w:eastAsia="Times New Roman"/>
        </w:rPr>
      </w:pPr>
      <w:bookmarkStart w:id="13" w:name="_Toc236217322"/>
      <w:r w:rsidRPr="00260DD5">
        <w:rPr>
          <w:rFonts w:eastAsia="Times New Roman"/>
        </w:rPr>
        <w:lastRenderedPageBreak/>
        <w:t>Other Data Professionals</w:t>
      </w:r>
      <w:bookmarkEnd w:id="13"/>
    </w:p>
    <w:p w14:paraId="53E2356C"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Other professionals in the data ecosystem include:</w:t>
      </w:r>
    </w:p>
    <w:p w14:paraId="282851DE" w14:textId="77777777" w:rsidR="00EF56FD" w:rsidRPr="00260DD5" w:rsidRDefault="00EF56FD" w:rsidP="00260DD5">
      <w:pPr>
        <w:numPr>
          <w:ilvl w:val="0"/>
          <w:numId w:val="23"/>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Business Analysts</w:t>
      </w:r>
    </w:p>
    <w:p w14:paraId="2DD97F20" w14:textId="77777777" w:rsidR="00EF56FD" w:rsidRPr="00260DD5" w:rsidRDefault="00EF56FD" w:rsidP="00260DD5">
      <w:pPr>
        <w:numPr>
          <w:ilvl w:val="0"/>
          <w:numId w:val="23"/>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Business Intelligence (BI) Analysts</w:t>
      </w:r>
    </w:p>
    <w:p w14:paraId="0BEEC16D"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These professionals make business decisions based on data analysis results.</w:t>
      </w:r>
    </w:p>
    <w:p w14:paraId="617F1B0F"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Regardless of their specific roles or job titles, data science professionals generally work collaboratively to extract and transform data needed to make forecasts and predictions using Machine Learning (ML) and Artificial Intelligence (AI).</w:t>
      </w:r>
    </w:p>
    <w:p w14:paraId="643DEB95" w14:textId="77777777" w:rsidR="00EF56FD" w:rsidRPr="00260DD5" w:rsidRDefault="00EF56FD" w:rsidP="00260DD5">
      <w:pPr>
        <w:pStyle w:val="Heading2"/>
        <w:jc w:val="both"/>
        <w:rPr>
          <w:rFonts w:eastAsia="Times New Roman"/>
        </w:rPr>
      </w:pPr>
      <w:bookmarkStart w:id="14" w:name="_Toc236217323"/>
      <w:r w:rsidRPr="00260DD5">
        <w:rPr>
          <w:rFonts w:eastAsia="Times New Roman"/>
        </w:rPr>
        <w:t>What Does a Data Scientist Do?</w:t>
      </w:r>
      <w:bookmarkEnd w:id="14"/>
    </w:p>
    <w:p w14:paraId="3683AADD"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scientists perform a variety of responsibilities, including:</w:t>
      </w:r>
    </w:p>
    <w:p w14:paraId="743EC429" w14:textId="77777777" w:rsidR="00EF56FD" w:rsidRPr="00260DD5" w:rsidRDefault="00EF56FD" w:rsidP="00260DD5">
      <w:pPr>
        <w:numPr>
          <w:ilvl w:val="0"/>
          <w:numId w:val="2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Working with large amounts of structured and unstructured data.</w:t>
      </w:r>
    </w:p>
    <w:p w14:paraId="26F85DF8" w14:textId="77777777" w:rsidR="00EF56FD" w:rsidRPr="00260DD5" w:rsidRDefault="00EF56FD" w:rsidP="00260DD5">
      <w:pPr>
        <w:numPr>
          <w:ilvl w:val="0"/>
          <w:numId w:val="2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Cleaning and transforming ingested data so it becomes suitable for Machine Learning, Deep Learning, and AI models.</w:t>
      </w:r>
    </w:p>
    <w:p w14:paraId="2139BD5A" w14:textId="77777777" w:rsidR="00EF56FD" w:rsidRPr="00260DD5" w:rsidRDefault="00EF56FD" w:rsidP="00260DD5">
      <w:pPr>
        <w:numPr>
          <w:ilvl w:val="0"/>
          <w:numId w:val="2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Building and applying Machine Learning, Deep Learning, and Artificial Intelligence (AI) models to solve business problems.</w:t>
      </w:r>
    </w:p>
    <w:p w14:paraId="3F21D965"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By combining knowledge of statistics, business logic, and computer programming, data scientists design, create, and implement models that use disparate data sources (data collected from different and unrelated sources).</w:t>
      </w:r>
    </w:p>
    <w:p w14:paraId="109DDE45"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These models help organizations with:</w:t>
      </w:r>
    </w:p>
    <w:p w14:paraId="1364CA19" w14:textId="77777777" w:rsidR="00EF56FD" w:rsidRPr="00260DD5" w:rsidRDefault="00EF56FD" w:rsidP="00260DD5">
      <w:pPr>
        <w:numPr>
          <w:ilvl w:val="0"/>
          <w:numId w:val="2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Corporate goal planning.</w:t>
      </w:r>
    </w:p>
    <w:p w14:paraId="1CA9CA12" w14:textId="77777777" w:rsidR="00EF56FD" w:rsidRPr="00260DD5" w:rsidRDefault="00EF56FD" w:rsidP="00260DD5">
      <w:pPr>
        <w:numPr>
          <w:ilvl w:val="0"/>
          <w:numId w:val="2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Business decision-making.</w:t>
      </w:r>
    </w:p>
    <w:p w14:paraId="38B9D5BA" w14:textId="77777777" w:rsidR="00EF56FD" w:rsidRPr="00260DD5" w:rsidRDefault="00EF56FD" w:rsidP="00260DD5">
      <w:pPr>
        <w:numPr>
          <w:ilvl w:val="0"/>
          <w:numId w:val="2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Predictions.</w:t>
      </w:r>
    </w:p>
    <w:p w14:paraId="4C491B75" w14:textId="77777777" w:rsidR="00EF56FD" w:rsidRPr="00260DD5" w:rsidRDefault="00EF56FD" w:rsidP="00260DD5">
      <w:pPr>
        <w:numPr>
          <w:ilvl w:val="0"/>
          <w:numId w:val="2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Forecasting using information synthesized from multiple data sources.</w:t>
      </w:r>
    </w:p>
    <w:p w14:paraId="2BAF3E02" w14:textId="77777777" w:rsidR="00EF56FD" w:rsidRPr="00260DD5" w:rsidRDefault="00EF56FD" w:rsidP="00260DD5">
      <w:pPr>
        <w:pStyle w:val="Heading2"/>
        <w:jc w:val="both"/>
        <w:rPr>
          <w:rFonts w:eastAsia="Times New Roman"/>
        </w:rPr>
      </w:pPr>
      <w:bookmarkStart w:id="15" w:name="_Toc236217324"/>
      <w:r w:rsidRPr="00260DD5">
        <w:rPr>
          <w:rFonts w:eastAsia="Times New Roman"/>
        </w:rPr>
        <w:t>Examples of Business Questions Solved Using ML and AI</w:t>
      </w:r>
      <w:bookmarkEnd w:id="15"/>
    </w:p>
    <w:p w14:paraId="7CEA98C8"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Machine Learning and AI can help answer questions such as:</w:t>
      </w:r>
    </w:p>
    <w:p w14:paraId="4EF42A7D" w14:textId="77777777" w:rsidR="00EF56FD" w:rsidRPr="00260DD5" w:rsidRDefault="00EF56FD" w:rsidP="00260DD5">
      <w:pPr>
        <w:numPr>
          <w:ilvl w:val="0"/>
          <w:numId w:val="26"/>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How many new social media followers am I likely to get next month?</w:t>
      </w:r>
    </w:p>
    <w:p w14:paraId="080EE4BD" w14:textId="77777777" w:rsidR="00EF56FD" w:rsidRPr="00260DD5" w:rsidRDefault="00EF56FD" w:rsidP="00260DD5">
      <w:pPr>
        <w:numPr>
          <w:ilvl w:val="0"/>
          <w:numId w:val="26"/>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What percentage of my customers am I likely to lose to the competition in the next quarter?</w:t>
      </w:r>
    </w:p>
    <w:p w14:paraId="3E69ECA5" w14:textId="77777777" w:rsidR="00EF56FD" w:rsidRPr="00260DD5" w:rsidRDefault="00EF56FD" w:rsidP="00260DD5">
      <w:pPr>
        <w:numPr>
          <w:ilvl w:val="0"/>
          <w:numId w:val="26"/>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Is this financial transaction unusual for this customer?</w:t>
      </w:r>
    </w:p>
    <w:p w14:paraId="00A84273" w14:textId="77777777" w:rsidR="00EF56FD" w:rsidRPr="00260DD5" w:rsidRDefault="00EF56FD" w:rsidP="00260DD5">
      <w:pPr>
        <w:pStyle w:val="Heading2"/>
        <w:jc w:val="both"/>
        <w:rPr>
          <w:rFonts w:eastAsia="Times New Roman"/>
        </w:rPr>
      </w:pPr>
      <w:bookmarkStart w:id="16" w:name="_Toc236217325"/>
      <w:r w:rsidRPr="00260DD5">
        <w:rPr>
          <w:rFonts w:eastAsia="Times New Roman"/>
        </w:rPr>
        <w:t>Skills Required for a Data Scientist</w:t>
      </w:r>
      <w:bookmarkEnd w:id="16"/>
    </w:p>
    <w:p w14:paraId="5209D459"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 successful data scientist requires a combination of technical knowledge and domain expertise.</w:t>
      </w:r>
    </w:p>
    <w:p w14:paraId="5E24385E" w14:textId="77777777" w:rsidR="00EF56FD" w:rsidRPr="00260DD5" w:rsidRDefault="00EF56FD" w:rsidP="00260DD5">
      <w:pPr>
        <w:pStyle w:val="Heading3"/>
        <w:jc w:val="both"/>
        <w:rPr>
          <w:rFonts w:eastAsia="Times New Roman"/>
        </w:rPr>
      </w:pPr>
      <w:bookmarkStart w:id="17" w:name="_Toc236217326"/>
      <w:r w:rsidRPr="00260DD5">
        <w:rPr>
          <w:rFonts w:eastAsia="Times New Roman"/>
        </w:rPr>
        <w:lastRenderedPageBreak/>
        <w:t>Technical Skills</w:t>
      </w:r>
      <w:bookmarkEnd w:id="17"/>
    </w:p>
    <w:p w14:paraId="2E9351E1"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scientists need:</w:t>
      </w:r>
    </w:p>
    <w:p w14:paraId="64B8F582" w14:textId="77777777" w:rsidR="00EF56FD" w:rsidRPr="00260DD5" w:rsidRDefault="00EF56FD" w:rsidP="00260DD5">
      <w:pPr>
        <w:numPr>
          <w:ilvl w:val="0"/>
          <w:numId w:val="27"/>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 solid foundation in statistics and probability.</w:t>
      </w:r>
    </w:p>
    <w:p w14:paraId="26AF7516" w14:textId="77777777" w:rsidR="00EF56FD" w:rsidRPr="00260DD5" w:rsidRDefault="00EF56FD" w:rsidP="00260DD5">
      <w:pPr>
        <w:numPr>
          <w:ilvl w:val="0"/>
          <w:numId w:val="27"/>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Knowledge of Machine Learning.</w:t>
      </w:r>
    </w:p>
    <w:p w14:paraId="342BA64F" w14:textId="77777777" w:rsidR="00EF56FD" w:rsidRPr="00260DD5" w:rsidRDefault="00EF56FD" w:rsidP="00260DD5">
      <w:pPr>
        <w:numPr>
          <w:ilvl w:val="0"/>
          <w:numId w:val="27"/>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Cloud computing skills.</w:t>
      </w:r>
    </w:p>
    <w:p w14:paraId="0997EBF6" w14:textId="77777777" w:rsidR="00EF56FD" w:rsidRPr="00260DD5" w:rsidRDefault="00EF56FD" w:rsidP="00260DD5">
      <w:pPr>
        <w:numPr>
          <w:ilvl w:val="0"/>
          <w:numId w:val="27"/>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Programming skills.</w:t>
      </w:r>
    </w:p>
    <w:p w14:paraId="2443E5E1" w14:textId="77777777" w:rsidR="00EF56FD" w:rsidRPr="00260DD5" w:rsidRDefault="00EF56FD" w:rsidP="00260DD5">
      <w:pPr>
        <w:numPr>
          <w:ilvl w:val="0"/>
          <w:numId w:val="27"/>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Database knowledge.</w:t>
      </w:r>
    </w:p>
    <w:p w14:paraId="5BD6B457" w14:textId="77777777" w:rsidR="00EF56FD" w:rsidRPr="00260DD5" w:rsidRDefault="00EF56FD" w:rsidP="00260DD5">
      <w:pPr>
        <w:numPr>
          <w:ilvl w:val="0"/>
          <w:numId w:val="27"/>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modeling skills.</w:t>
      </w:r>
    </w:p>
    <w:p w14:paraId="56D15202"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Higher mathematics such as:</w:t>
      </w:r>
    </w:p>
    <w:p w14:paraId="3743FFDA" w14:textId="77777777" w:rsidR="00EF56FD" w:rsidRPr="00260DD5" w:rsidRDefault="00EF56FD" w:rsidP="00260DD5">
      <w:pPr>
        <w:numPr>
          <w:ilvl w:val="0"/>
          <w:numId w:val="28"/>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Calculus</w:t>
      </w:r>
    </w:p>
    <w:p w14:paraId="46BB21F7" w14:textId="77777777" w:rsidR="00EF56FD" w:rsidRPr="00260DD5" w:rsidRDefault="00EF56FD" w:rsidP="00260DD5">
      <w:pPr>
        <w:numPr>
          <w:ilvl w:val="0"/>
          <w:numId w:val="28"/>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Linear Algebra</w:t>
      </w:r>
    </w:p>
    <w:p w14:paraId="1412DD6B"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are not strictly necessary but can be useful assets.</w:t>
      </w:r>
    </w:p>
    <w:p w14:paraId="32C51FCC" w14:textId="77777777" w:rsidR="00EF56FD" w:rsidRPr="00260DD5" w:rsidRDefault="00EF56FD" w:rsidP="00260DD5">
      <w:pPr>
        <w:pStyle w:val="Heading3"/>
        <w:jc w:val="both"/>
        <w:rPr>
          <w:rFonts w:eastAsia="Times New Roman"/>
        </w:rPr>
      </w:pPr>
      <w:bookmarkStart w:id="18" w:name="_Toc236217327"/>
      <w:r w:rsidRPr="00260DD5">
        <w:rPr>
          <w:rFonts w:eastAsia="Times New Roman"/>
        </w:rPr>
        <w:t>Domain Knowledge</w:t>
      </w:r>
      <w:bookmarkEnd w:id="18"/>
    </w:p>
    <w:p w14:paraId="4F61AB5A"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Domain-specific knowledge is also valuable.</w:t>
      </w:r>
    </w:p>
    <w:p w14:paraId="70F77827"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For example, if we are interested in the medical field, knowledge of:</w:t>
      </w:r>
    </w:p>
    <w:p w14:paraId="60C975EA" w14:textId="77777777" w:rsidR="00EF56FD" w:rsidRPr="00260DD5" w:rsidRDefault="00EF56FD" w:rsidP="00260DD5">
      <w:pPr>
        <w:numPr>
          <w:ilvl w:val="0"/>
          <w:numId w:val="29"/>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Research methods</w:t>
      </w:r>
    </w:p>
    <w:p w14:paraId="2BBD74B1" w14:textId="77777777" w:rsidR="00EF56FD" w:rsidRPr="00260DD5" w:rsidRDefault="00EF56FD" w:rsidP="00260DD5">
      <w:pPr>
        <w:numPr>
          <w:ilvl w:val="0"/>
          <w:numId w:val="29"/>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Biology</w:t>
      </w:r>
    </w:p>
    <w:p w14:paraId="1E32663F"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can make us stronger candidates.</w:t>
      </w:r>
    </w:p>
    <w:p w14:paraId="0E893E5B" w14:textId="77777777" w:rsidR="00EF56FD" w:rsidRPr="00260DD5" w:rsidRDefault="00EF56FD" w:rsidP="00260DD5">
      <w:pPr>
        <w:pStyle w:val="Heading2"/>
        <w:jc w:val="both"/>
        <w:rPr>
          <w:rFonts w:eastAsia="Times New Roman"/>
        </w:rPr>
      </w:pPr>
      <w:bookmarkStart w:id="19" w:name="_Toc236217328"/>
      <w:r w:rsidRPr="00260DD5">
        <w:rPr>
          <w:rFonts w:eastAsia="Times New Roman"/>
        </w:rPr>
        <w:t>Programming Languages and Tools</w:t>
      </w:r>
      <w:bookmarkEnd w:id="19"/>
    </w:p>
    <w:p w14:paraId="4229D6C4" w14:textId="77777777" w:rsidR="00EF56FD" w:rsidRPr="00260DD5" w:rsidRDefault="00EF56FD" w:rsidP="00260DD5">
      <w:pPr>
        <w:pStyle w:val="Heading2"/>
        <w:jc w:val="both"/>
        <w:rPr>
          <w:rFonts w:eastAsia="Times New Roman"/>
        </w:rPr>
      </w:pPr>
      <w:bookmarkStart w:id="20" w:name="_Toc236217329"/>
      <w:r w:rsidRPr="00260DD5">
        <w:rPr>
          <w:rFonts w:eastAsia="Times New Roman"/>
        </w:rPr>
        <w:t>Python</w:t>
      </w:r>
      <w:bookmarkEnd w:id="20"/>
    </w:p>
    <w:p w14:paraId="5A20EF66"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Python is a vital tool for data scientists.</w:t>
      </w:r>
    </w:p>
    <w:p w14:paraId="3C8CFFDC"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 xml:space="preserve">A survey published by </w:t>
      </w:r>
      <w:r w:rsidRPr="00260DD5">
        <w:rPr>
          <w:rFonts w:eastAsia="Times New Roman" w:cstheme="majorBidi"/>
          <w:b/>
          <w:bCs/>
          <w:kern w:val="0"/>
          <w:lang w:eastAsia="en-GB"/>
          <w14:ligatures w14:val="none"/>
        </w:rPr>
        <w:t>Kaggle</w:t>
      </w:r>
      <w:r w:rsidRPr="00260DD5">
        <w:rPr>
          <w:rFonts w:eastAsia="Times New Roman" w:cstheme="majorBidi"/>
          <w:kern w:val="0"/>
          <w:lang w:eastAsia="en-GB"/>
          <w14:ligatures w14:val="none"/>
        </w:rPr>
        <w:t xml:space="preserve"> showed that:</w:t>
      </w:r>
    </w:p>
    <w:p w14:paraId="084072AB" w14:textId="77777777" w:rsidR="00EF56FD" w:rsidRPr="00260DD5" w:rsidRDefault="00EF56FD" w:rsidP="00260DD5">
      <w:pPr>
        <w:numPr>
          <w:ilvl w:val="0"/>
          <w:numId w:val="30"/>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b/>
          <w:bCs/>
          <w:kern w:val="0"/>
          <w:lang w:eastAsia="en-GB"/>
          <w14:ligatures w14:val="none"/>
        </w:rPr>
        <w:t>79.9%</w:t>
      </w:r>
      <w:r w:rsidRPr="00260DD5">
        <w:rPr>
          <w:rFonts w:eastAsia="Times New Roman" w:cstheme="majorBidi"/>
          <w:kern w:val="0"/>
          <w:lang w:eastAsia="en-GB"/>
          <w14:ligatures w14:val="none"/>
        </w:rPr>
        <w:t xml:space="preserve"> of data science professionals advise beginners to learn Python first.</w:t>
      </w:r>
    </w:p>
    <w:p w14:paraId="2B7BB222" w14:textId="77777777" w:rsidR="00EF56FD" w:rsidRPr="00260DD5" w:rsidRDefault="00EF56FD" w:rsidP="00260DD5">
      <w:pPr>
        <w:numPr>
          <w:ilvl w:val="0"/>
          <w:numId w:val="30"/>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b/>
          <w:bCs/>
          <w:kern w:val="0"/>
          <w:lang w:eastAsia="en-GB"/>
          <w14:ligatures w14:val="none"/>
        </w:rPr>
        <w:t>86.7%</w:t>
      </w:r>
      <w:r w:rsidRPr="00260DD5">
        <w:rPr>
          <w:rFonts w:eastAsia="Times New Roman" w:cstheme="majorBidi"/>
          <w:kern w:val="0"/>
          <w:lang w:eastAsia="en-GB"/>
          <w14:ligatures w14:val="none"/>
        </w:rPr>
        <w:t xml:space="preserve"> reported that Python is the programming tool used most frequently in their workplace.</w:t>
      </w:r>
    </w:p>
    <w:p w14:paraId="436D9C0A" w14:textId="77777777" w:rsidR="00EF56FD" w:rsidRPr="00260DD5" w:rsidRDefault="00EF56FD" w:rsidP="00260DD5">
      <w:pPr>
        <w:pStyle w:val="Heading2"/>
        <w:jc w:val="both"/>
        <w:rPr>
          <w:rFonts w:eastAsia="Times New Roman"/>
        </w:rPr>
      </w:pPr>
      <w:bookmarkStart w:id="21" w:name="_Toc236217330"/>
      <w:r w:rsidRPr="00260DD5">
        <w:rPr>
          <w:rFonts w:eastAsia="Times New Roman"/>
        </w:rPr>
        <w:t>Other Programming Languages</w:t>
      </w:r>
      <w:bookmarkEnd w:id="21"/>
    </w:p>
    <w:p w14:paraId="5F0815BB"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Someone entering the data science field may also benefit from learning:</w:t>
      </w:r>
    </w:p>
    <w:p w14:paraId="54368890" w14:textId="77777777" w:rsidR="00EF56FD" w:rsidRPr="00260DD5" w:rsidRDefault="00EF56FD" w:rsidP="00260DD5">
      <w:pPr>
        <w:numPr>
          <w:ilvl w:val="0"/>
          <w:numId w:val="31"/>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SQL</w:t>
      </w:r>
    </w:p>
    <w:p w14:paraId="4B21F027" w14:textId="77777777" w:rsidR="00EF56FD" w:rsidRPr="00260DD5" w:rsidRDefault="00EF56FD" w:rsidP="00260DD5">
      <w:pPr>
        <w:numPr>
          <w:ilvl w:val="0"/>
          <w:numId w:val="31"/>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R</w:t>
      </w:r>
    </w:p>
    <w:p w14:paraId="7006DAF6" w14:textId="77777777" w:rsidR="00EF56FD" w:rsidRPr="00260DD5" w:rsidRDefault="00EF56FD" w:rsidP="00260DD5">
      <w:pPr>
        <w:numPr>
          <w:ilvl w:val="0"/>
          <w:numId w:val="31"/>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w:t>
      </w:r>
    </w:p>
    <w:p w14:paraId="520B048E" w14:textId="77777777" w:rsidR="00EF56FD" w:rsidRPr="00260DD5" w:rsidRDefault="00EF56FD" w:rsidP="00260DD5">
      <w:pPr>
        <w:numPr>
          <w:ilvl w:val="0"/>
          <w:numId w:val="31"/>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Java</w:t>
      </w:r>
    </w:p>
    <w:p w14:paraId="0BBA98BA" w14:textId="77777777" w:rsidR="00EF56FD" w:rsidRPr="00260DD5" w:rsidRDefault="00EF56FD" w:rsidP="00260DD5">
      <w:pPr>
        <w:pStyle w:val="Heading2"/>
        <w:jc w:val="both"/>
        <w:rPr>
          <w:rFonts w:eastAsia="Times New Roman"/>
        </w:rPr>
      </w:pPr>
      <w:bookmarkStart w:id="22" w:name="_Toc236217331"/>
      <w:r w:rsidRPr="00260DD5">
        <w:rPr>
          <w:rFonts w:eastAsia="Times New Roman"/>
        </w:rPr>
        <w:lastRenderedPageBreak/>
        <w:t>Big Data Technologies</w:t>
      </w:r>
      <w:bookmarkEnd w:id="22"/>
    </w:p>
    <w:p w14:paraId="1081C295"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Skills in the following technologies are also in high demand:</w:t>
      </w:r>
    </w:p>
    <w:p w14:paraId="5D128BA5" w14:textId="77777777" w:rsidR="00EF56FD" w:rsidRPr="00260DD5" w:rsidRDefault="00EF56FD" w:rsidP="00260DD5">
      <w:pPr>
        <w:numPr>
          <w:ilvl w:val="0"/>
          <w:numId w:val="32"/>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Hadoop</w:t>
      </w:r>
    </w:p>
    <w:p w14:paraId="2B8417A7" w14:textId="77777777" w:rsidR="00EF56FD" w:rsidRPr="00260DD5" w:rsidRDefault="00EF56FD" w:rsidP="00260DD5">
      <w:pPr>
        <w:numPr>
          <w:ilvl w:val="0"/>
          <w:numId w:val="32"/>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Apache Spark</w:t>
      </w:r>
    </w:p>
    <w:p w14:paraId="058C2BED" w14:textId="77777777" w:rsidR="00EF56FD" w:rsidRPr="00260DD5" w:rsidRDefault="00EF56FD" w:rsidP="00260DD5">
      <w:pPr>
        <w:pStyle w:val="Heading2"/>
        <w:jc w:val="both"/>
        <w:rPr>
          <w:rFonts w:eastAsia="Times New Roman"/>
        </w:rPr>
      </w:pPr>
      <w:bookmarkStart w:id="23" w:name="_Toc236217332"/>
      <w:r w:rsidRPr="00260DD5">
        <w:rPr>
          <w:rFonts w:eastAsia="Times New Roman"/>
        </w:rPr>
        <w:t>Business Intelligence and Visualization Tools</w:t>
      </w:r>
      <w:bookmarkEnd w:id="23"/>
    </w:p>
    <w:p w14:paraId="6D7DD6CC"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Useful tools include:</w:t>
      </w:r>
    </w:p>
    <w:p w14:paraId="0FA636B1" w14:textId="77777777" w:rsidR="00EF56FD" w:rsidRPr="00260DD5" w:rsidRDefault="00EF56FD" w:rsidP="00260DD5">
      <w:pPr>
        <w:numPr>
          <w:ilvl w:val="0"/>
          <w:numId w:val="33"/>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Power BI (Dashboard design and creation)</w:t>
      </w:r>
    </w:p>
    <w:p w14:paraId="768CCB09" w14:textId="77777777" w:rsidR="00EF56FD" w:rsidRPr="00260DD5" w:rsidRDefault="00EF56FD" w:rsidP="00260DD5">
      <w:pPr>
        <w:numPr>
          <w:ilvl w:val="0"/>
          <w:numId w:val="33"/>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Tableau (Data visualization and storytelling)</w:t>
      </w:r>
    </w:p>
    <w:p w14:paraId="125614F4" w14:textId="77777777" w:rsidR="00EF56FD" w:rsidRPr="00260DD5" w:rsidRDefault="00EF56FD" w:rsidP="00260DD5">
      <w:pPr>
        <w:pStyle w:val="Heading2"/>
        <w:jc w:val="both"/>
        <w:rPr>
          <w:rFonts w:eastAsia="Times New Roman"/>
        </w:rPr>
      </w:pPr>
      <w:bookmarkStart w:id="24" w:name="_Toc236217333"/>
      <w:r w:rsidRPr="00260DD5">
        <w:rPr>
          <w:rFonts w:eastAsia="Times New Roman"/>
        </w:rPr>
        <w:t>Essential Soft Skills</w:t>
      </w:r>
      <w:bookmarkEnd w:id="24"/>
    </w:p>
    <w:p w14:paraId="0B6E91B6"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In addition to technical expertise, data scientists require several important soft skills.</w:t>
      </w:r>
    </w:p>
    <w:p w14:paraId="2BD8A805"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These include:</w:t>
      </w:r>
    </w:p>
    <w:p w14:paraId="31B2846F" w14:textId="77777777" w:rsidR="00EF56FD" w:rsidRPr="00260DD5" w:rsidRDefault="00EF56FD" w:rsidP="00260DD5">
      <w:pPr>
        <w:numPr>
          <w:ilvl w:val="0"/>
          <w:numId w:val="3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Communication and presentation skills to effectively convey insights derived from datasets.</w:t>
      </w:r>
    </w:p>
    <w:p w14:paraId="288F6E24" w14:textId="77777777" w:rsidR="00EF56FD" w:rsidRPr="00260DD5" w:rsidRDefault="00EF56FD" w:rsidP="00260DD5">
      <w:pPr>
        <w:numPr>
          <w:ilvl w:val="0"/>
          <w:numId w:val="3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Critical-thinking skills to analyze and solve problems.</w:t>
      </w:r>
    </w:p>
    <w:p w14:paraId="2181306C" w14:textId="77777777" w:rsidR="00EF56FD" w:rsidRPr="00260DD5" w:rsidRDefault="00EF56FD" w:rsidP="00260DD5">
      <w:pPr>
        <w:numPr>
          <w:ilvl w:val="0"/>
          <w:numId w:val="3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Creative thinking skills to develop innovative approaches and useful models.</w:t>
      </w:r>
    </w:p>
    <w:p w14:paraId="742B74CD" w14:textId="77777777" w:rsidR="00EF56FD" w:rsidRPr="00260DD5" w:rsidRDefault="00EF56FD" w:rsidP="00260DD5">
      <w:pPr>
        <w:numPr>
          <w:ilvl w:val="0"/>
          <w:numId w:val="3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The ability to convert data into a story that organizations can understand and apply to their goals.</w:t>
      </w:r>
    </w:p>
    <w:p w14:paraId="422CC6F2" w14:textId="77777777" w:rsidR="00EF56FD" w:rsidRPr="00260DD5" w:rsidRDefault="00EF56FD" w:rsidP="00260DD5">
      <w:pPr>
        <w:numPr>
          <w:ilvl w:val="0"/>
          <w:numId w:val="3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 collaborative approach because data scientists regularly work with other data professionals.</w:t>
      </w:r>
    </w:p>
    <w:p w14:paraId="4AD91019" w14:textId="77777777" w:rsidR="00EF56FD" w:rsidRPr="00260DD5" w:rsidRDefault="00EF56FD" w:rsidP="00260DD5">
      <w:pPr>
        <w:numPr>
          <w:ilvl w:val="0"/>
          <w:numId w:val="34"/>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Diligence and tenacity to complete projects successfully, especially when they become complex or unexpected challenges arise.</w:t>
      </w:r>
    </w:p>
    <w:p w14:paraId="044B754A" w14:textId="77777777" w:rsidR="00EF56FD" w:rsidRPr="00260DD5" w:rsidRDefault="00EF56FD" w:rsidP="00260DD5">
      <w:pPr>
        <w:pStyle w:val="Heading2"/>
        <w:jc w:val="both"/>
        <w:rPr>
          <w:rFonts w:eastAsia="Times New Roman"/>
        </w:rPr>
      </w:pPr>
      <w:bookmarkStart w:id="25" w:name="_Toc236217334"/>
      <w:r w:rsidRPr="00260DD5">
        <w:rPr>
          <w:rFonts w:eastAsia="Times New Roman"/>
        </w:rPr>
        <w:t>Starting a Career in Data Science</w:t>
      </w:r>
      <w:bookmarkEnd w:id="25"/>
    </w:p>
    <w:p w14:paraId="5DDF4211"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If we are new to the field of data science, our first position in an organization is likely to be an entry-level role.</w:t>
      </w:r>
    </w:p>
    <w:p w14:paraId="58F66A21"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However, experience from other fields should also be considered an important asset.</w:t>
      </w:r>
    </w:p>
    <w:p w14:paraId="005259AC"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Many skills are transferable, especially those gained through previous technical work.</w:t>
      </w:r>
    </w:p>
    <w:p w14:paraId="7246BB40"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Even hobbies and personal interests may provide valuable experience and expertise that can improve marketability, depending on the company or industry.</w:t>
      </w:r>
    </w:p>
    <w:p w14:paraId="1E8A870E"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Therefore, it is important to evaluate our background and identify capabilities that can be applied in a data science career.</w:t>
      </w:r>
    </w:p>
    <w:p w14:paraId="436BEF3D" w14:textId="77777777" w:rsidR="00EF56FD" w:rsidRPr="00260DD5" w:rsidRDefault="00EF56FD" w:rsidP="00260DD5">
      <w:pPr>
        <w:pStyle w:val="Heading2"/>
        <w:jc w:val="both"/>
        <w:rPr>
          <w:rFonts w:eastAsia="Times New Roman"/>
        </w:rPr>
      </w:pPr>
      <w:bookmarkStart w:id="26" w:name="_Toc236217335"/>
      <w:r w:rsidRPr="00260DD5">
        <w:rPr>
          <w:rFonts w:eastAsia="Times New Roman"/>
        </w:rPr>
        <w:lastRenderedPageBreak/>
        <w:t>Career Growth Opportunities</w:t>
      </w:r>
      <w:bookmarkEnd w:id="26"/>
    </w:p>
    <w:p w14:paraId="1EC5D81F"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As we gain experience, we can advance our careers in several different directions.</w:t>
      </w:r>
    </w:p>
    <w:p w14:paraId="2700D263" w14:textId="77777777" w:rsidR="00EF56FD" w:rsidRPr="00260DD5" w:rsidRDefault="00EF56FD" w:rsidP="00260DD5">
      <w:p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Depending on our interests and goals, we may choose to:</w:t>
      </w:r>
    </w:p>
    <w:p w14:paraId="6593F17C" w14:textId="77777777" w:rsidR="00EF56FD" w:rsidRPr="00260DD5" w:rsidRDefault="00EF56FD" w:rsidP="00260DD5">
      <w:pPr>
        <w:numPr>
          <w:ilvl w:val="0"/>
          <w:numId w:val="3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Become a Machine Learning specialist.</w:t>
      </w:r>
    </w:p>
    <w:p w14:paraId="77A413DC" w14:textId="77777777" w:rsidR="00EF56FD" w:rsidRPr="00260DD5" w:rsidRDefault="00EF56FD" w:rsidP="00260DD5">
      <w:pPr>
        <w:numPr>
          <w:ilvl w:val="0"/>
          <w:numId w:val="3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Advance our programming expertise.</w:t>
      </w:r>
    </w:p>
    <w:p w14:paraId="6C9ADBC0" w14:textId="77777777" w:rsidR="00EF56FD" w:rsidRPr="00260DD5" w:rsidRDefault="00EF56FD" w:rsidP="00260DD5">
      <w:pPr>
        <w:numPr>
          <w:ilvl w:val="0"/>
          <w:numId w:val="3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Develop deeper data analysis skills.</w:t>
      </w:r>
    </w:p>
    <w:p w14:paraId="0BED4645" w14:textId="77777777" w:rsidR="00EF56FD" w:rsidRPr="00260DD5" w:rsidRDefault="00EF56FD" w:rsidP="00260DD5">
      <w:pPr>
        <w:numPr>
          <w:ilvl w:val="0"/>
          <w:numId w:val="3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Become a manager of a data science team.</w:t>
      </w:r>
    </w:p>
    <w:p w14:paraId="28AD7FBD" w14:textId="77777777" w:rsidR="00EF56FD" w:rsidRPr="00260DD5" w:rsidRDefault="00EF56FD" w:rsidP="00260DD5">
      <w:pPr>
        <w:numPr>
          <w:ilvl w:val="0"/>
          <w:numId w:val="3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Work as an independent consultant.</w:t>
      </w:r>
    </w:p>
    <w:p w14:paraId="230A31C1" w14:textId="77777777" w:rsidR="00EF56FD" w:rsidRPr="00260DD5" w:rsidRDefault="00EF56FD" w:rsidP="00260DD5">
      <w:pPr>
        <w:numPr>
          <w:ilvl w:val="0"/>
          <w:numId w:val="35"/>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Pursue many other specialized career paths.</w:t>
      </w:r>
    </w:p>
    <w:p w14:paraId="59238683" w14:textId="77777777" w:rsidR="00EF56FD" w:rsidRPr="00260DD5" w:rsidRDefault="00EF56FD" w:rsidP="00260DD5">
      <w:pPr>
        <w:pStyle w:val="Heading2"/>
        <w:jc w:val="both"/>
        <w:rPr>
          <w:rFonts w:eastAsia="Times New Roman"/>
        </w:rPr>
      </w:pPr>
      <w:bookmarkStart w:id="27" w:name="_Toc236217336"/>
      <w:r w:rsidRPr="00260DD5">
        <w:rPr>
          <w:rFonts w:eastAsia="Times New Roman"/>
        </w:rPr>
        <w:t>Key Takeaways</w:t>
      </w:r>
      <w:bookmarkEnd w:id="27"/>
    </w:p>
    <w:p w14:paraId="42EC41C8" w14:textId="77777777" w:rsidR="00EF56FD" w:rsidRPr="00260DD5" w:rsidRDefault="00EF56FD" w:rsidP="00260DD5">
      <w:pPr>
        <w:numPr>
          <w:ilvl w:val="0"/>
          <w:numId w:val="36"/>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scientists apply specialized skills and expertise to discover patterns and make predictions from large datasets.</w:t>
      </w:r>
    </w:p>
    <w:p w14:paraId="7CA46899" w14:textId="77777777" w:rsidR="00EF56FD" w:rsidRPr="00260DD5" w:rsidRDefault="00EF56FD" w:rsidP="00260DD5">
      <w:pPr>
        <w:numPr>
          <w:ilvl w:val="0"/>
          <w:numId w:val="36"/>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A career in data science requires specialized knowledge along with strong technical skills.</w:t>
      </w:r>
    </w:p>
    <w:p w14:paraId="4A4DB8B5" w14:textId="77777777" w:rsidR="00EF56FD" w:rsidRPr="00260DD5" w:rsidRDefault="00EF56FD" w:rsidP="00260DD5">
      <w:pPr>
        <w:numPr>
          <w:ilvl w:val="0"/>
          <w:numId w:val="36"/>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scientists have multiple career growth opportunities as they gain experience.</w:t>
      </w:r>
    </w:p>
    <w:p w14:paraId="22B3CCCD" w14:textId="77777777" w:rsidR="00EF56FD" w:rsidRPr="00260DD5" w:rsidRDefault="00EF56FD" w:rsidP="00260DD5">
      <w:pPr>
        <w:numPr>
          <w:ilvl w:val="0"/>
          <w:numId w:val="36"/>
        </w:numPr>
        <w:spacing w:before="100" w:beforeAutospacing="1" w:after="100" w:afterAutospacing="1" w:line="240" w:lineRule="auto"/>
        <w:jc w:val="both"/>
        <w:rPr>
          <w:rFonts w:eastAsia="Times New Roman" w:cstheme="majorBidi"/>
          <w:kern w:val="0"/>
          <w:lang w:eastAsia="en-GB"/>
          <w14:ligatures w14:val="none"/>
        </w:rPr>
      </w:pPr>
      <w:r w:rsidRPr="00260DD5">
        <w:rPr>
          <w:rFonts w:eastAsia="Times New Roman" w:cstheme="majorBidi"/>
          <w:kern w:val="0"/>
          <w:lang w:eastAsia="en-GB"/>
          <w14:ligatures w14:val="none"/>
        </w:rPr>
        <w:t>Data science is one of the fastest-growing professions in the world today.</w:t>
      </w:r>
    </w:p>
    <w:p w14:paraId="078ADD8A" w14:textId="77777777" w:rsidR="00AD74FA" w:rsidRPr="00260DD5" w:rsidRDefault="00AD74FA" w:rsidP="00260DD5">
      <w:pPr>
        <w:pStyle w:val="Heading1"/>
        <w:jc w:val="both"/>
        <w:rPr>
          <w:rFonts w:cstheme="majorBidi"/>
        </w:rPr>
      </w:pPr>
      <w:bookmarkStart w:id="28" w:name="_Toc236217337"/>
      <w:r w:rsidRPr="00260DD5">
        <w:rPr>
          <w:rFonts w:cstheme="majorBidi"/>
        </w:rPr>
        <w:t>Build Your Portfolio</w:t>
      </w:r>
      <w:bookmarkEnd w:id="28"/>
    </w:p>
    <w:p w14:paraId="7561AE21" w14:textId="77777777" w:rsidR="00AD74FA" w:rsidRPr="00260DD5" w:rsidRDefault="00AD74FA" w:rsidP="00260DD5">
      <w:pPr>
        <w:pStyle w:val="Heading2"/>
        <w:jc w:val="both"/>
      </w:pPr>
      <w:bookmarkStart w:id="29" w:name="_Toc236217338"/>
      <w:r w:rsidRPr="00260DD5">
        <w:t>Learning Objectives</w:t>
      </w:r>
      <w:bookmarkEnd w:id="29"/>
    </w:p>
    <w:p w14:paraId="3F6219C4"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After studying this topic, we will be able to:</w:t>
      </w:r>
    </w:p>
    <w:p w14:paraId="31835A7B" w14:textId="77777777" w:rsidR="00AD74FA" w:rsidRPr="00260DD5" w:rsidRDefault="00AD74FA" w:rsidP="00260DD5">
      <w:pPr>
        <w:pStyle w:val="NormalWeb"/>
        <w:numPr>
          <w:ilvl w:val="0"/>
          <w:numId w:val="37"/>
        </w:numPr>
        <w:jc w:val="both"/>
        <w:rPr>
          <w:rFonts w:asciiTheme="majorBidi" w:hAnsiTheme="majorBidi" w:cstheme="majorBidi"/>
        </w:rPr>
      </w:pPr>
      <w:r w:rsidRPr="00260DD5">
        <w:rPr>
          <w:rFonts w:asciiTheme="majorBidi" w:hAnsiTheme="majorBidi" w:cstheme="majorBidi"/>
        </w:rPr>
        <w:t>Identify the importance of a portfolio.</w:t>
      </w:r>
    </w:p>
    <w:p w14:paraId="1732F834" w14:textId="77777777" w:rsidR="00AD74FA" w:rsidRPr="00260DD5" w:rsidRDefault="00AD74FA" w:rsidP="00260DD5">
      <w:pPr>
        <w:pStyle w:val="NormalWeb"/>
        <w:numPr>
          <w:ilvl w:val="0"/>
          <w:numId w:val="37"/>
        </w:numPr>
        <w:jc w:val="both"/>
        <w:rPr>
          <w:rFonts w:asciiTheme="majorBidi" w:hAnsiTheme="majorBidi" w:cstheme="majorBidi"/>
        </w:rPr>
      </w:pPr>
      <w:r w:rsidRPr="00260DD5">
        <w:rPr>
          <w:rFonts w:asciiTheme="majorBidi" w:hAnsiTheme="majorBidi" w:cstheme="majorBidi"/>
        </w:rPr>
        <w:t>Explain how to build a portfolio.</w:t>
      </w:r>
    </w:p>
    <w:p w14:paraId="19689C5D" w14:textId="77777777" w:rsidR="00AD74FA" w:rsidRPr="00260DD5" w:rsidRDefault="00AD74FA" w:rsidP="00260DD5">
      <w:pPr>
        <w:pStyle w:val="NormalWeb"/>
        <w:numPr>
          <w:ilvl w:val="0"/>
          <w:numId w:val="37"/>
        </w:numPr>
        <w:jc w:val="both"/>
        <w:rPr>
          <w:rFonts w:asciiTheme="majorBidi" w:hAnsiTheme="majorBidi" w:cstheme="majorBidi"/>
        </w:rPr>
      </w:pPr>
      <w:r w:rsidRPr="00260DD5">
        <w:rPr>
          <w:rFonts w:asciiTheme="majorBidi" w:hAnsiTheme="majorBidi" w:cstheme="majorBidi"/>
        </w:rPr>
        <w:t>List projects to add to a portfolio.</w:t>
      </w:r>
    </w:p>
    <w:p w14:paraId="5D435B79" w14:textId="77777777" w:rsidR="00AD74FA" w:rsidRPr="00260DD5" w:rsidRDefault="00AD74FA" w:rsidP="00260DD5">
      <w:pPr>
        <w:pStyle w:val="Heading2"/>
        <w:jc w:val="both"/>
      </w:pPr>
      <w:bookmarkStart w:id="30" w:name="_Toc236217339"/>
      <w:r w:rsidRPr="00260DD5">
        <w:t>Importance of a Portfolio</w:t>
      </w:r>
      <w:bookmarkEnd w:id="30"/>
    </w:p>
    <w:p w14:paraId="7C1919EE"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Studying can help us in getting a job, but we will have to put in some work as well.</w:t>
      </w:r>
    </w:p>
    <w:p w14:paraId="6A04ABA8"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Many courses will equip us with job-oriented skills, and we can certainly use their certificates to enrich our resume. We can also display our knowledge during an interview.</w:t>
      </w:r>
    </w:p>
    <w:p w14:paraId="503A30F6"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However, a professional portfolio is an effective tool to highlight our skills and demonstrate our ability to grow, and an employer can take time to examine it carefully.</w:t>
      </w:r>
    </w:p>
    <w:p w14:paraId="63751A8B"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Employers are looking for a range of skills, including:</w:t>
      </w:r>
    </w:p>
    <w:p w14:paraId="1E8823C9" w14:textId="77777777" w:rsidR="00AD74FA" w:rsidRPr="00260DD5" w:rsidRDefault="00AD74FA" w:rsidP="00260DD5">
      <w:pPr>
        <w:pStyle w:val="NormalWeb"/>
        <w:numPr>
          <w:ilvl w:val="0"/>
          <w:numId w:val="38"/>
        </w:numPr>
        <w:jc w:val="both"/>
        <w:rPr>
          <w:rFonts w:asciiTheme="majorBidi" w:hAnsiTheme="majorBidi" w:cstheme="majorBidi"/>
        </w:rPr>
      </w:pPr>
      <w:r w:rsidRPr="00260DD5">
        <w:rPr>
          <w:rFonts w:asciiTheme="majorBidi" w:hAnsiTheme="majorBidi" w:cstheme="majorBidi"/>
        </w:rPr>
        <w:t>Technical abilities</w:t>
      </w:r>
    </w:p>
    <w:p w14:paraId="67D18EF7" w14:textId="77777777" w:rsidR="00AD74FA" w:rsidRPr="00260DD5" w:rsidRDefault="00AD74FA" w:rsidP="00260DD5">
      <w:pPr>
        <w:pStyle w:val="NormalWeb"/>
        <w:numPr>
          <w:ilvl w:val="0"/>
          <w:numId w:val="38"/>
        </w:numPr>
        <w:jc w:val="both"/>
        <w:rPr>
          <w:rFonts w:asciiTheme="majorBidi" w:hAnsiTheme="majorBidi" w:cstheme="majorBidi"/>
        </w:rPr>
      </w:pPr>
      <w:r w:rsidRPr="00260DD5">
        <w:rPr>
          <w:rFonts w:asciiTheme="majorBidi" w:hAnsiTheme="majorBidi" w:cstheme="majorBidi"/>
        </w:rPr>
        <w:t>Communication skills</w:t>
      </w:r>
    </w:p>
    <w:p w14:paraId="6D66755E" w14:textId="77777777" w:rsidR="00AD74FA" w:rsidRPr="00260DD5" w:rsidRDefault="00AD74FA" w:rsidP="00260DD5">
      <w:pPr>
        <w:pStyle w:val="NormalWeb"/>
        <w:numPr>
          <w:ilvl w:val="0"/>
          <w:numId w:val="38"/>
        </w:numPr>
        <w:jc w:val="both"/>
        <w:rPr>
          <w:rFonts w:asciiTheme="majorBidi" w:hAnsiTheme="majorBidi" w:cstheme="majorBidi"/>
        </w:rPr>
      </w:pPr>
      <w:r w:rsidRPr="00260DD5">
        <w:rPr>
          <w:rFonts w:asciiTheme="majorBidi" w:hAnsiTheme="majorBidi" w:cstheme="majorBidi"/>
        </w:rPr>
        <w:t>An understanding of good business practices</w:t>
      </w:r>
    </w:p>
    <w:p w14:paraId="0EB1769C"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All of these can be demonstrated in a portfolio.</w:t>
      </w:r>
    </w:p>
    <w:p w14:paraId="49200208" w14:textId="77777777" w:rsidR="00AD74FA" w:rsidRPr="00260DD5" w:rsidRDefault="00AD74FA" w:rsidP="00260DD5">
      <w:pPr>
        <w:pStyle w:val="Heading2"/>
        <w:jc w:val="both"/>
      </w:pPr>
      <w:bookmarkStart w:id="31" w:name="_Toc236217340"/>
      <w:r w:rsidRPr="00260DD5">
        <w:lastRenderedPageBreak/>
        <w:t>Projects to Include in a Portfolio</w:t>
      </w:r>
      <w:bookmarkEnd w:id="31"/>
    </w:p>
    <w:p w14:paraId="6BFAD20F"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Examples of relevant previous work include:</w:t>
      </w:r>
    </w:p>
    <w:p w14:paraId="10596B89" w14:textId="77777777" w:rsidR="00AD74FA" w:rsidRPr="00260DD5" w:rsidRDefault="00AD74FA" w:rsidP="00260DD5">
      <w:pPr>
        <w:pStyle w:val="NormalWeb"/>
        <w:numPr>
          <w:ilvl w:val="0"/>
          <w:numId w:val="39"/>
        </w:numPr>
        <w:jc w:val="both"/>
        <w:rPr>
          <w:rFonts w:asciiTheme="majorBidi" w:hAnsiTheme="majorBidi" w:cstheme="majorBidi"/>
        </w:rPr>
      </w:pPr>
      <w:r w:rsidRPr="00260DD5">
        <w:rPr>
          <w:rFonts w:asciiTheme="majorBidi" w:hAnsiTheme="majorBidi" w:cstheme="majorBidi"/>
        </w:rPr>
        <w:t>Research work or a capstone project completed as part of a degree program.</w:t>
      </w:r>
    </w:p>
    <w:p w14:paraId="517F1167" w14:textId="77777777" w:rsidR="00AD74FA" w:rsidRPr="00260DD5" w:rsidRDefault="00AD74FA" w:rsidP="00260DD5">
      <w:pPr>
        <w:pStyle w:val="NormalWeb"/>
        <w:numPr>
          <w:ilvl w:val="0"/>
          <w:numId w:val="39"/>
        </w:numPr>
        <w:jc w:val="both"/>
        <w:rPr>
          <w:rFonts w:asciiTheme="majorBidi" w:hAnsiTheme="majorBidi" w:cstheme="majorBidi"/>
        </w:rPr>
      </w:pPr>
      <w:r w:rsidRPr="00260DD5">
        <w:rPr>
          <w:rFonts w:asciiTheme="majorBidi" w:hAnsiTheme="majorBidi" w:cstheme="majorBidi"/>
        </w:rPr>
        <w:t>Freelance work, provided we have permission to include it.</w:t>
      </w:r>
    </w:p>
    <w:p w14:paraId="12CB83D2" w14:textId="77777777" w:rsidR="00AD74FA" w:rsidRPr="00260DD5" w:rsidRDefault="00AD74FA" w:rsidP="00260DD5">
      <w:pPr>
        <w:pStyle w:val="NormalWeb"/>
        <w:numPr>
          <w:ilvl w:val="0"/>
          <w:numId w:val="39"/>
        </w:numPr>
        <w:jc w:val="both"/>
        <w:rPr>
          <w:rFonts w:asciiTheme="majorBidi" w:hAnsiTheme="majorBidi" w:cstheme="majorBidi"/>
        </w:rPr>
      </w:pPr>
      <w:r w:rsidRPr="00260DD5">
        <w:rPr>
          <w:rFonts w:asciiTheme="majorBidi" w:hAnsiTheme="majorBidi" w:cstheme="majorBidi"/>
        </w:rPr>
        <w:t>Internship experience and projects, provided we have permission to showcase them.</w:t>
      </w:r>
    </w:p>
    <w:p w14:paraId="248CDC3E" w14:textId="77777777" w:rsidR="00AD74FA" w:rsidRPr="00260DD5" w:rsidRDefault="00AD74FA" w:rsidP="00260DD5">
      <w:pPr>
        <w:pStyle w:val="NormalWeb"/>
        <w:numPr>
          <w:ilvl w:val="0"/>
          <w:numId w:val="39"/>
        </w:numPr>
        <w:jc w:val="both"/>
        <w:rPr>
          <w:rFonts w:asciiTheme="majorBidi" w:hAnsiTheme="majorBidi" w:cstheme="majorBidi"/>
        </w:rPr>
      </w:pPr>
      <w:r w:rsidRPr="00260DD5">
        <w:rPr>
          <w:rFonts w:asciiTheme="majorBidi" w:hAnsiTheme="majorBidi" w:cstheme="majorBidi"/>
        </w:rPr>
        <w:t>Projects developed while acquiring additional data science skills.</w:t>
      </w:r>
    </w:p>
    <w:p w14:paraId="4AE9FEE7" w14:textId="77777777" w:rsidR="00AD74FA" w:rsidRPr="00260DD5" w:rsidRDefault="00AD74FA" w:rsidP="00260DD5">
      <w:pPr>
        <w:pStyle w:val="NormalWeb"/>
        <w:numPr>
          <w:ilvl w:val="0"/>
          <w:numId w:val="39"/>
        </w:numPr>
        <w:jc w:val="both"/>
        <w:rPr>
          <w:rFonts w:asciiTheme="majorBidi" w:hAnsiTheme="majorBidi" w:cstheme="majorBidi"/>
        </w:rPr>
      </w:pPr>
      <w:r w:rsidRPr="00260DD5">
        <w:rPr>
          <w:rFonts w:asciiTheme="majorBidi" w:hAnsiTheme="majorBidi" w:cstheme="majorBidi"/>
        </w:rPr>
        <w:t>Projects that have been launched in a workplace or internship. If possible, mention our contribution and include a link to the project.</w:t>
      </w:r>
    </w:p>
    <w:p w14:paraId="0DE4CF98" w14:textId="77777777" w:rsidR="00AD74FA" w:rsidRPr="00260DD5" w:rsidRDefault="00AD74FA" w:rsidP="00260DD5">
      <w:pPr>
        <w:pStyle w:val="NormalWeb"/>
        <w:numPr>
          <w:ilvl w:val="0"/>
          <w:numId w:val="39"/>
        </w:numPr>
        <w:jc w:val="both"/>
        <w:rPr>
          <w:rFonts w:asciiTheme="majorBidi" w:hAnsiTheme="majorBidi" w:cstheme="majorBidi"/>
        </w:rPr>
      </w:pPr>
      <w:r w:rsidRPr="00260DD5">
        <w:rPr>
          <w:rFonts w:asciiTheme="majorBidi" w:hAnsiTheme="majorBidi" w:cstheme="majorBidi"/>
        </w:rPr>
        <w:t>Projects built around the key skills mentioned in the job descriptions we are targeting.</w:t>
      </w:r>
    </w:p>
    <w:p w14:paraId="1DFCAE5F" w14:textId="77777777" w:rsidR="00AD74FA" w:rsidRPr="00260DD5" w:rsidRDefault="00AD74FA" w:rsidP="00260DD5">
      <w:pPr>
        <w:pStyle w:val="Heading2"/>
        <w:jc w:val="both"/>
      </w:pPr>
      <w:bookmarkStart w:id="32" w:name="_Toc236217341"/>
      <w:r w:rsidRPr="00260DD5">
        <w:t>Additional Ideas for Portfolio Content</w:t>
      </w:r>
      <w:bookmarkEnd w:id="32"/>
    </w:p>
    <w:p w14:paraId="01BA362D"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When we want to understand something on a deeper level, building on the success of predecessors is always a great idea.</w:t>
      </w:r>
    </w:p>
    <w:p w14:paraId="5FBD10A5"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For example:</w:t>
      </w:r>
    </w:p>
    <w:p w14:paraId="733481E7" w14:textId="77777777" w:rsidR="00AD74FA" w:rsidRPr="00260DD5" w:rsidRDefault="00AD74FA" w:rsidP="00260DD5">
      <w:pPr>
        <w:pStyle w:val="NormalWeb"/>
        <w:numPr>
          <w:ilvl w:val="0"/>
          <w:numId w:val="40"/>
        </w:numPr>
        <w:jc w:val="both"/>
        <w:rPr>
          <w:rFonts w:asciiTheme="majorBidi" w:hAnsiTheme="majorBidi" w:cstheme="majorBidi"/>
          <w:color w:val="0070C0"/>
        </w:rPr>
      </w:pPr>
      <w:r w:rsidRPr="00260DD5">
        <w:rPr>
          <w:rFonts w:asciiTheme="majorBidi" w:hAnsiTheme="majorBidi" w:cstheme="majorBidi"/>
          <w:color w:val="0070C0"/>
        </w:rPr>
        <w:t>Coding a neural network from scratch using a research paper.</w:t>
      </w:r>
    </w:p>
    <w:p w14:paraId="40686458"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This demonstrates:</w:t>
      </w:r>
    </w:p>
    <w:p w14:paraId="7FDE4D52" w14:textId="77777777" w:rsidR="00AD74FA" w:rsidRPr="00260DD5" w:rsidRDefault="00AD74FA" w:rsidP="00260DD5">
      <w:pPr>
        <w:pStyle w:val="NormalWeb"/>
        <w:numPr>
          <w:ilvl w:val="0"/>
          <w:numId w:val="41"/>
        </w:numPr>
        <w:jc w:val="both"/>
        <w:rPr>
          <w:rFonts w:asciiTheme="majorBidi" w:hAnsiTheme="majorBidi" w:cstheme="majorBidi"/>
          <w:color w:val="0070C0"/>
        </w:rPr>
      </w:pPr>
      <w:r w:rsidRPr="00260DD5">
        <w:rPr>
          <w:rFonts w:asciiTheme="majorBidi" w:hAnsiTheme="majorBidi" w:cstheme="majorBidi"/>
          <w:color w:val="0070C0"/>
        </w:rPr>
        <w:t>The ability to understand research papers.</w:t>
      </w:r>
    </w:p>
    <w:p w14:paraId="0E493C53" w14:textId="77777777" w:rsidR="00AD74FA" w:rsidRPr="00260DD5" w:rsidRDefault="00AD74FA" w:rsidP="00260DD5">
      <w:pPr>
        <w:pStyle w:val="NormalWeb"/>
        <w:numPr>
          <w:ilvl w:val="0"/>
          <w:numId w:val="41"/>
        </w:numPr>
        <w:jc w:val="both"/>
        <w:rPr>
          <w:rFonts w:asciiTheme="majorBidi" w:hAnsiTheme="majorBidi" w:cstheme="majorBidi"/>
          <w:color w:val="0070C0"/>
        </w:rPr>
      </w:pPr>
      <w:r w:rsidRPr="00260DD5">
        <w:rPr>
          <w:rFonts w:asciiTheme="majorBidi" w:hAnsiTheme="majorBidi" w:cstheme="majorBidi"/>
          <w:color w:val="0070C0"/>
        </w:rPr>
        <w:t>The ability to implement our own algorithm without relying on a predefined library.</w:t>
      </w:r>
    </w:p>
    <w:p w14:paraId="2A9C079B"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Another excellent way to strengthen a portfolio is by participating in data science competitions hosted on platforms such as:</w:t>
      </w:r>
    </w:p>
    <w:p w14:paraId="3EDC9BC7" w14:textId="77777777" w:rsidR="00AD74FA" w:rsidRPr="00260DD5" w:rsidRDefault="00AD74FA" w:rsidP="00260DD5">
      <w:pPr>
        <w:pStyle w:val="NormalWeb"/>
        <w:numPr>
          <w:ilvl w:val="0"/>
          <w:numId w:val="42"/>
        </w:numPr>
        <w:jc w:val="both"/>
        <w:rPr>
          <w:rFonts w:asciiTheme="majorBidi" w:hAnsiTheme="majorBidi" w:cstheme="majorBidi"/>
          <w:color w:val="0070C0"/>
        </w:rPr>
      </w:pPr>
      <w:r w:rsidRPr="00260DD5">
        <w:rPr>
          <w:rFonts w:asciiTheme="majorBidi" w:hAnsiTheme="majorBidi" w:cstheme="majorBidi"/>
          <w:color w:val="0070C0"/>
        </w:rPr>
        <w:t>Kaggle</w:t>
      </w:r>
    </w:p>
    <w:p w14:paraId="3050EC4C" w14:textId="77777777" w:rsidR="00AD74FA" w:rsidRPr="00260DD5" w:rsidRDefault="00AD74FA" w:rsidP="00260DD5">
      <w:pPr>
        <w:pStyle w:val="NormalWeb"/>
        <w:numPr>
          <w:ilvl w:val="0"/>
          <w:numId w:val="42"/>
        </w:numPr>
        <w:jc w:val="both"/>
        <w:rPr>
          <w:rFonts w:asciiTheme="majorBidi" w:hAnsiTheme="majorBidi" w:cstheme="majorBidi"/>
          <w:color w:val="0070C0"/>
        </w:rPr>
      </w:pPr>
      <w:r w:rsidRPr="00260DD5">
        <w:rPr>
          <w:rFonts w:asciiTheme="majorBidi" w:hAnsiTheme="majorBidi" w:cstheme="majorBidi"/>
          <w:color w:val="0070C0"/>
        </w:rPr>
        <w:t>HackerRank</w:t>
      </w:r>
    </w:p>
    <w:p w14:paraId="2B85F2A2" w14:textId="77777777" w:rsidR="00AD74FA" w:rsidRPr="00260DD5" w:rsidRDefault="00AD74FA" w:rsidP="00260DD5">
      <w:pPr>
        <w:pStyle w:val="NormalWeb"/>
        <w:numPr>
          <w:ilvl w:val="0"/>
          <w:numId w:val="42"/>
        </w:numPr>
        <w:jc w:val="both"/>
        <w:rPr>
          <w:rFonts w:asciiTheme="majorBidi" w:hAnsiTheme="majorBidi" w:cstheme="majorBidi"/>
          <w:color w:val="0070C0"/>
        </w:rPr>
      </w:pPr>
      <w:r w:rsidRPr="00260DD5">
        <w:rPr>
          <w:rFonts w:asciiTheme="majorBidi" w:hAnsiTheme="majorBidi" w:cstheme="majorBidi"/>
          <w:color w:val="0070C0"/>
        </w:rPr>
        <w:t>LeetCode</w:t>
      </w:r>
    </w:p>
    <w:p w14:paraId="4CB9EE38"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These competitions are normally focused on real-world problems. Participating in them and documenting our work in the portfolio can be promising, especially if we rank highly in the competition.</w:t>
      </w:r>
    </w:p>
    <w:p w14:paraId="13F4AB1F"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If we create content in the form of a blog or vlog, we should include links to it. This is a terrific way to demonstrate:</w:t>
      </w:r>
    </w:p>
    <w:p w14:paraId="2C557065" w14:textId="77777777" w:rsidR="00AD74FA" w:rsidRPr="00260DD5" w:rsidRDefault="00AD74FA" w:rsidP="00260DD5">
      <w:pPr>
        <w:pStyle w:val="NormalWeb"/>
        <w:numPr>
          <w:ilvl w:val="0"/>
          <w:numId w:val="43"/>
        </w:numPr>
        <w:jc w:val="both"/>
        <w:rPr>
          <w:rFonts w:asciiTheme="majorBidi" w:hAnsiTheme="majorBidi" w:cstheme="majorBidi"/>
        </w:rPr>
      </w:pPr>
      <w:r w:rsidRPr="00260DD5">
        <w:rPr>
          <w:rFonts w:asciiTheme="majorBidi" w:hAnsiTheme="majorBidi" w:cstheme="majorBidi"/>
        </w:rPr>
        <w:t>Soft skills</w:t>
      </w:r>
    </w:p>
    <w:p w14:paraId="64C5AC01" w14:textId="77777777" w:rsidR="00AD74FA" w:rsidRPr="00260DD5" w:rsidRDefault="00AD74FA" w:rsidP="00260DD5">
      <w:pPr>
        <w:pStyle w:val="NormalWeb"/>
        <w:numPr>
          <w:ilvl w:val="0"/>
          <w:numId w:val="43"/>
        </w:numPr>
        <w:jc w:val="both"/>
        <w:rPr>
          <w:rFonts w:asciiTheme="majorBidi" w:hAnsiTheme="majorBidi" w:cstheme="majorBidi"/>
        </w:rPr>
      </w:pPr>
      <w:r w:rsidRPr="00260DD5">
        <w:rPr>
          <w:rFonts w:asciiTheme="majorBidi" w:hAnsiTheme="majorBidi" w:cstheme="majorBidi"/>
        </w:rPr>
        <w:t>Technical knowledge</w:t>
      </w:r>
    </w:p>
    <w:p w14:paraId="0E648FFD" w14:textId="77777777" w:rsidR="00AD74FA" w:rsidRPr="00260DD5" w:rsidRDefault="00AD74FA" w:rsidP="00260DD5">
      <w:pPr>
        <w:pStyle w:val="NormalWeb"/>
        <w:numPr>
          <w:ilvl w:val="0"/>
          <w:numId w:val="43"/>
        </w:numPr>
        <w:jc w:val="both"/>
        <w:rPr>
          <w:rFonts w:asciiTheme="majorBidi" w:hAnsiTheme="majorBidi" w:cstheme="majorBidi"/>
        </w:rPr>
      </w:pPr>
      <w:r w:rsidRPr="00260DD5">
        <w:rPr>
          <w:rFonts w:asciiTheme="majorBidi" w:hAnsiTheme="majorBidi" w:cstheme="majorBidi"/>
        </w:rPr>
        <w:t>The ability to share knowledge with other professionals</w:t>
      </w:r>
    </w:p>
    <w:p w14:paraId="42F4866C"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Course projects and hobby projects can also become valuable portfolio projects by adding more details and features, such as:</w:t>
      </w:r>
    </w:p>
    <w:p w14:paraId="39D5A8D6" w14:textId="77777777" w:rsidR="00AD74FA" w:rsidRPr="00260DD5" w:rsidRDefault="00AD74FA" w:rsidP="00260DD5">
      <w:pPr>
        <w:pStyle w:val="NormalWeb"/>
        <w:numPr>
          <w:ilvl w:val="0"/>
          <w:numId w:val="44"/>
        </w:numPr>
        <w:jc w:val="both"/>
        <w:rPr>
          <w:rFonts w:asciiTheme="majorBidi" w:hAnsiTheme="majorBidi" w:cstheme="majorBidi"/>
        </w:rPr>
      </w:pPr>
      <w:r w:rsidRPr="00260DD5">
        <w:rPr>
          <w:rFonts w:asciiTheme="majorBidi" w:hAnsiTheme="majorBidi" w:cstheme="majorBidi"/>
        </w:rPr>
        <w:t>Error logging</w:t>
      </w:r>
    </w:p>
    <w:p w14:paraId="54BAFE25" w14:textId="77777777" w:rsidR="00AD74FA" w:rsidRPr="00260DD5" w:rsidRDefault="00AD74FA" w:rsidP="00260DD5">
      <w:pPr>
        <w:pStyle w:val="NormalWeb"/>
        <w:numPr>
          <w:ilvl w:val="0"/>
          <w:numId w:val="44"/>
        </w:numPr>
        <w:jc w:val="both"/>
        <w:rPr>
          <w:rFonts w:asciiTheme="majorBidi" w:hAnsiTheme="majorBidi" w:cstheme="majorBidi"/>
        </w:rPr>
      </w:pPr>
      <w:r w:rsidRPr="00260DD5">
        <w:rPr>
          <w:rFonts w:asciiTheme="majorBidi" w:hAnsiTheme="majorBidi" w:cstheme="majorBidi"/>
        </w:rPr>
        <w:t>Error handling</w:t>
      </w:r>
    </w:p>
    <w:p w14:paraId="24B4BA91" w14:textId="77777777" w:rsidR="00AD74FA" w:rsidRPr="00260DD5" w:rsidRDefault="00AD74FA" w:rsidP="00260DD5">
      <w:pPr>
        <w:pStyle w:val="NormalWeb"/>
        <w:numPr>
          <w:ilvl w:val="0"/>
          <w:numId w:val="44"/>
        </w:numPr>
        <w:jc w:val="both"/>
        <w:rPr>
          <w:rFonts w:asciiTheme="majorBidi" w:hAnsiTheme="majorBidi" w:cstheme="majorBidi"/>
        </w:rPr>
      </w:pPr>
      <w:r w:rsidRPr="00260DD5">
        <w:rPr>
          <w:rFonts w:asciiTheme="majorBidi" w:hAnsiTheme="majorBidi" w:cstheme="majorBidi"/>
        </w:rPr>
        <w:lastRenderedPageBreak/>
        <w:t>Additional functionality that improves the project</w:t>
      </w:r>
    </w:p>
    <w:p w14:paraId="44662072" w14:textId="77777777" w:rsidR="00AD74FA" w:rsidRPr="00260DD5" w:rsidRDefault="00AD74FA" w:rsidP="00260DD5">
      <w:pPr>
        <w:pStyle w:val="Heading2"/>
        <w:jc w:val="both"/>
      </w:pPr>
      <w:bookmarkStart w:id="33" w:name="_Toc236217342"/>
      <w:r w:rsidRPr="00260DD5">
        <w:t>Steps to Build a Strong Portfolio</w:t>
      </w:r>
      <w:bookmarkEnd w:id="33"/>
    </w:p>
    <w:p w14:paraId="1CF7921A" w14:textId="77777777" w:rsidR="00AD74FA" w:rsidRPr="00260DD5" w:rsidRDefault="00AD74FA" w:rsidP="00260DD5">
      <w:pPr>
        <w:pStyle w:val="Heading3"/>
        <w:jc w:val="both"/>
      </w:pPr>
      <w:bookmarkStart w:id="34" w:name="_Toc236217343"/>
      <w:r w:rsidRPr="00260DD5">
        <w:t>Understand the Required Skills</w:t>
      </w:r>
      <w:bookmarkEnd w:id="34"/>
    </w:p>
    <w:p w14:paraId="60ACBD5E"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To build a portfolio for the job we want, we should first understand which skills we need to demonstrate.</w:t>
      </w:r>
    </w:p>
    <w:p w14:paraId="5DE9BBC1"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Studying current job listings typically shows which skills are best highlighted in portfolio projects.</w:t>
      </w:r>
    </w:p>
    <w:p w14:paraId="6AD4B793" w14:textId="77777777" w:rsidR="00AD74FA" w:rsidRPr="00260DD5" w:rsidRDefault="00AD74FA" w:rsidP="00260DD5">
      <w:pPr>
        <w:pStyle w:val="Heading3"/>
        <w:jc w:val="both"/>
      </w:pPr>
      <w:bookmarkStart w:id="35" w:name="_Toc236217344"/>
      <w:r w:rsidRPr="00260DD5">
        <w:t>Generate Project Ideas</w:t>
      </w:r>
      <w:bookmarkEnd w:id="35"/>
    </w:p>
    <w:p w14:paraId="7D9361C8"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When generating our own project ideas, we should think about:</w:t>
      </w:r>
    </w:p>
    <w:p w14:paraId="1A1B3EB4" w14:textId="77777777" w:rsidR="00AD74FA" w:rsidRPr="00260DD5" w:rsidRDefault="00AD74FA" w:rsidP="00260DD5">
      <w:pPr>
        <w:pStyle w:val="NormalWeb"/>
        <w:numPr>
          <w:ilvl w:val="0"/>
          <w:numId w:val="45"/>
        </w:numPr>
        <w:jc w:val="both"/>
        <w:rPr>
          <w:rFonts w:asciiTheme="majorBidi" w:hAnsiTheme="majorBidi" w:cstheme="majorBidi"/>
        </w:rPr>
      </w:pPr>
      <w:r w:rsidRPr="00260DD5">
        <w:rPr>
          <w:rFonts w:asciiTheme="majorBidi" w:hAnsiTheme="majorBidi" w:cstheme="majorBidi"/>
        </w:rPr>
        <w:t>Issues we are curious about.</w:t>
      </w:r>
    </w:p>
    <w:p w14:paraId="22413B69" w14:textId="77777777" w:rsidR="00AD74FA" w:rsidRPr="00260DD5" w:rsidRDefault="00AD74FA" w:rsidP="00260DD5">
      <w:pPr>
        <w:pStyle w:val="NormalWeb"/>
        <w:numPr>
          <w:ilvl w:val="0"/>
          <w:numId w:val="45"/>
        </w:numPr>
        <w:jc w:val="both"/>
        <w:rPr>
          <w:rFonts w:asciiTheme="majorBidi" w:hAnsiTheme="majorBidi" w:cstheme="majorBidi"/>
        </w:rPr>
      </w:pPr>
      <w:r w:rsidRPr="00260DD5">
        <w:rPr>
          <w:rFonts w:asciiTheme="majorBidi" w:hAnsiTheme="majorBidi" w:cstheme="majorBidi"/>
        </w:rPr>
        <w:t>How relevant datasets could help shed light on a problem.</w:t>
      </w:r>
    </w:p>
    <w:p w14:paraId="3B90F194"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We can also find inspiration by visiting data science communities and exploring projects created by other people.</w:t>
      </w:r>
    </w:p>
    <w:p w14:paraId="42908AB7" w14:textId="77777777" w:rsidR="00AD74FA" w:rsidRPr="00260DD5" w:rsidRDefault="00AD74FA" w:rsidP="00260DD5">
      <w:pPr>
        <w:pStyle w:val="Heading3"/>
        <w:jc w:val="both"/>
      </w:pPr>
      <w:bookmarkStart w:id="36" w:name="_Toc236217345"/>
      <w:r w:rsidRPr="00260DD5">
        <w:t>Collect a Real-World Dataset</w:t>
      </w:r>
      <w:bookmarkEnd w:id="36"/>
    </w:p>
    <w:p w14:paraId="3E26610D"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Once we decide on a project idea, we need data.</w:t>
      </w:r>
    </w:p>
    <w:p w14:paraId="61661001"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It is recommended to use a real-world dataset because real datasets are often messy and require data cleaning.</w:t>
      </w:r>
    </w:p>
    <w:p w14:paraId="2380DFDD" w14:textId="77777777" w:rsidR="00AD74FA" w:rsidRPr="00260DD5" w:rsidRDefault="00AD74FA" w:rsidP="00260DD5">
      <w:pPr>
        <w:pStyle w:val="NormalWeb"/>
        <w:jc w:val="both"/>
        <w:rPr>
          <w:rFonts w:asciiTheme="majorBidi" w:hAnsiTheme="majorBidi" w:cstheme="majorBidi"/>
          <w:color w:val="EE0000"/>
        </w:rPr>
      </w:pPr>
      <w:r w:rsidRPr="00260DD5">
        <w:rPr>
          <w:rFonts w:asciiTheme="majorBidi" w:hAnsiTheme="majorBidi" w:cstheme="majorBidi"/>
          <w:color w:val="EE0000"/>
        </w:rPr>
        <w:t>Useful resources for public datasets include:</w:t>
      </w:r>
    </w:p>
    <w:p w14:paraId="2218F189" w14:textId="77777777" w:rsidR="00AD74FA" w:rsidRPr="00260DD5" w:rsidRDefault="00AD74FA" w:rsidP="00260DD5">
      <w:pPr>
        <w:pStyle w:val="NormalWeb"/>
        <w:numPr>
          <w:ilvl w:val="0"/>
          <w:numId w:val="46"/>
        </w:numPr>
        <w:jc w:val="both"/>
        <w:rPr>
          <w:rFonts w:asciiTheme="majorBidi" w:hAnsiTheme="majorBidi" w:cstheme="majorBidi"/>
          <w:color w:val="EE0000"/>
        </w:rPr>
      </w:pPr>
      <w:r w:rsidRPr="00260DD5">
        <w:rPr>
          <w:rFonts w:asciiTheme="majorBidi" w:hAnsiTheme="majorBidi" w:cstheme="majorBidi"/>
          <w:color w:val="EE0000"/>
        </w:rPr>
        <w:t>Data.gov</w:t>
      </w:r>
    </w:p>
    <w:p w14:paraId="31F6DCDA" w14:textId="77777777" w:rsidR="00AD74FA" w:rsidRPr="00260DD5" w:rsidRDefault="00AD74FA" w:rsidP="00260DD5">
      <w:pPr>
        <w:pStyle w:val="NormalWeb"/>
        <w:numPr>
          <w:ilvl w:val="0"/>
          <w:numId w:val="46"/>
        </w:numPr>
        <w:jc w:val="both"/>
        <w:rPr>
          <w:rFonts w:asciiTheme="majorBidi" w:hAnsiTheme="majorBidi" w:cstheme="majorBidi"/>
          <w:color w:val="EE0000"/>
        </w:rPr>
      </w:pPr>
      <w:r w:rsidRPr="00260DD5">
        <w:rPr>
          <w:rFonts w:asciiTheme="majorBidi" w:hAnsiTheme="majorBidi" w:cstheme="majorBidi"/>
          <w:color w:val="EE0000"/>
        </w:rPr>
        <w:t>Reddit Datasets</w:t>
      </w:r>
    </w:p>
    <w:p w14:paraId="668366FE" w14:textId="77777777" w:rsidR="00AD74FA" w:rsidRPr="00260DD5" w:rsidRDefault="00AD74FA" w:rsidP="00260DD5">
      <w:pPr>
        <w:pStyle w:val="NormalWeb"/>
        <w:numPr>
          <w:ilvl w:val="0"/>
          <w:numId w:val="46"/>
        </w:numPr>
        <w:jc w:val="both"/>
        <w:rPr>
          <w:rFonts w:asciiTheme="majorBidi" w:hAnsiTheme="majorBidi" w:cstheme="majorBidi"/>
          <w:color w:val="EE0000"/>
        </w:rPr>
      </w:pPr>
      <w:r w:rsidRPr="00260DD5">
        <w:rPr>
          <w:rFonts w:asciiTheme="majorBidi" w:hAnsiTheme="majorBidi" w:cstheme="majorBidi"/>
          <w:color w:val="EE0000"/>
        </w:rPr>
        <w:t>GitHub's Awesome Data</w:t>
      </w:r>
    </w:p>
    <w:p w14:paraId="5A130945" w14:textId="77777777" w:rsidR="00AD74FA" w:rsidRPr="00260DD5" w:rsidRDefault="00AD74FA" w:rsidP="00260DD5">
      <w:pPr>
        <w:pStyle w:val="NormalWeb"/>
        <w:numPr>
          <w:ilvl w:val="0"/>
          <w:numId w:val="46"/>
        </w:numPr>
        <w:jc w:val="both"/>
        <w:rPr>
          <w:rFonts w:asciiTheme="majorBidi" w:hAnsiTheme="majorBidi" w:cstheme="majorBidi"/>
          <w:color w:val="EE0000"/>
        </w:rPr>
      </w:pPr>
      <w:r w:rsidRPr="00260DD5">
        <w:rPr>
          <w:rFonts w:asciiTheme="majorBidi" w:hAnsiTheme="majorBidi" w:cstheme="majorBidi"/>
          <w:color w:val="EE0000"/>
        </w:rPr>
        <w:t>Google Dataset Search</w:t>
      </w:r>
    </w:p>
    <w:p w14:paraId="27578498" w14:textId="77777777" w:rsidR="00AD74FA" w:rsidRPr="00260DD5" w:rsidRDefault="00AD74FA" w:rsidP="00260DD5">
      <w:pPr>
        <w:pStyle w:val="Heading3"/>
        <w:jc w:val="both"/>
      </w:pPr>
      <w:bookmarkStart w:id="37" w:name="_Toc236217346"/>
      <w:r w:rsidRPr="00260DD5">
        <w:t>Clean the Data and Perform Exploratory Data Analysis (EDA)</w:t>
      </w:r>
      <w:bookmarkEnd w:id="37"/>
    </w:p>
    <w:p w14:paraId="63867D9A"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After selecting a research question and dataset, we should:</w:t>
      </w:r>
    </w:p>
    <w:p w14:paraId="398D7A9A" w14:textId="77777777" w:rsidR="00AD74FA" w:rsidRPr="00260DD5" w:rsidRDefault="00AD74FA" w:rsidP="00260DD5">
      <w:pPr>
        <w:pStyle w:val="NormalWeb"/>
        <w:numPr>
          <w:ilvl w:val="0"/>
          <w:numId w:val="47"/>
        </w:numPr>
        <w:jc w:val="both"/>
        <w:rPr>
          <w:rFonts w:asciiTheme="majorBidi" w:hAnsiTheme="majorBidi" w:cstheme="majorBidi"/>
        </w:rPr>
      </w:pPr>
      <w:r w:rsidRPr="00260DD5">
        <w:rPr>
          <w:rFonts w:asciiTheme="majorBidi" w:hAnsiTheme="majorBidi" w:cstheme="majorBidi"/>
        </w:rPr>
        <w:t>Clean the data.</w:t>
      </w:r>
    </w:p>
    <w:p w14:paraId="03A530E1" w14:textId="77777777" w:rsidR="00AD74FA" w:rsidRPr="00260DD5" w:rsidRDefault="00AD74FA" w:rsidP="00260DD5">
      <w:pPr>
        <w:pStyle w:val="NormalWeb"/>
        <w:numPr>
          <w:ilvl w:val="0"/>
          <w:numId w:val="47"/>
        </w:numPr>
        <w:jc w:val="both"/>
        <w:rPr>
          <w:rFonts w:asciiTheme="majorBidi" w:hAnsiTheme="majorBidi" w:cstheme="majorBidi"/>
        </w:rPr>
      </w:pPr>
      <w:r w:rsidRPr="00260DD5">
        <w:rPr>
          <w:rFonts w:asciiTheme="majorBidi" w:hAnsiTheme="majorBidi" w:cstheme="majorBidi"/>
        </w:rPr>
        <w:t>Perform Exploratory Data Analysis (EDA).</w:t>
      </w:r>
    </w:p>
    <w:p w14:paraId="7350CD6D"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This stage provides opportunities to demonstrate:</w:t>
      </w:r>
    </w:p>
    <w:p w14:paraId="7DE5B672" w14:textId="77777777" w:rsidR="00AD74FA" w:rsidRPr="00260DD5" w:rsidRDefault="00AD74FA" w:rsidP="00260DD5">
      <w:pPr>
        <w:pStyle w:val="NormalWeb"/>
        <w:numPr>
          <w:ilvl w:val="0"/>
          <w:numId w:val="48"/>
        </w:numPr>
        <w:jc w:val="both"/>
        <w:rPr>
          <w:rFonts w:asciiTheme="majorBidi" w:hAnsiTheme="majorBidi" w:cstheme="majorBidi"/>
        </w:rPr>
      </w:pPr>
      <w:r w:rsidRPr="00260DD5">
        <w:rPr>
          <w:rFonts w:asciiTheme="majorBidi" w:hAnsiTheme="majorBidi" w:cstheme="majorBidi"/>
        </w:rPr>
        <w:t>Creative thinking</w:t>
      </w:r>
    </w:p>
    <w:p w14:paraId="70952A53" w14:textId="77777777" w:rsidR="00AD74FA" w:rsidRPr="00260DD5" w:rsidRDefault="00AD74FA" w:rsidP="00260DD5">
      <w:pPr>
        <w:pStyle w:val="NormalWeb"/>
        <w:numPr>
          <w:ilvl w:val="0"/>
          <w:numId w:val="48"/>
        </w:numPr>
        <w:jc w:val="both"/>
        <w:rPr>
          <w:rFonts w:asciiTheme="majorBidi" w:hAnsiTheme="majorBidi" w:cstheme="majorBidi"/>
        </w:rPr>
      </w:pPr>
      <w:r w:rsidRPr="00260DD5">
        <w:rPr>
          <w:rFonts w:asciiTheme="majorBidi" w:hAnsiTheme="majorBidi" w:cstheme="majorBidi"/>
        </w:rPr>
        <w:t>Problem-solving skills</w:t>
      </w:r>
    </w:p>
    <w:p w14:paraId="2585962F" w14:textId="77777777" w:rsidR="00AD74FA" w:rsidRPr="00260DD5" w:rsidRDefault="00AD74FA" w:rsidP="00260DD5">
      <w:pPr>
        <w:pStyle w:val="NormalWeb"/>
        <w:numPr>
          <w:ilvl w:val="0"/>
          <w:numId w:val="48"/>
        </w:numPr>
        <w:jc w:val="both"/>
        <w:rPr>
          <w:rFonts w:asciiTheme="majorBidi" w:hAnsiTheme="majorBidi" w:cstheme="majorBidi"/>
        </w:rPr>
      </w:pPr>
      <w:r w:rsidRPr="00260DD5">
        <w:rPr>
          <w:rFonts w:asciiTheme="majorBidi" w:hAnsiTheme="majorBidi" w:cstheme="majorBidi"/>
        </w:rPr>
        <w:t>Exploration from multiple perspectives</w:t>
      </w:r>
    </w:p>
    <w:p w14:paraId="10DF4F6F" w14:textId="77777777" w:rsidR="00AD74FA" w:rsidRPr="00260DD5" w:rsidRDefault="00AD74FA" w:rsidP="00260DD5">
      <w:pPr>
        <w:pStyle w:val="NormalWeb"/>
        <w:numPr>
          <w:ilvl w:val="0"/>
          <w:numId w:val="48"/>
        </w:numPr>
        <w:jc w:val="both"/>
        <w:rPr>
          <w:rFonts w:asciiTheme="majorBidi" w:hAnsiTheme="majorBidi" w:cstheme="majorBidi"/>
        </w:rPr>
      </w:pPr>
      <w:r w:rsidRPr="00260DD5">
        <w:rPr>
          <w:rFonts w:asciiTheme="majorBidi" w:hAnsiTheme="majorBidi" w:cstheme="majorBidi"/>
        </w:rPr>
        <w:t>Finding supplemental data sources</w:t>
      </w:r>
    </w:p>
    <w:p w14:paraId="61F71E4D" w14:textId="77777777" w:rsidR="00AD74FA" w:rsidRPr="00260DD5" w:rsidRDefault="00AD74FA" w:rsidP="00260DD5">
      <w:pPr>
        <w:pStyle w:val="NormalWeb"/>
        <w:numPr>
          <w:ilvl w:val="0"/>
          <w:numId w:val="48"/>
        </w:numPr>
        <w:jc w:val="both"/>
        <w:rPr>
          <w:rFonts w:asciiTheme="majorBidi" w:hAnsiTheme="majorBidi" w:cstheme="majorBidi"/>
        </w:rPr>
      </w:pPr>
      <w:r w:rsidRPr="00260DD5">
        <w:rPr>
          <w:rFonts w:asciiTheme="majorBidi" w:hAnsiTheme="majorBidi" w:cstheme="majorBidi"/>
        </w:rPr>
        <w:t>Creating compelling visualizations</w:t>
      </w:r>
    </w:p>
    <w:p w14:paraId="60526D07"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lastRenderedPageBreak/>
        <w:t>After obtaining clean data, we can begin applying machine learning models to solve the problem.</w:t>
      </w:r>
    </w:p>
    <w:p w14:paraId="552D8573" w14:textId="77777777" w:rsidR="00AD74FA" w:rsidRPr="00260DD5" w:rsidRDefault="00AD74FA" w:rsidP="00260DD5">
      <w:pPr>
        <w:pStyle w:val="Heading3"/>
        <w:jc w:val="both"/>
      </w:pPr>
      <w:bookmarkStart w:id="38" w:name="_Toc236217347"/>
      <w:r w:rsidRPr="00260DD5">
        <w:t>Host Projects on GitHub</w:t>
      </w:r>
      <w:bookmarkEnd w:id="38"/>
    </w:p>
    <w:p w14:paraId="4E6579CC"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It is smart to maintain several projects that demonstrate the breadth of our skills and interests on GitHub.</w:t>
      </w:r>
    </w:p>
    <w:p w14:paraId="25FE6BF7"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GitHub is accessible and familiar to most professionals in technical fields.</w:t>
      </w:r>
    </w:p>
    <w:p w14:paraId="2C80A8F1"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We can:</w:t>
      </w:r>
    </w:p>
    <w:p w14:paraId="5EDDE098" w14:textId="77777777" w:rsidR="00AD74FA" w:rsidRPr="00260DD5" w:rsidRDefault="00AD74FA" w:rsidP="00260DD5">
      <w:pPr>
        <w:pStyle w:val="NormalWeb"/>
        <w:numPr>
          <w:ilvl w:val="0"/>
          <w:numId w:val="49"/>
        </w:numPr>
        <w:jc w:val="both"/>
        <w:rPr>
          <w:rFonts w:asciiTheme="majorBidi" w:hAnsiTheme="majorBidi" w:cstheme="majorBidi"/>
        </w:rPr>
      </w:pPr>
      <w:r w:rsidRPr="00260DD5">
        <w:rPr>
          <w:rFonts w:asciiTheme="majorBidi" w:hAnsiTheme="majorBidi" w:cstheme="majorBidi"/>
        </w:rPr>
        <w:t>Deploy our code using GitHub Pages.</w:t>
      </w:r>
    </w:p>
    <w:p w14:paraId="00FE0628" w14:textId="77777777" w:rsidR="00AD74FA" w:rsidRPr="00260DD5" w:rsidRDefault="00AD74FA" w:rsidP="00260DD5">
      <w:pPr>
        <w:pStyle w:val="NormalWeb"/>
        <w:numPr>
          <w:ilvl w:val="0"/>
          <w:numId w:val="49"/>
        </w:numPr>
        <w:jc w:val="both"/>
        <w:rPr>
          <w:rFonts w:asciiTheme="majorBidi" w:hAnsiTheme="majorBidi" w:cstheme="majorBidi"/>
        </w:rPr>
      </w:pPr>
      <w:r w:rsidRPr="00260DD5">
        <w:rPr>
          <w:rFonts w:asciiTheme="majorBidi" w:hAnsiTheme="majorBidi" w:cstheme="majorBidi"/>
        </w:rPr>
        <w:t>Use basic HTML templates to make projects look professional.</w:t>
      </w:r>
    </w:p>
    <w:p w14:paraId="2C3EE554" w14:textId="77777777" w:rsidR="00AD74FA" w:rsidRPr="00260DD5" w:rsidRDefault="00AD74FA" w:rsidP="00260DD5">
      <w:pPr>
        <w:pStyle w:val="NormalWeb"/>
        <w:numPr>
          <w:ilvl w:val="0"/>
          <w:numId w:val="49"/>
        </w:numPr>
        <w:jc w:val="both"/>
        <w:rPr>
          <w:rFonts w:asciiTheme="majorBidi" w:hAnsiTheme="majorBidi" w:cstheme="majorBidi"/>
        </w:rPr>
      </w:pPr>
      <w:r w:rsidRPr="00260DD5">
        <w:rPr>
          <w:rFonts w:asciiTheme="majorBidi" w:hAnsiTheme="majorBidi" w:cstheme="majorBidi"/>
        </w:rPr>
        <w:t xml:space="preserve">Include a well-written </w:t>
      </w:r>
      <w:r w:rsidRPr="00260DD5">
        <w:rPr>
          <w:rStyle w:val="Strong"/>
          <w:rFonts w:asciiTheme="majorBidi" w:eastAsiaTheme="majorEastAsia" w:hAnsiTheme="majorBidi" w:cstheme="majorBidi"/>
        </w:rPr>
        <w:t>README.md</w:t>
      </w:r>
      <w:r w:rsidRPr="00260DD5">
        <w:rPr>
          <w:rFonts w:asciiTheme="majorBidi" w:hAnsiTheme="majorBidi" w:cstheme="majorBidi"/>
        </w:rPr>
        <w:t xml:space="preserve"> file describing the project and explaining the results to demonstrate effective communication skills.</w:t>
      </w:r>
    </w:p>
    <w:p w14:paraId="03F09539" w14:textId="77777777" w:rsidR="00AD74FA" w:rsidRPr="00260DD5" w:rsidRDefault="00AD74FA" w:rsidP="00260DD5">
      <w:pPr>
        <w:pStyle w:val="Heading2"/>
        <w:jc w:val="both"/>
      </w:pPr>
      <w:bookmarkStart w:id="39" w:name="_Toc236217348"/>
      <w:r w:rsidRPr="00260DD5">
        <w:t>Key Takeaways</w:t>
      </w:r>
      <w:bookmarkEnd w:id="39"/>
    </w:p>
    <w:p w14:paraId="3F99522F" w14:textId="77777777" w:rsidR="00AD74FA" w:rsidRPr="00260DD5" w:rsidRDefault="00AD74FA" w:rsidP="00260DD5">
      <w:pPr>
        <w:pStyle w:val="NormalWeb"/>
        <w:numPr>
          <w:ilvl w:val="0"/>
          <w:numId w:val="50"/>
        </w:numPr>
        <w:jc w:val="both"/>
        <w:rPr>
          <w:rFonts w:asciiTheme="majorBidi" w:hAnsiTheme="majorBidi" w:cstheme="majorBidi"/>
        </w:rPr>
      </w:pPr>
      <w:r w:rsidRPr="00260DD5">
        <w:rPr>
          <w:rFonts w:asciiTheme="majorBidi" w:hAnsiTheme="majorBidi" w:cstheme="majorBidi"/>
        </w:rPr>
        <w:t>A portfolio is an excellent way to showcase our work and skills because employers value what they can directly see and evaluate.</w:t>
      </w:r>
    </w:p>
    <w:p w14:paraId="77F2A62E" w14:textId="77777777" w:rsidR="00AD74FA" w:rsidRPr="00260DD5" w:rsidRDefault="00AD74FA" w:rsidP="00260DD5">
      <w:pPr>
        <w:pStyle w:val="NormalWeb"/>
        <w:numPr>
          <w:ilvl w:val="0"/>
          <w:numId w:val="50"/>
        </w:numPr>
        <w:jc w:val="both"/>
        <w:rPr>
          <w:rFonts w:asciiTheme="majorBidi" w:hAnsiTheme="majorBidi" w:cstheme="majorBidi"/>
        </w:rPr>
      </w:pPr>
      <w:r w:rsidRPr="00260DD5">
        <w:rPr>
          <w:rFonts w:asciiTheme="majorBidi" w:hAnsiTheme="majorBidi" w:cstheme="majorBidi"/>
        </w:rPr>
        <w:t>Employers can better understand our practical abilities through our portfolio.</w:t>
      </w:r>
    </w:p>
    <w:p w14:paraId="32DE37C9" w14:textId="77777777" w:rsidR="00AD74FA" w:rsidRPr="00260DD5" w:rsidRDefault="00AD74FA" w:rsidP="00260DD5">
      <w:pPr>
        <w:pStyle w:val="NormalWeb"/>
        <w:numPr>
          <w:ilvl w:val="0"/>
          <w:numId w:val="50"/>
        </w:numPr>
        <w:jc w:val="both"/>
        <w:rPr>
          <w:rFonts w:asciiTheme="majorBidi" w:hAnsiTheme="majorBidi" w:cstheme="majorBidi"/>
        </w:rPr>
      </w:pPr>
      <w:r w:rsidRPr="00260DD5">
        <w:rPr>
          <w:rFonts w:asciiTheme="majorBidi" w:hAnsiTheme="majorBidi" w:cstheme="majorBidi"/>
        </w:rPr>
        <w:t>Many different types of work can be included to strengthen a portfolio.</w:t>
      </w:r>
    </w:p>
    <w:p w14:paraId="120EE447" w14:textId="77777777" w:rsidR="00AD74FA" w:rsidRPr="00260DD5" w:rsidRDefault="00AD74FA" w:rsidP="00260DD5">
      <w:pPr>
        <w:pStyle w:val="NormalWeb"/>
        <w:numPr>
          <w:ilvl w:val="0"/>
          <w:numId w:val="50"/>
        </w:numPr>
        <w:jc w:val="both"/>
        <w:rPr>
          <w:rFonts w:asciiTheme="majorBidi" w:hAnsiTheme="majorBidi" w:cstheme="majorBidi"/>
        </w:rPr>
      </w:pPr>
      <w:r w:rsidRPr="00260DD5">
        <w:rPr>
          <w:rFonts w:asciiTheme="majorBidi" w:hAnsiTheme="majorBidi" w:cstheme="majorBidi"/>
        </w:rPr>
        <w:t>Building new and increasingly complex projects helps make a portfolio stronger.</w:t>
      </w:r>
    </w:p>
    <w:p w14:paraId="60582B7E" w14:textId="77777777" w:rsidR="00AD74FA" w:rsidRPr="00260DD5" w:rsidRDefault="00AD74FA" w:rsidP="00260DD5">
      <w:pPr>
        <w:pStyle w:val="NormalWeb"/>
        <w:numPr>
          <w:ilvl w:val="0"/>
          <w:numId w:val="50"/>
        </w:numPr>
        <w:jc w:val="both"/>
        <w:rPr>
          <w:rFonts w:asciiTheme="majorBidi" w:hAnsiTheme="majorBidi" w:cstheme="majorBidi"/>
        </w:rPr>
      </w:pPr>
      <w:r w:rsidRPr="00260DD5">
        <w:rPr>
          <w:rFonts w:asciiTheme="majorBidi" w:hAnsiTheme="majorBidi" w:cstheme="majorBidi"/>
        </w:rPr>
        <w:t>A strong resume is important for job seekers, but a portfolio provides practical, hands-on evidence of our skills and abilities.</w:t>
      </w:r>
    </w:p>
    <w:p w14:paraId="57854BF5" w14:textId="77777777" w:rsidR="00AD74FA" w:rsidRPr="00260DD5" w:rsidRDefault="00AD74FA" w:rsidP="00260DD5">
      <w:pPr>
        <w:pStyle w:val="Heading1"/>
        <w:jc w:val="both"/>
        <w:rPr>
          <w:rFonts w:cstheme="majorBidi"/>
        </w:rPr>
      </w:pPr>
      <w:bookmarkStart w:id="40" w:name="_Toc236217349"/>
      <w:r w:rsidRPr="00260DD5">
        <w:rPr>
          <w:rFonts w:cstheme="majorBidi"/>
        </w:rPr>
        <w:t>Drafting an Effective Resume</w:t>
      </w:r>
      <w:bookmarkEnd w:id="40"/>
    </w:p>
    <w:p w14:paraId="2FBFCA4D" w14:textId="77777777" w:rsidR="00AD74FA" w:rsidRPr="00260DD5" w:rsidRDefault="00AD74FA" w:rsidP="00260DD5">
      <w:pPr>
        <w:pStyle w:val="Heading2"/>
        <w:jc w:val="both"/>
      </w:pPr>
      <w:bookmarkStart w:id="41" w:name="_Toc236217350"/>
      <w:r w:rsidRPr="00260DD5">
        <w:t>Learning Objectives</w:t>
      </w:r>
      <w:bookmarkEnd w:id="41"/>
    </w:p>
    <w:p w14:paraId="6BC0ACB5"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After completing this topic, we will be able to:</w:t>
      </w:r>
    </w:p>
    <w:p w14:paraId="59AE998F" w14:textId="77777777" w:rsidR="00AD74FA" w:rsidRPr="00260DD5" w:rsidRDefault="00AD74FA" w:rsidP="00260DD5">
      <w:pPr>
        <w:pStyle w:val="NormalWeb"/>
        <w:numPr>
          <w:ilvl w:val="0"/>
          <w:numId w:val="51"/>
        </w:numPr>
        <w:jc w:val="both"/>
        <w:rPr>
          <w:rFonts w:asciiTheme="majorBidi" w:hAnsiTheme="majorBidi" w:cstheme="majorBidi"/>
        </w:rPr>
      </w:pPr>
      <w:r w:rsidRPr="00260DD5">
        <w:rPr>
          <w:rFonts w:asciiTheme="majorBidi" w:hAnsiTheme="majorBidi" w:cstheme="majorBidi"/>
        </w:rPr>
        <w:t>Compose a basic resume.</w:t>
      </w:r>
    </w:p>
    <w:p w14:paraId="1A45DBE4" w14:textId="77777777" w:rsidR="00AD74FA" w:rsidRPr="00260DD5" w:rsidRDefault="00AD74FA" w:rsidP="00260DD5">
      <w:pPr>
        <w:pStyle w:val="NormalWeb"/>
        <w:numPr>
          <w:ilvl w:val="0"/>
          <w:numId w:val="51"/>
        </w:numPr>
        <w:jc w:val="both"/>
        <w:rPr>
          <w:rFonts w:asciiTheme="majorBidi" w:hAnsiTheme="majorBidi" w:cstheme="majorBidi"/>
        </w:rPr>
      </w:pPr>
      <w:r w:rsidRPr="00260DD5">
        <w:rPr>
          <w:rFonts w:asciiTheme="majorBidi" w:hAnsiTheme="majorBidi" w:cstheme="majorBidi"/>
        </w:rPr>
        <w:t>Determine what should be included in a resume.</w:t>
      </w:r>
    </w:p>
    <w:p w14:paraId="0511849C" w14:textId="77777777" w:rsidR="00AD74FA" w:rsidRPr="00260DD5" w:rsidRDefault="00AD74FA" w:rsidP="00260DD5">
      <w:pPr>
        <w:pStyle w:val="NormalWeb"/>
        <w:numPr>
          <w:ilvl w:val="0"/>
          <w:numId w:val="51"/>
        </w:numPr>
        <w:jc w:val="both"/>
        <w:rPr>
          <w:rFonts w:asciiTheme="majorBidi" w:hAnsiTheme="majorBidi" w:cstheme="majorBidi"/>
        </w:rPr>
      </w:pPr>
      <w:r w:rsidRPr="00260DD5">
        <w:rPr>
          <w:rFonts w:asciiTheme="majorBidi" w:hAnsiTheme="majorBidi" w:cstheme="majorBidi"/>
        </w:rPr>
        <w:t>List skills and experience appropriately with good organization.</w:t>
      </w:r>
    </w:p>
    <w:p w14:paraId="0C1912CA" w14:textId="77777777" w:rsidR="00AD74FA" w:rsidRPr="00260DD5" w:rsidRDefault="00AD74FA" w:rsidP="00260DD5">
      <w:pPr>
        <w:pStyle w:val="NormalWeb"/>
        <w:numPr>
          <w:ilvl w:val="0"/>
          <w:numId w:val="51"/>
        </w:numPr>
        <w:jc w:val="both"/>
        <w:rPr>
          <w:rFonts w:asciiTheme="majorBidi" w:hAnsiTheme="majorBidi" w:cstheme="majorBidi"/>
        </w:rPr>
      </w:pPr>
      <w:r w:rsidRPr="00260DD5">
        <w:rPr>
          <w:rFonts w:asciiTheme="majorBidi" w:hAnsiTheme="majorBidi" w:cstheme="majorBidi"/>
        </w:rPr>
        <w:t>Identify how to optimize a resume for Applicant Tracking Systems (ATS) and search engines (SEO).</w:t>
      </w:r>
    </w:p>
    <w:p w14:paraId="38F2991D" w14:textId="77777777" w:rsidR="00AD74FA" w:rsidRPr="00260DD5" w:rsidRDefault="00AD74FA" w:rsidP="00260DD5">
      <w:pPr>
        <w:pStyle w:val="Heading2"/>
        <w:jc w:val="both"/>
      </w:pPr>
      <w:bookmarkStart w:id="42" w:name="_Toc236217351"/>
      <w:r w:rsidRPr="00260DD5">
        <w:t>Introduction</w:t>
      </w:r>
      <w:bookmarkEnd w:id="42"/>
    </w:p>
    <w:p w14:paraId="4DE8BD2F" w14:textId="753E2E49"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 xml:space="preserve">Technical fields </w:t>
      </w:r>
      <w:r w:rsidR="007104FE" w:rsidRPr="00260DD5">
        <w:rPr>
          <w:rFonts w:asciiTheme="majorBidi" w:hAnsiTheme="majorBidi" w:cstheme="majorBidi"/>
          <w:color w:val="0070C0"/>
        </w:rPr>
        <w:t>offer</w:t>
      </w:r>
      <w:r w:rsidRPr="00260DD5">
        <w:rPr>
          <w:rFonts w:asciiTheme="majorBidi" w:hAnsiTheme="majorBidi" w:cstheme="majorBidi"/>
          <w:color w:val="0070C0"/>
        </w:rPr>
        <w:t xml:space="preserve"> many job opportunities, but they are also highly competitive. To secure the role we want, we need to market ourselves effectively and develop a plan that helps us stand out from other applicants.</w:t>
      </w:r>
    </w:p>
    <w:p w14:paraId="74AE9122"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Regardless of our job search approach, we need a well-written resume that presents our skills and experience concisely and effectively.</w:t>
      </w:r>
    </w:p>
    <w:p w14:paraId="6802B61E"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lastRenderedPageBreak/>
        <w:t>Our resume, together with our portfolio, creates the first impression that potential employers have of us. Just like a portfolio, a resume should be carefully designed to showcase our strengths and competence in the field.</w:t>
      </w:r>
    </w:p>
    <w:p w14:paraId="4B1184F9"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 xml:space="preserve">Contrary to what many people believe, a resume should </w:t>
      </w:r>
      <w:r w:rsidRPr="00260DD5">
        <w:rPr>
          <w:rStyle w:val="Strong"/>
          <w:rFonts w:asciiTheme="majorBidi" w:hAnsiTheme="majorBidi" w:cstheme="majorBidi"/>
        </w:rPr>
        <w:t>not</w:t>
      </w:r>
      <w:r w:rsidRPr="00260DD5">
        <w:rPr>
          <w:rFonts w:asciiTheme="majorBidi" w:hAnsiTheme="majorBidi" w:cstheme="majorBidi"/>
        </w:rPr>
        <w:t xml:space="preserve"> be a paper version of a portfolio. Instead, the portfolio and resume should complement each other</w:t>
      </w:r>
      <w:r w:rsidRPr="00260DD5">
        <w:rPr>
          <w:rFonts w:asciiTheme="majorBidi" w:hAnsiTheme="majorBidi" w:cstheme="majorBidi"/>
          <w:color w:val="EE0000"/>
        </w:rPr>
        <w:t>. Our resume should also be closely aligned with our LinkedIn profile, and all three should contain consistent information</w:t>
      </w:r>
      <w:r w:rsidRPr="00260DD5">
        <w:rPr>
          <w:rFonts w:asciiTheme="majorBidi" w:hAnsiTheme="majorBidi" w:cstheme="majorBidi"/>
        </w:rPr>
        <w:t>.</w:t>
      </w:r>
    </w:p>
    <w:p w14:paraId="7A2729C2" w14:textId="77777777" w:rsidR="00AD74FA" w:rsidRPr="00260DD5" w:rsidRDefault="00AD74FA" w:rsidP="00260DD5">
      <w:pPr>
        <w:pStyle w:val="Heading2"/>
        <w:jc w:val="both"/>
      </w:pPr>
      <w:bookmarkStart w:id="43" w:name="_Toc236217352"/>
      <w:r w:rsidRPr="00260DD5">
        <w:t>Resume Writing Best Practices</w:t>
      </w:r>
      <w:bookmarkEnd w:id="43"/>
    </w:p>
    <w:p w14:paraId="4B79E77E"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Before writing a resume, keep the following recommendations in mind:</w:t>
      </w:r>
    </w:p>
    <w:p w14:paraId="1EB2BBE5"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Keep the resume brief.</w:t>
      </w:r>
    </w:p>
    <w:p w14:paraId="49DF01FA"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If we have extensive relevant experience, two pages are acceptable, but avoid exceeding two pages.</w:t>
      </w:r>
    </w:p>
    <w:p w14:paraId="0B5BC018"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When using bullet points, make them informative yet concise.</w:t>
      </w:r>
    </w:p>
    <w:p w14:paraId="59E51E40"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 xml:space="preserve">Use the </w:t>
      </w:r>
      <w:r w:rsidRPr="00260DD5">
        <w:rPr>
          <w:rStyle w:val="Strong"/>
          <w:rFonts w:asciiTheme="majorBidi" w:hAnsiTheme="majorBidi" w:cstheme="majorBidi"/>
        </w:rPr>
        <w:t>present tense</w:t>
      </w:r>
      <w:r w:rsidRPr="00260DD5">
        <w:rPr>
          <w:rFonts w:asciiTheme="majorBidi" w:hAnsiTheme="majorBidi" w:cstheme="majorBidi"/>
        </w:rPr>
        <w:t xml:space="preserve"> for our current position.</w:t>
      </w:r>
    </w:p>
    <w:p w14:paraId="45C66CAB"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 xml:space="preserve">Use the </w:t>
      </w:r>
      <w:r w:rsidRPr="00260DD5">
        <w:rPr>
          <w:rStyle w:val="Strong"/>
          <w:rFonts w:asciiTheme="majorBidi" w:hAnsiTheme="majorBidi" w:cstheme="majorBidi"/>
        </w:rPr>
        <w:t>past tense</w:t>
      </w:r>
      <w:r w:rsidRPr="00260DD5">
        <w:rPr>
          <w:rFonts w:asciiTheme="majorBidi" w:hAnsiTheme="majorBidi" w:cstheme="majorBidi"/>
        </w:rPr>
        <w:t xml:space="preserve"> for previous positions and completed projects.</w:t>
      </w:r>
    </w:p>
    <w:p w14:paraId="6843B9C8"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Carefully check spelling and grammar.</w:t>
      </w:r>
    </w:p>
    <w:p w14:paraId="093B0972"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Have someone proofread the resume if possible.</w:t>
      </w:r>
    </w:p>
    <w:p w14:paraId="38E62172"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Double-check all contact information.</w:t>
      </w:r>
    </w:p>
    <w:p w14:paraId="6F9DF3BE" w14:textId="77777777" w:rsidR="00AD74FA" w:rsidRPr="00260DD5" w:rsidRDefault="00AD74FA" w:rsidP="00260DD5">
      <w:pPr>
        <w:pStyle w:val="NormalWeb"/>
        <w:numPr>
          <w:ilvl w:val="0"/>
          <w:numId w:val="52"/>
        </w:numPr>
        <w:jc w:val="both"/>
        <w:rPr>
          <w:rFonts w:asciiTheme="majorBidi" w:hAnsiTheme="majorBidi" w:cstheme="majorBidi"/>
        </w:rPr>
      </w:pPr>
      <w:r w:rsidRPr="00260DD5">
        <w:rPr>
          <w:rFonts w:asciiTheme="majorBidi" w:hAnsiTheme="majorBidi" w:cstheme="majorBidi"/>
        </w:rPr>
        <w:t>Use a professional-looking email address.</w:t>
      </w:r>
    </w:p>
    <w:p w14:paraId="199CBE5B" w14:textId="77777777" w:rsidR="00AD74FA" w:rsidRPr="00260DD5" w:rsidRDefault="00AD74FA" w:rsidP="00260DD5">
      <w:pPr>
        <w:pStyle w:val="Heading2"/>
        <w:jc w:val="both"/>
      </w:pPr>
      <w:bookmarkStart w:id="44" w:name="_Toc236217353"/>
      <w:r w:rsidRPr="00260DD5">
        <w:t>Resume Sections</w:t>
      </w:r>
      <w:bookmarkEnd w:id="44"/>
    </w:p>
    <w:p w14:paraId="2D3F6620" w14:textId="77777777" w:rsidR="00AD74FA" w:rsidRPr="00260DD5" w:rsidRDefault="00AD74FA" w:rsidP="00260DD5">
      <w:pPr>
        <w:pStyle w:val="Heading3"/>
        <w:jc w:val="both"/>
      </w:pPr>
      <w:bookmarkStart w:id="45" w:name="_Toc236217354"/>
      <w:r w:rsidRPr="00260DD5">
        <w:t>Work Experience</w:t>
      </w:r>
      <w:bookmarkEnd w:id="45"/>
    </w:p>
    <w:p w14:paraId="743DB4E3"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 xml:space="preserve">The </w:t>
      </w:r>
      <w:r w:rsidRPr="00260DD5">
        <w:rPr>
          <w:rStyle w:val="Strong"/>
          <w:rFonts w:asciiTheme="majorBidi" w:hAnsiTheme="majorBidi" w:cstheme="majorBidi"/>
        </w:rPr>
        <w:t>Work Experience</w:t>
      </w:r>
      <w:r w:rsidRPr="00260DD5">
        <w:rPr>
          <w:rFonts w:asciiTheme="majorBidi" w:hAnsiTheme="majorBidi" w:cstheme="majorBidi"/>
        </w:rPr>
        <w:t xml:space="preserve"> section is usually the largest part of a resume.</w:t>
      </w:r>
    </w:p>
    <w:p w14:paraId="7E514B71" w14:textId="77777777" w:rsidR="00AD74FA" w:rsidRPr="00260DD5" w:rsidRDefault="00AD74FA" w:rsidP="00260DD5">
      <w:pPr>
        <w:pStyle w:val="NormalWeb"/>
        <w:numPr>
          <w:ilvl w:val="0"/>
          <w:numId w:val="53"/>
        </w:numPr>
        <w:jc w:val="both"/>
        <w:rPr>
          <w:rFonts w:asciiTheme="majorBidi" w:hAnsiTheme="majorBidi" w:cstheme="majorBidi"/>
        </w:rPr>
      </w:pPr>
      <w:r w:rsidRPr="00260DD5">
        <w:rPr>
          <w:rFonts w:asciiTheme="majorBidi" w:hAnsiTheme="majorBidi" w:cstheme="majorBidi"/>
        </w:rPr>
        <w:t xml:space="preserve">It may appear before or after the </w:t>
      </w:r>
      <w:r w:rsidRPr="00260DD5">
        <w:rPr>
          <w:rStyle w:val="Strong"/>
          <w:rFonts w:asciiTheme="majorBidi" w:hAnsiTheme="majorBidi" w:cstheme="majorBidi"/>
        </w:rPr>
        <w:t>Projects</w:t>
      </w:r>
      <w:r w:rsidRPr="00260DD5">
        <w:rPr>
          <w:rFonts w:asciiTheme="majorBidi" w:hAnsiTheme="majorBidi" w:cstheme="majorBidi"/>
        </w:rPr>
        <w:t xml:space="preserve"> section, depending on which area we want to emphasize.</w:t>
      </w:r>
    </w:p>
    <w:p w14:paraId="0FC82C4F" w14:textId="77777777" w:rsidR="00AD74FA" w:rsidRPr="00260DD5" w:rsidRDefault="00AD74FA" w:rsidP="00260DD5">
      <w:pPr>
        <w:pStyle w:val="NormalWeb"/>
        <w:numPr>
          <w:ilvl w:val="0"/>
          <w:numId w:val="53"/>
        </w:numPr>
        <w:jc w:val="both"/>
        <w:rPr>
          <w:rFonts w:asciiTheme="majorBidi" w:hAnsiTheme="majorBidi" w:cstheme="majorBidi"/>
        </w:rPr>
      </w:pPr>
      <w:r w:rsidRPr="00260DD5">
        <w:rPr>
          <w:rFonts w:asciiTheme="majorBidi" w:hAnsiTheme="majorBidi" w:cstheme="majorBidi"/>
        </w:rPr>
        <w:t xml:space="preserve">Recent graduates may choose to highlight the </w:t>
      </w:r>
      <w:r w:rsidRPr="00260DD5">
        <w:rPr>
          <w:rStyle w:val="Strong"/>
          <w:rFonts w:asciiTheme="majorBidi" w:hAnsiTheme="majorBidi" w:cstheme="majorBidi"/>
        </w:rPr>
        <w:t>Education</w:t>
      </w:r>
      <w:r w:rsidRPr="00260DD5">
        <w:rPr>
          <w:rFonts w:asciiTheme="majorBidi" w:hAnsiTheme="majorBidi" w:cstheme="majorBidi"/>
        </w:rPr>
        <w:t xml:space="preserve"> section if it contains substantial relevant information.</w:t>
      </w:r>
    </w:p>
    <w:p w14:paraId="0D5888BA" w14:textId="77777777" w:rsidR="00AD74FA" w:rsidRPr="00260DD5" w:rsidRDefault="00AD74FA" w:rsidP="00260DD5">
      <w:pPr>
        <w:pStyle w:val="NormalWeb"/>
        <w:numPr>
          <w:ilvl w:val="0"/>
          <w:numId w:val="53"/>
        </w:numPr>
        <w:jc w:val="both"/>
        <w:rPr>
          <w:rFonts w:asciiTheme="majorBidi" w:hAnsiTheme="majorBidi" w:cstheme="majorBidi"/>
        </w:rPr>
      </w:pPr>
      <w:r w:rsidRPr="00260DD5">
        <w:rPr>
          <w:rFonts w:asciiTheme="majorBidi" w:hAnsiTheme="majorBidi" w:cstheme="majorBidi"/>
        </w:rPr>
        <w:t>The order of sections may also vary depending on the resume template.</w:t>
      </w:r>
    </w:p>
    <w:p w14:paraId="1881F9A0"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When describing work experience, follow this structure:</w:t>
      </w:r>
    </w:p>
    <w:p w14:paraId="4D522F7D" w14:textId="77777777" w:rsidR="00AD74FA" w:rsidRPr="00260DD5" w:rsidRDefault="00AD74FA" w:rsidP="00260DD5">
      <w:pPr>
        <w:pStyle w:val="NormalWeb"/>
        <w:numPr>
          <w:ilvl w:val="0"/>
          <w:numId w:val="54"/>
        </w:numPr>
        <w:jc w:val="both"/>
        <w:rPr>
          <w:rFonts w:asciiTheme="majorBidi" w:hAnsiTheme="majorBidi" w:cstheme="majorBidi"/>
        </w:rPr>
      </w:pPr>
      <w:r w:rsidRPr="00260DD5">
        <w:rPr>
          <w:rFonts w:asciiTheme="majorBidi" w:hAnsiTheme="majorBidi" w:cstheme="majorBidi"/>
        </w:rPr>
        <w:t xml:space="preserve">Begin with an </w:t>
      </w:r>
      <w:r w:rsidRPr="00260DD5">
        <w:rPr>
          <w:rStyle w:val="Strong"/>
          <w:rFonts w:asciiTheme="majorBidi" w:hAnsiTheme="majorBidi" w:cstheme="majorBidi"/>
        </w:rPr>
        <w:t>action word</w:t>
      </w:r>
      <w:r w:rsidRPr="00260DD5">
        <w:rPr>
          <w:rFonts w:asciiTheme="majorBidi" w:hAnsiTheme="majorBidi" w:cstheme="majorBidi"/>
        </w:rPr>
        <w:t>.</w:t>
      </w:r>
    </w:p>
    <w:p w14:paraId="64F4A95F" w14:textId="77777777" w:rsidR="00AD74FA" w:rsidRPr="00260DD5" w:rsidRDefault="00AD74FA" w:rsidP="00260DD5">
      <w:pPr>
        <w:pStyle w:val="NormalWeb"/>
        <w:numPr>
          <w:ilvl w:val="0"/>
          <w:numId w:val="54"/>
        </w:numPr>
        <w:jc w:val="both"/>
        <w:rPr>
          <w:rFonts w:asciiTheme="majorBidi" w:hAnsiTheme="majorBidi" w:cstheme="majorBidi"/>
        </w:rPr>
      </w:pPr>
      <w:r w:rsidRPr="00260DD5">
        <w:rPr>
          <w:rFonts w:asciiTheme="majorBidi" w:hAnsiTheme="majorBidi" w:cstheme="majorBidi"/>
        </w:rPr>
        <w:t xml:space="preserve">Describe the </w:t>
      </w:r>
      <w:r w:rsidRPr="00260DD5">
        <w:rPr>
          <w:rStyle w:val="Strong"/>
          <w:rFonts w:asciiTheme="majorBidi" w:hAnsiTheme="majorBidi" w:cstheme="majorBidi"/>
        </w:rPr>
        <w:t>task or responsibility</w:t>
      </w:r>
      <w:r w:rsidRPr="00260DD5">
        <w:rPr>
          <w:rFonts w:asciiTheme="majorBidi" w:hAnsiTheme="majorBidi" w:cstheme="majorBidi"/>
        </w:rPr>
        <w:t>.</w:t>
      </w:r>
    </w:p>
    <w:p w14:paraId="19128EFC" w14:textId="77777777" w:rsidR="00AD74FA" w:rsidRPr="00260DD5" w:rsidRDefault="00AD74FA" w:rsidP="00260DD5">
      <w:pPr>
        <w:pStyle w:val="NormalWeb"/>
        <w:numPr>
          <w:ilvl w:val="0"/>
          <w:numId w:val="54"/>
        </w:numPr>
        <w:jc w:val="both"/>
        <w:rPr>
          <w:rFonts w:asciiTheme="majorBidi" w:hAnsiTheme="majorBidi" w:cstheme="majorBidi"/>
        </w:rPr>
      </w:pPr>
      <w:r w:rsidRPr="00260DD5">
        <w:rPr>
          <w:rFonts w:asciiTheme="majorBidi" w:hAnsiTheme="majorBidi" w:cstheme="majorBidi"/>
        </w:rPr>
        <w:t xml:space="preserve">End with the </w:t>
      </w:r>
      <w:r w:rsidRPr="00260DD5">
        <w:rPr>
          <w:rStyle w:val="Strong"/>
          <w:rFonts w:asciiTheme="majorBidi" w:hAnsiTheme="majorBidi" w:cstheme="majorBidi"/>
        </w:rPr>
        <w:t>result</w:t>
      </w:r>
      <w:r w:rsidRPr="00260DD5">
        <w:rPr>
          <w:rFonts w:asciiTheme="majorBidi" w:hAnsiTheme="majorBidi" w:cstheme="majorBidi"/>
        </w:rPr>
        <w:t>, preferably using measurable outcomes.</w:t>
      </w:r>
    </w:p>
    <w:p w14:paraId="78041B7B" w14:textId="77777777" w:rsidR="00AD74FA" w:rsidRPr="00260DD5" w:rsidRDefault="00AD74FA" w:rsidP="00260DD5">
      <w:pPr>
        <w:pStyle w:val="NormalWeb"/>
        <w:jc w:val="both"/>
        <w:rPr>
          <w:rFonts w:asciiTheme="majorBidi" w:hAnsiTheme="majorBidi" w:cstheme="majorBidi"/>
        </w:rPr>
      </w:pPr>
      <w:r w:rsidRPr="00260DD5">
        <w:rPr>
          <w:rStyle w:val="Strong"/>
          <w:rFonts w:asciiTheme="majorBidi" w:hAnsiTheme="majorBidi" w:cstheme="majorBidi"/>
        </w:rPr>
        <w:t>Example:</w:t>
      </w:r>
    </w:p>
    <w:p w14:paraId="509F37E4"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 xml:space="preserve">Deployed improved database design, which increased efficiency by </w:t>
      </w:r>
      <w:r w:rsidRPr="00260DD5">
        <w:rPr>
          <w:rStyle w:val="Strong"/>
          <w:rFonts w:asciiTheme="majorBidi" w:hAnsiTheme="majorBidi" w:cstheme="majorBidi"/>
        </w:rPr>
        <w:t>25%</w:t>
      </w:r>
      <w:r w:rsidRPr="00260DD5">
        <w:rPr>
          <w:rFonts w:asciiTheme="majorBidi" w:hAnsiTheme="majorBidi" w:cstheme="majorBidi"/>
        </w:rPr>
        <w:t xml:space="preserve"> and saved </w:t>
      </w:r>
      <w:r w:rsidRPr="00260DD5">
        <w:rPr>
          <w:rStyle w:val="Strong"/>
          <w:rFonts w:asciiTheme="majorBidi" w:hAnsiTheme="majorBidi" w:cstheme="majorBidi"/>
        </w:rPr>
        <w:t>15%</w:t>
      </w:r>
      <w:r w:rsidRPr="00260DD5">
        <w:rPr>
          <w:rFonts w:asciiTheme="majorBidi" w:hAnsiTheme="majorBidi" w:cstheme="majorBidi"/>
        </w:rPr>
        <w:t xml:space="preserve"> in storage.</w:t>
      </w:r>
    </w:p>
    <w:p w14:paraId="07300990"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Some effective action words include:</w:t>
      </w:r>
    </w:p>
    <w:p w14:paraId="58EB83B9" w14:textId="77777777" w:rsidR="00AD74FA" w:rsidRPr="00260DD5" w:rsidRDefault="00AD74FA" w:rsidP="00260DD5">
      <w:pPr>
        <w:pStyle w:val="NormalWeb"/>
        <w:numPr>
          <w:ilvl w:val="0"/>
          <w:numId w:val="55"/>
        </w:numPr>
        <w:jc w:val="both"/>
        <w:rPr>
          <w:rFonts w:asciiTheme="majorBidi" w:hAnsiTheme="majorBidi" w:cstheme="majorBidi"/>
        </w:rPr>
      </w:pPr>
      <w:r w:rsidRPr="00260DD5">
        <w:rPr>
          <w:rFonts w:asciiTheme="majorBidi" w:hAnsiTheme="majorBidi" w:cstheme="majorBidi"/>
        </w:rPr>
        <w:t>Initiated</w:t>
      </w:r>
    </w:p>
    <w:p w14:paraId="5E2922B4" w14:textId="77777777" w:rsidR="00AD74FA" w:rsidRPr="00260DD5" w:rsidRDefault="00AD74FA" w:rsidP="00260DD5">
      <w:pPr>
        <w:pStyle w:val="NormalWeb"/>
        <w:numPr>
          <w:ilvl w:val="0"/>
          <w:numId w:val="55"/>
        </w:numPr>
        <w:jc w:val="both"/>
        <w:rPr>
          <w:rFonts w:asciiTheme="majorBidi" w:hAnsiTheme="majorBidi" w:cstheme="majorBidi"/>
        </w:rPr>
      </w:pPr>
      <w:r w:rsidRPr="00260DD5">
        <w:rPr>
          <w:rFonts w:asciiTheme="majorBidi" w:hAnsiTheme="majorBidi" w:cstheme="majorBidi"/>
        </w:rPr>
        <w:t>Constructed</w:t>
      </w:r>
    </w:p>
    <w:p w14:paraId="6B252CB4" w14:textId="77777777" w:rsidR="00AD74FA" w:rsidRPr="00260DD5" w:rsidRDefault="00AD74FA" w:rsidP="00260DD5">
      <w:pPr>
        <w:pStyle w:val="NormalWeb"/>
        <w:numPr>
          <w:ilvl w:val="0"/>
          <w:numId w:val="55"/>
        </w:numPr>
        <w:jc w:val="both"/>
        <w:rPr>
          <w:rFonts w:asciiTheme="majorBidi" w:hAnsiTheme="majorBidi" w:cstheme="majorBidi"/>
        </w:rPr>
      </w:pPr>
      <w:r w:rsidRPr="00260DD5">
        <w:rPr>
          <w:rFonts w:asciiTheme="majorBidi" w:hAnsiTheme="majorBidi" w:cstheme="majorBidi"/>
        </w:rPr>
        <w:lastRenderedPageBreak/>
        <w:t>Converted</w:t>
      </w:r>
    </w:p>
    <w:p w14:paraId="0C30E304" w14:textId="77777777" w:rsidR="00AD74FA" w:rsidRPr="00260DD5" w:rsidRDefault="00AD74FA" w:rsidP="00260DD5">
      <w:pPr>
        <w:pStyle w:val="NormalWeb"/>
        <w:numPr>
          <w:ilvl w:val="0"/>
          <w:numId w:val="55"/>
        </w:numPr>
        <w:jc w:val="both"/>
        <w:rPr>
          <w:rFonts w:asciiTheme="majorBidi" w:hAnsiTheme="majorBidi" w:cstheme="majorBidi"/>
        </w:rPr>
      </w:pPr>
      <w:r w:rsidRPr="00260DD5">
        <w:rPr>
          <w:rFonts w:asciiTheme="majorBidi" w:hAnsiTheme="majorBidi" w:cstheme="majorBidi"/>
        </w:rPr>
        <w:t>Deployed</w:t>
      </w:r>
    </w:p>
    <w:p w14:paraId="4A81BA0A" w14:textId="77777777" w:rsidR="00AD74FA" w:rsidRPr="00260DD5" w:rsidRDefault="00AD74FA" w:rsidP="00260DD5">
      <w:pPr>
        <w:pStyle w:val="NormalWeb"/>
        <w:numPr>
          <w:ilvl w:val="0"/>
          <w:numId w:val="55"/>
        </w:numPr>
        <w:jc w:val="both"/>
        <w:rPr>
          <w:rFonts w:asciiTheme="majorBidi" w:hAnsiTheme="majorBidi" w:cstheme="majorBidi"/>
        </w:rPr>
      </w:pPr>
      <w:r w:rsidRPr="00260DD5">
        <w:rPr>
          <w:rFonts w:asciiTheme="majorBidi" w:hAnsiTheme="majorBidi" w:cstheme="majorBidi"/>
        </w:rPr>
        <w:t>Led</w:t>
      </w:r>
    </w:p>
    <w:p w14:paraId="6DCAE434" w14:textId="77777777" w:rsidR="00AD74FA" w:rsidRPr="00260DD5" w:rsidRDefault="00AD74FA" w:rsidP="00260DD5">
      <w:pPr>
        <w:pStyle w:val="NormalWeb"/>
        <w:numPr>
          <w:ilvl w:val="0"/>
          <w:numId w:val="55"/>
        </w:numPr>
        <w:jc w:val="both"/>
        <w:rPr>
          <w:rFonts w:asciiTheme="majorBidi" w:hAnsiTheme="majorBidi" w:cstheme="majorBidi"/>
        </w:rPr>
      </w:pPr>
      <w:r w:rsidRPr="00260DD5">
        <w:rPr>
          <w:rFonts w:asciiTheme="majorBidi" w:hAnsiTheme="majorBidi" w:cstheme="majorBidi"/>
        </w:rPr>
        <w:t>Designed</w:t>
      </w:r>
    </w:p>
    <w:p w14:paraId="1BA17F2D"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We may also use other appropriate action verbs.</w:t>
      </w:r>
    </w:p>
    <w:p w14:paraId="1D98A490" w14:textId="77777777" w:rsidR="00AD74FA" w:rsidRPr="00260DD5" w:rsidRDefault="00AD74FA" w:rsidP="00260DD5">
      <w:pPr>
        <w:pStyle w:val="Heading3"/>
        <w:jc w:val="both"/>
      </w:pPr>
      <w:bookmarkStart w:id="46" w:name="_Toc236217355"/>
      <w:r w:rsidRPr="00260DD5">
        <w:t>Projects</w:t>
      </w:r>
      <w:bookmarkEnd w:id="46"/>
    </w:p>
    <w:p w14:paraId="03EDD92B"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 xml:space="preserve">If we are new to the job market, including a </w:t>
      </w:r>
      <w:r w:rsidRPr="00260DD5">
        <w:rPr>
          <w:rStyle w:val="Strong"/>
          <w:rFonts w:asciiTheme="majorBidi" w:hAnsiTheme="majorBidi" w:cstheme="majorBidi"/>
        </w:rPr>
        <w:t>Projects</w:t>
      </w:r>
      <w:r w:rsidRPr="00260DD5">
        <w:rPr>
          <w:rFonts w:asciiTheme="majorBidi" w:hAnsiTheme="majorBidi" w:cstheme="majorBidi"/>
        </w:rPr>
        <w:t xml:space="preserve"> section is highly beneficial.</w:t>
      </w:r>
    </w:p>
    <w:p w14:paraId="56B10A94"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This section allows us to showcase projects that may not fit into a formal job role.</w:t>
      </w:r>
    </w:p>
    <w:p w14:paraId="60EFC64D"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As we gain more professional experience, this section may become unnecessary.</w:t>
      </w:r>
    </w:p>
    <w:p w14:paraId="69975F72" w14:textId="77777777" w:rsidR="00AD74FA" w:rsidRPr="00260DD5" w:rsidRDefault="00AD74FA" w:rsidP="00260DD5">
      <w:pPr>
        <w:pStyle w:val="Heading3"/>
        <w:jc w:val="both"/>
      </w:pPr>
      <w:bookmarkStart w:id="47" w:name="_Toc236217356"/>
      <w:r w:rsidRPr="00260DD5">
        <w:t>Skills</w:t>
      </w:r>
      <w:bookmarkEnd w:id="47"/>
    </w:p>
    <w:p w14:paraId="6F3592B2"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 xml:space="preserve">A dedicated </w:t>
      </w:r>
      <w:r w:rsidRPr="00260DD5">
        <w:rPr>
          <w:rStyle w:val="Strong"/>
          <w:rFonts w:asciiTheme="majorBidi" w:hAnsiTheme="majorBidi" w:cstheme="majorBidi"/>
        </w:rPr>
        <w:t>Skills</w:t>
      </w:r>
      <w:r w:rsidRPr="00260DD5">
        <w:rPr>
          <w:rFonts w:asciiTheme="majorBidi" w:hAnsiTheme="majorBidi" w:cstheme="majorBidi"/>
        </w:rPr>
        <w:t xml:space="preserve"> section highlights our technical abilities that may not be obvious from previous job descriptions.</w:t>
      </w:r>
    </w:p>
    <w:p w14:paraId="7549A149"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When creating this section:</w:t>
      </w:r>
    </w:p>
    <w:p w14:paraId="24BD59A5" w14:textId="77777777" w:rsidR="00AD74FA" w:rsidRPr="00260DD5" w:rsidRDefault="00AD74FA" w:rsidP="00260DD5">
      <w:pPr>
        <w:pStyle w:val="NormalWeb"/>
        <w:numPr>
          <w:ilvl w:val="0"/>
          <w:numId w:val="56"/>
        </w:numPr>
        <w:jc w:val="both"/>
        <w:rPr>
          <w:rFonts w:asciiTheme="majorBidi" w:hAnsiTheme="majorBidi" w:cstheme="majorBidi"/>
        </w:rPr>
      </w:pPr>
      <w:r w:rsidRPr="00260DD5">
        <w:rPr>
          <w:rFonts w:asciiTheme="majorBidi" w:hAnsiTheme="majorBidi" w:cstheme="majorBidi"/>
        </w:rPr>
        <w:t>Include only technical skills relevant to the position we are seeking.</w:t>
      </w:r>
    </w:p>
    <w:p w14:paraId="0F24C69E" w14:textId="77777777" w:rsidR="00AD74FA" w:rsidRPr="00260DD5" w:rsidRDefault="00AD74FA" w:rsidP="00260DD5">
      <w:pPr>
        <w:pStyle w:val="NormalWeb"/>
        <w:numPr>
          <w:ilvl w:val="0"/>
          <w:numId w:val="56"/>
        </w:numPr>
        <w:jc w:val="both"/>
        <w:rPr>
          <w:rFonts w:asciiTheme="majorBidi" w:hAnsiTheme="majorBidi" w:cstheme="majorBidi"/>
        </w:rPr>
      </w:pPr>
      <w:r w:rsidRPr="00260DD5">
        <w:rPr>
          <w:rFonts w:asciiTheme="majorBidi" w:hAnsiTheme="majorBidi" w:cstheme="majorBidi"/>
        </w:rPr>
        <w:t>List programming languages, software, tools, frameworks, and technologies.</w:t>
      </w:r>
    </w:p>
    <w:p w14:paraId="10E44D4E" w14:textId="77777777" w:rsidR="00AD74FA" w:rsidRPr="00260DD5" w:rsidRDefault="00AD74FA" w:rsidP="00260DD5">
      <w:pPr>
        <w:pStyle w:val="NormalWeb"/>
        <w:numPr>
          <w:ilvl w:val="0"/>
          <w:numId w:val="56"/>
        </w:numPr>
        <w:jc w:val="both"/>
        <w:rPr>
          <w:rFonts w:asciiTheme="majorBidi" w:hAnsiTheme="majorBidi" w:cstheme="majorBidi"/>
        </w:rPr>
      </w:pPr>
      <w:r w:rsidRPr="00260DD5">
        <w:rPr>
          <w:rFonts w:asciiTheme="majorBidi" w:hAnsiTheme="majorBidi" w:cstheme="majorBidi"/>
        </w:rPr>
        <w:t>Initially include all relevant skills.</w:t>
      </w:r>
    </w:p>
    <w:p w14:paraId="21765BC4" w14:textId="363020D7" w:rsidR="00AD74FA" w:rsidRPr="00260DD5" w:rsidRDefault="00AD74FA" w:rsidP="00260DD5">
      <w:pPr>
        <w:pStyle w:val="NormalWeb"/>
        <w:numPr>
          <w:ilvl w:val="0"/>
          <w:numId w:val="56"/>
        </w:numPr>
        <w:jc w:val="both"/>
        <w:rPr>
          <w:rFonts w:asciiTheme="majorBidi" w:hAnsiTheme="majorBidi" w:cstheme="majorBidi"/>
        </w:rPr>
      </w:pPr>
      <w:r w:rsidRPr="00260DD5">
        <w:rPr>
          <w:rFonts w:asciiTheme="majorBidi" w:hAnsiTheme="majorBidi" w:cstheme="majorBidi"/>
        </w:rPr>
        <w:t xml:space="preserve">Before applying for a specific role, review the job description and remove </w:t>
      </w:r>
      <w:r w:rsidR="00603674" w:rsidRPr="00260DD5">
        <w:rPr>
          <w:rFonts w:asciiTheme="majorBidi" w:hAnsiTheme="majorBidi" w:cstheme="majorBidi"/>
        </w:rPr>
        <w:t>irrelevant</w:t>
      </w:r>
      <w:r w:rsidRPr="00260DD5">
        <w:rPr>
          <w:rFonts w:asciiTheme="majorBidi" w:hAnsiTheme="majorBidi" w:cstheme="majorBidi"/>
        </w:rPr>
        <w:t xml:space="preserve"> </w:t>
      </w:r>
      <w:r w:rsidR="00603674" w:rsidRPr="00260DD5">
        <w:rPr>
          <w:rFonts w:asciiTheme="majorBidi" w:hAnsiTheme="majorBidi" w:cstheme="majorBidi"/>
        </w:rPr>
        <w:t>skills</w:t>
      </w:r>
      <w:r w:rsidRPr="00260DD5">
        <w:rPr>
          <w:rFonts w:asciiTheme="majorBidi" w:hAnsiTheme="majorBidi" w:cstheme="majorBidi"/>
        </w:rPr>
        <w:t>.</w:t>
      </w:r>
    </w:p>
    <w:p w14:paraId="54AB2B0B" w14:textId="77777777" w:rsidR="00AD74FA" w:rsidRPr="00260DD5" w:rsidRDefault="00AD74FA" w:rsidP="00260DD5">
      <w:pPr>
        <w:pStyle w:val="NormalWeb"/>
        <w:numPr>
          <w:ilvl w:val="0"/>
          <w:numId w:val="56"/>
        </w:numPr>
        <w:jc w:val="both"/>
        <w:rPr>
          <w:rFonts w:asciiTheme="majorBidi" w:hAnsiTheme="majorBidi" w:cstheme="majorBidi"/>
        </w:rPr>
      </w:pPr>
      <w:r w:rsidRPr="00260DD5">
        <w:rPr>
          <w:rFonts w:asciiTheme="majorBidi" w:hAnsiTheme="majorBidi" w:cstheme="majorBidi"/>
        </w:rPr>
        <w:t>Add a few additional skills that differentiate us from other candidates.</w:t>
      </w:r>
    </w:p>
    <w:p w14:paraId="459F31B8" w14:textId="77777777" w:rsidR="00AD74FA" w:rsidRPr="00260DD5" w:rsidRDefault="00AD74FA" w:rsidP="00260DD5">
      <w:pPr>
        <w:pStyle w:val="NormalWeb"/>
        <w:numPr>
          <w:ilvl w:val="0"/>
          <w:numId w:val="56"/>
        </w:numPr>
        <w:jc w:val="both"/>
        <w:rPr>
          <w:rFonts w:asciiTheme="majorBidi" w:hAnsiTheme="majorBidi" w:cstheme="majorBidi"/>
          <w:color w:val="0070C0"/>
        </w:rPr>
      </w:pPr>
      <w:r w:rsidRPr="00260DD5">
        <w:rPr>
          <w:rFonts w:asciiTheme="majorBidi" w:hAnsiTheme="majorBidi" w:cstheme="majorBidi"/>
          <w:color w:val="0070C0"/>
        </w:rPr>
        <w:t>Avoid overwhelming employers with an excessively long skills list.</w:t>
      </w:r>
    </w:p>
    <w:p w14:paraId="074328D4"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Depending on the resume template, skills may be presented:</w:t>
      </w:r>
    </w:p>
    <w:p w14:paraId="3681FD58" w14:textId="77777777" w:rsidR="00AD74FA" w:rsidRPr="00260DD5" w:rsidRDefault="00AD74FA" w:rsidP="00260DD5">
      <w:pPr>
        <w:pStyle w:val="NormalWeb"/>
        <w:numPr>
          <w:ilvl w:val="0"/>
          <w:numId w:val="57"/>
        </w:numPr>
        <w:jc w:val="both"/>
        <w:rPr>
          <w:rFonts w:asciiTheme="majorBidi" w:hAnsiTheme="majorBidi" w:cstheme="majorBidi"/>
        </w:rPr>
      </w:pPr>
      <w:r w:rsidRPr="00260DD5">
        <w:rPr>
          <w:rFonts w:asciiTheme="majorBidi" w:hAnsiTheme="majorBidi" w:cstheme="majorBidi"/>
        </w:rPr>
        <w:t>As a simple list.</w:t>
      </w:r>
    </w:p>
    <w:p w14:paraId="33E0F8E1" w14:textId="77777777" w:rsidR="00AD74FA" w:rsidRPr="00260DD5" w:rsidRDefault="00AD74FA" w:rsidP="00260DD5">
      <w:pPr>
        <w:pStyle w:val="NormalWeb"/>
        <w:numPr>
          <w:ilvl w:val="0"/>
          <w:numId w:val="57"/>
        </w:numPr>
        <w:jc w:val="both"/>
        <w:rPr>
          <w:rFonts w:asciiTheme="majorBidi" w:hAnsiTheme="majorBidi" w:cstheme="majorBidi"/>
        </w:rPr>
      </w:pPr>
      <w:r w:rsidRPr="00260DD5">
        <w:rPr>
          <w:rFonts w:asciiTheme="majorBidi" w:hAnsiTheme="majorBidi" w:cstheme="majorBidi"/>
        </w:rPr>
        <w:t>As graphical indicators showing proficiency levels.</w:t>
      </w:r>
    </w:p>
    <w:p w14:paraId="58B89665" w14:textId="77777777" w:rsidR="00AD74FA" w:rsidRPr="00260DD5" w:rsidRDefault="00AD74FA" w:rsidP="00260DD5">
      <w:pPr>
        <w:pStyle w:val="Heading3"/>
        <w:jc w:val="both"/>
      </w:pPr>
      <w:bookmarkStart w:id="48" w:name="_Toc236217357"/>
      <w:r w:rsidRPr="00260DD5">
        <w:t>Education</w:t>
      </w:r>
      <w:bookmarkEnd w:id="48"/>
    </w:p>
    <w:p w14:paraId="3C6E858C"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Include educational qualifications using the following format:</w:t>
      </w:r>
    </w:p>
    <w:p w14:paraId="77061210" w14:textId="77777777" w:rsidR="00AD74FA" w:rsidRPr="00260DD5" w:rsidRDefault="00AD74FA" w:rsidP="00260DD5">
      <w:pPr>
        <w:pStyle w:val="NormalWeb"/>
        <w:numPr>
          <w:ilvl w:val="0"/>
          <w:numId w:val="58"/>
        </w:numPr>
        <w:jc w:val="both"/>
        <w:rPr>
          <w:rFonts w:asciiTheme="majorBidi" w:hAnsiTheme="majorBidi" w:cstheme="majorBidi"/>
        </w:rPr>
      </w:pPr>
      <w:r w:rsidRPr="00260DD5">
        <w:rPr>
          <w:rFonts w:asciiTheme="majorBidi" w:hAnsiTheme="majorBidi" w:cstheme="majorBidi"/>
        </w:rPr>
        <w:t>Degree Type and Major</w:t>
      </w:r>
    </w:p>
    <w:p w14:paraId="3EEFF795" w14:textId="77777777" w:rsidR="00AD74FA" w:rsidRPr="00260DD5" w:rsidRDefault="00AD74FA" w:rsidP="00260DD5">
      <w:pPr>
        <w:pStyle w:val="NormalWeb"/>
        <w:numPr>
          <w:ilvl w:val="0"/>
          <w:numId w:val="58"/>
        </w:numPr>
        <w:jc w:val="both"/>
        <w:rPr>
          <w:rFonts w:asciiTheme="majorBidi" w:hAnsiTheme="majorBidi" w:cstheme="majorBidi"/>
        </w:rPr>
      </w:pPr>
      <w:r w:rsidRPr="00260DD5">
        <w:rPr>
          <w:rFonts w:asciiTheme="majorBidi" w:hAnsiTheme="majorBidi" w:cstheme="majorBidi"/>
        </w:rPr>
        <w:t>University Name</w:t>
      </w:r>
    </w:p>
    <w:p w14:paraId="16F9EE11" w14:textId="77777777" w:rsidR="00AD74FA" w:rsidRPr="00260DD5" w:rsidRDefault="00AD74FA" w:rsidP="00260DD5">
      <w:pPr>
        <w:pStyle w:val="NormalWeb"/>
        <w:numPr>
          <w:ilvl w:val="0"/>
          <w:numId w:val="58"/>
        </w:numPr>
        <w:jc w:val="both"/>
        <w:rPr>
          <w:rFonts w:asciiTheme="majorBidi" w:hAnsiTheme="majorBidi" w:cstheme="majorBidi"/>
        </w:rPr>
      </w:pPr>
      <w:r w:rsidRPr="00260DD5">
        <w:rPr>
          <w:rFonts w:asciiTheme="majorBidi" w:hAnsiTheme="majorBidi" w:cstheme="majorBidi"/>
        </w:rPr>
        <w:t>Year Graduated</w:t>
      </w:r>
    </w:p>
    <w:p w14:paraId="0D2EBAFA" w14:textId="77777777" w:rsidR="00AD74FA" w:rsidRPr="00260DD5" w:rsidRDefault="00AD74FA" w:rsidP="00260DD5">
      <w:pPr>
        <w:pStyle w:val="NormalWeb"/>
        <w:numPr>
          <w:ilvl w:val="0"/>
          <w:numId w:val="58"/>
        </w:numPr>
        <w:jc w:val="both"/>
        <w:rPr>
          <w:rFonts w:asciiTheme="majorBidi" w:hAnsiTheme="majorBidi" w:cstheme="majorBidi"/>
        </w:rPr>
      </w:pPr>
      <w:r w:rsidRPr="00260DD5">
        <w:rPr>
          <w:rFonts w:asciiTheme="majorBidi" w:hAnsiTheme="majorBidi" w:cstheme="majorBidi"/>
        </w:rPr>
        <w:t>GPA and any honors (optional)</w:t>
      </w:r>
    </w:p>
    <w:p w14:paraId="54C7B028" w14:textId="77777777" w:rsidR="00AD74FA" w:rsidRPr="00260DD5" w:rsidRDefault="00AD74FA" w:rsidP="00260DD5">
      <w:pPr>
        <w:pStyle w:val="Heading3"/>
        <w:jc w:val="both"/>
      </w:pPr>
      <w:bookmarkStart w:id="49" w:name="_Toc236217358"/>
      <w:r w:rsidRPr="00260DD5">
        <w:t>Hobbies and Interests</w:t>
      </w:r>
      <w:bookmarkEnd w:id="49"/>
    </w:p>
    <w:p w14:paraId="0BBDD63C"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Relevant hobbies and interests can strengthen a resume under certain circumstances.</w:t>
      </w:r>
    </w:p>
    <w:p w14:paraId="0CD07E43"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They should generally be included only when:</w:t>
      </w:r>
    </w:p>
    <w:p w14:paraId="3588883D" w14:textId="77777777" w:rsidR="00AD74FA" w:rsidRPr="00260DD5" w:rsidRDefault="00AD74FA" w:rsidP="00260DD5">
      <w:pPr>
        <w:pStyle w:val="NormalWeb"/>
        <w:numPr>
          <w:ilvl w:val="0"/>
          <w:numId w:val="59"/>
        </w:numPr>
        <w:jc w:val="both"/>
        <w:rPr>
          <w:rFonts w:asciiTheme="majorBidi" w:hAnsiTheme="majorBidi" w:cstheme="majorBidi"/>
        </w:rPr>
      </w:pPr>
      <w:r w:rsidRPr="00260DD5">
        <w:rPr>
          <w:rFonts w:asciiTheme="majorBidi" w:hAnsiTheme="majorBidi" w:cstheme="majorBidi"/>
        </w:rPr>
        <w:lastRenderedPageBreak/>
        <w:t>We have limited work experience.</w:t>
      </w:r>
    </w:p>
    <w:p w14:paraId="51DF52F7" w14:textId="77777777" w:rsidR="00AD74FA" w:rsidRPr="00260DD5" w:rsidRDefault="00AD74FA" w:rsidP="00260DD5">
      <w:pPr>
        <w:pStyle w:val="NormalWeb"/>
        <w:numPr>
          <w:ilvl w:val="0"/>
          <w:numId w:val="59"/>
        </w:numPr>
        <w:jc w:val="both"/>
        <w:rPr>
          <w:rFonts w:asciiTheme="majorBidi" w:hAnsiTheme="majorBidi" w:cstheme="majorBidi"/>
        </w:rPr>
      </w:pPr>
      <w:r w:rsidRPr="00260DD5">
        <w:rPr>
          <w:rFonts w:asciiTheme="majorBidi" w:hAnsiTheme="majorBidi" w:cstheme="majorBidi"/>
        </w:rPr>
        <w:t>We have limited educational experience.</w:t>
      </w:r>
    </w:p>
    <w:p w14:paraId="7F7EC084" w14:textId="77777777" w:rsidR="00AD74FA" w:rsidRPr="00260DD5" w:rsidRDefault="00AD74FA" w:rsidP="00260DD5">
      <w:pPr>
        <w:pStyle w:val="NormalWeb"/>
        <w:numPr>
          <w:ilvl w:val="0"/>
          <w:numId w:val="59"/>
        </w:numPr>
        <w:jc w:val="both"/>
        <w:rPr>
          <w:rFonts w:asciiTheme="majorBidi" w:hAnsiTheme="majorBidi" w:cstheme="majorBidi"/>
        </w:rPr>
      </w:pPr>
      <w:r w:rsidRPr="00260DD5">
        <w:rPr>
          <w:rFonts w:asciiTheme="majorBidi" w:hAnsiTheme="majorBidi" w:cstheme="majorBidi"/>
        </w:rPr>
        <w:t>We possess limited job-related skills.</w:t>
      </w:r>
    </w:p>
    <w:p w14:paraId="3CAC92A5" w14:textId="77777777" w:rsidR="00AD74FA" w:rsidRPr="00260DD5" w:rsidRDefault="00AD74FA" w:rsidP="00260DD5">
      <w:pPr>
        <w:pStyle w:val="NormalWeb"/>
        <w:numPr>
          <w:ilvl w:val="0"/>
          <w:numId w:val="59"/>
        </w:numPr>
        <w:jc w:val="both"/>
        <w:rPr>
          <w:rFonts w:asciiTheme="majorBidi" w:hAnsiTheme="majorBidi" w:cstheme="majorBidi"/>
        </w:rPr>
      </w:pPr>
      <w:r w:rsidRPr="00260DD5">
        <w:rPr>
          <w:rFonts w:asciiTheme="majorBidi" w:hAnsiTheme="majorBidi" w:cstheme="majorBidi"/>
        </w:rPr>
        <w:t>The job posting includes responsibilities that align with our hobbies or interests.</w:t>
      </w:r>
    </w:p>
    <w:p w14:paraId="4382A62C"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If we already have significant professional experience and technical expertise, hobbies and interests are generally unnecessary and may even become distracting or overly personal.</w:t>
      </w:r>
    </w:p>
    <w:p w14:paraId="062DC4D9" w14:textId="77777777" w:rsidR="00AD74FA" w:rsidRPr="00260DD5" w:rsidRDefault="00AD74FA" w:rsidP="00260DD5">
      <w:pPr>
        <w:pStyle w:val="Heading3"/>
        <w:jc w:val="both"/>
      </w:pPr>
      <w:bookmarkStart w:id="50" w:name="_Toc236217359"/>
      <w:r w:rsidRPr="00260DD5">
        <w:t>Additional Sections</w:t>
      </w:r>
      <w:bookmarkEnd w:id="50"/>
    </w:p>
    <w:p w14:paraId="24E56AA9"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Additional sections may include:</w:t>
      </w:r>
    </w:p>
    <w:p w14:paraId="1039A738" w14:textId="77777777" w:rsidR="00AD74FA" w:rsidRPr="00260DD5" w:rsidRDefault="00AD74FA" w:rsidP="00260DD5">
      <w:pPr>
        <w:pStyle w:val="NormalWeb"/>
        <w:numPr>
          <w:ilvl w:val="0"/>
          <w:numId w:val="60"/>
        </w:numPr>
        <w:jc w:val="both"/>
        <w:rPr>
          <w:rFonts w:asciiTheme="majorBidi" w:hAnsiTheme="majorBidi" w:cstheme="majorBidi"/>
        </w:rPr>
      </w:pPr>
      <w:r w:rsidRPr="00260DD5">
        <w:rPr>
          <w:rFonts w:asciiTheme="majorBidi" w:hAnsiTheme="majorBidi" w:cstheme="majorBidi"/>
        </w:rPr>
        <w:t>Conferences</w:t>
      </w:r>
    </w:p>
    <w:p w14:paraId="0ED0D04F" w14:textId="77777777" w:rsidR="00AD74FA" w:rsidRPr="00260DD5" w:rsidRDefault="00AD74FA" w:rsidP="00260DD5">
      <w:pPr>
        <w:pStyle w:val="NormalWeb"/>
        <w:numPr>
          <w:ilvl w:val="0"/>
          <w:numId w:val="60"/>
        </w:numPr>
        <w:jc w:val="both"/>
        <w:rPr>
          <w:rFonts w:asciiTheme="majorBidi" w:hAnsiTheme="majorBidi" w:cstheme="majorBidi"/>
        </w:rPr>
      </w:pPr>
      <w:r w:rsidRPr="00260DD5">
        <w:rPr>
          <w:rFonts w:asciiTheme="majorBidi" w:hAnsiTheme="majorBidi" w:cstheme="majorBidi"/>
        </w:rPr>
        <w:t>Publications</w:t>
      </w:r>
    </w:p>
    <w:p w14:paraId="7BD42CAE" w14:textId="77777777" w:rsidR="00AD74FA" w:rsidRPr="00260DD5" w:rsidRDefault="00AD74FA" w:rsidP="00260DD5">
      <w:pPr>
        <w:pStyle w:val="NormalWeb"/>
        <w:numPr>
          <w:ilvl w:val="0"/>
          <w:numId w:val="60"/>
        </w:numPr>
        <w:jc w:val="both"/>
        <w:rPr>
          <w:rFonts w:asciiTheme="majorBidi" w:hAnsiTheme="majorBidi" w:cstheme="majorBidi"/>
        </w:rPr>
      </w:pPr>
      <w:r w:rsidRPr="00260DD5">
        <w:rPr>
          <w:rFonts w:asciiTheme="majorBidi" w:hAnsiTheme="majorBidi" w:cstheme="majorBidi"/>
        </w:rPr>
        <w:t>Awards</w:t>
      </w:r>
    </w:p>
    <w:p w14:paraId="15C30214" w14:textId="77777777" w:rsidR="00AD74FA" w:rsidRPr="00260DD5" w:rsidRDefault="00AD74FA" w:rsidP="00260DD5">
      <w:pPr>
        <w:pStyle w:val="NormalWeb"/>
        <w:numPr>
          <w:ilvl w:val="0"/>
          <w:numId w:val="60"/>
        </w:numPr>
        <w:jc w:val="both"/>
        <w:rPr>
          <w:rFonts w:asciiTheme="majorBidi" w:hAnsiTheme="majorBidi" w:cstheme="majorBidi"/>
        </w:rPr>
      </w:pPr>
      <w:r w:rsidRPr="00260DD5">
        <w:rPr>
          <w:rFonts w:asciiTheme="majorBidi" w:hAnsiTheme="majorBidi" w:cstheme="majorBidi"/>
        </w:rPr>
        <w:t>Technical Training</w:t>
      </w:r>
    </w:p>
    <w:p w14:paraId="75337E46" w14:textId="77777777" w:rsidR="00AD74FA" w:rsidRPr="00260DD5" w:rsidRDefault="00AD74FA" w:rsidP="00260DD5">
      <w:pPr>
        <w:pStyle w:val="NormalWeb"/>
        <w:numPr>
          <w:ilvl w:val="0"/>
          <w:numId w:val="60"/>
        </w:numPr>
        <w:jc w:val="both"/>
        <w:rPr>
          <w:rFonts w:asciiTheme="majorBidi" w:hAnsiTheme="majorBidi" w:cstheme="majorBidi"/>
        </w:rPr>
      </w:pPr>
      <w:r w:rsidRPr="00260DD5">
        <w:rPr>
          <w:rFonts w:asciiTheme="majorBidi" w:hAnsiTheme="majorBidi" w:cstheme="majorBidi"/>
        </w:rPr>
        <w:t>Certifications</w:t>
      </w:r>
    </w:p>
    <w:p w14:paraId="5380286F"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Include these sections only when they are relevant to the position. Avoid adding them merely to increase the length of the resume.</w:t>
      </w:r>
    </w:p>
    <w:p w14:paraId="769BFE77" w14:textId="77777777" w:rsidR="00AD74FA" w:rsidRPr="00260DD5" w:rsidRDefault="00AD74FA" w:rsidP="00260DD5">
      <w:pPr>
        <w:pStyle w:val="Heading2"/>
        <w:jc w:val="both"/>
      </w:pPr>
      <w:bookmarkStart w:id="51" w:name="_Toc236217360"/>
      <w:r w:rsidRPr="00260DD5">
        <w:t>Communication Skills</w:t>
      </w:r>
      <w:bookmarkEnd w:id="51"/>
    </w:p>
    <w:p w14:paraId="597E1AC2"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Excellent communication and presentation skills complement the technical skills required for success in data science.</w:t>
      </w:r>
    </w:p>
    <w:p w14:paraId="55D5644F"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As modern publishing software and professionally designed templates become more accessible, creating an attractive resume has become much easier.</w:t>
      </w:r>
    </w:p>
    <w:p w14:paraId="767610C0"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However, visual appeal alone is not sufficient.</w:t>
      </w:r>
    </w:p>
    <w:p w14:paraId="2A6D7EBA" w14:textId="77777777" w:rsidR="00AD74FA" w:rsidRPr="00260DD5" w:rsidRDefault="00AD74FA" w:rsidP="00260DD5">
      <w:pPr>
        <w:pStyle w:val="Heading2"/>
        <w:jc w:val="both"/>
      </w:pPr>
      <w:bookmarkStart w:id="52" w:name="_Toc236217361"/>
      <w:r w:rsidRPr="00260DD5">
        <w:t>Creating an ATS-Friendly Resume</w:t>
      </w:r>
      <w:bookmarkEnd w:id="52"/>
    </w:p>
    <w:p w14:paraId="45A36B7A"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 xml:space="preserve">In addition to relevant content and visual appeal, a resume should be easy for </w:t>
      </w:r>
      <w:r w:rsidRPr="00260DD5">
        <w:rPr>
          <w:rStyle w:val="Strong"/>
          <w:rFonts w:asciiTheme="majorBidi" w:hAnsiTheme="majorBidi" w:cstheme="majorBidi"/>
        </w:rPr>
        <w:t>Applicant Tracking System (ATS)</w:t>
      </w:r>
      <w:r w:rsidRPr="00260DD5">
        <w:rPr>
          <w:rFonts w:asciiTheme="majorBidi" w:hAnsiTheme="majorBidi" w:cstheme="majorBidi"/>
        </w:rPr>
        <w:t xml:space="preserve"> software to read.</w:t>
      </w:r>
    </w:p>
    <w:p w14:paraId="295F1338"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ATS software is widely used in technical fields to automate the process of screening thousands of job applications.</w:t>
      </w:r>
    </w:p>
    <w:p w14:paraId="3F711466"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The software searches resumes for relevant keywords and advances qualified candidates further in the hiring process.</w:t>
      </w:r>
    </w:p>
    <w:p w14:paraId="70286AB6"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Unfortunately, resumes containing:</w:t>
      </w:r>
    </w:p>
    <w:p w14:paraId="5992CA44" w14:textId="77777777" w:rsidR="00AD74FA" w:rsidRPr="00260DD5" w:rsidRDefault="00AD74FA" w:rsidP="00260DD5">
      <w:pPr>
        <w:pStyle w:val="NormalWeb"/>
        <w:numPr>
          <w:ilvl w:val="0"/>
          <w:numId w:val="61"/>
        </w:numPr>
        <w:jc w:val="both"/>
        <w:rPr>
          <w:rFonts w:asciiTheme="majorBidi" w:hAnsiTheme="majorBidi" w:cstheme="majorBidi"/>
          <w:color w:val="0070C0"/>
        </w:rPr>
      </w:pPr>
      <w:r w:rsidRPr="00260DD5">
        <w:rPr>
          <w:rFonts w:asciiTheme="majorBidi" w:hAnsiTheme="majorBidi" w:cstheme="majorBidi"/>
          <w:color w:val="0070C0"/>
        </w:rPr>
        <w:t>Multiple columns</w:t>
      </w:r>
    </w:p>
    <w:p w14:paraId="6F66802C" w14:textId="77777777" w:rsidR="00AD74FA" w:rsidRPr="00260DD5" w:rsidRDefault="00AD74FA" w:rsidP="00260DD5">
      <w:pPr>
        <w:pStyle w:val="NormalWeb"/>
        <w:numPr>
          <w:ilvl w:val="0"/>
          <w:numId w:val="61"/>
        </w:numPr>
        <w:jc w:val="both"/>
        <w:rPr>
          <w:rFonts w:asciiTheme="majorBidi" w:hAnsiTheme="majorBidi" w:cstheme="majorBidi"/>
          <w:color w:val="0070C0"/>
        </w:rPr>
      </w:pPr>
      <w:r w:rsidRPr="00260DD5">
        <w:rPr>
          <w:rFonts w:asciiTheme="majorBidi" w:hAnsiTheme="majorBidi" w:cstheme="majorBidi"/>
          <w:color w:val="0070C0"/>
        </w:rPr>
        <w:t>Images</w:t>
      </w:r>
    </w:p>
    <w:p w14:paraId="4A500049" w14:textId="77777777" w:rsidR="00AD74FA" w:rsidRPr="00260DD5" w:rsidRDefault="00AD74FA" w:rsidP="00260DD5">
      <w:pPr>
        <w:pStyle w:val="NormalWeb"/>
        <w:numPr>
          <w:ilvl w:val="0"/>
          <w:numId w:val="61"/>
        </w:numPr>
        <w:jc w:val="both"/>
        <w:rPr>
          <w:rFonts w:asciiTheme="majorBidi" w:hAnsiTheme="majorBidi" w:cstheme="majorBidi"/>
          <w:color w:val="0070C0"/>
        </w:rPr>
      </w:pPr>
      <w:r w:rsidRPr="00260DD5">
        <w:rPr>
          <w:rFonts w:asciiTheme="majorBidi" w:hAnsiTheme="majorBidi" w:cstheme="majorBidi"/>
          <w:color w:val="0070C0"/>
        </w:rPr>
        <w:t>Creative layouts</w:t>
      </w:r>
    </w:p>
    <w:p w14:paraId="7A27C45C" w14:textId="77777777" w:rsidR="00AD74FA" w:rsidRPr="00260DD5" w:rsidRDefault="00AD74FA" w:rsidP="00260DD5">
      <w:pPr>
        <w:pStyle w:val="NormalWeb"/>
        <w:numPr>
          <w:ilvl w:val="0"/>
          <w:numId w:val="61"/>
        </w:numPr>
        <w:jc w:val="both"/>
        <w:rPr>
          <w:rFonts w:asciiTheme="majorBidi" w:hAnsiTheme="majorBidi" w:cstheme="majorBidi"/>
          <w:color w:val="0070C0"/>
        </w:rPr>
      </w:pPr>
      <w:r w:rsidRPr="00260DD5">
        <w:rPr>
          <w:rFonts w:asciiTheme="majorBidi" w:hAnsiTheme="majorBidi" w:cstheme="majorBidi"/>
          <w:color w:val="0070C0"/>
        </w:rPr>
        <w:t>Complex designs</w:t>
      </w:r>
    </w:p>
    <w:p w14:paraId="62A50770"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lastRenderedPageBreak/>
        <w:t>are often not read correctly by ATS software, which may prevent qualified applicants from being considered.</w:t>
      </w:r>
    </w:p>
    <w:p w14:paraId="701B4401" w14:textId="77777777" w:rsidR="00AD74FA" w:rsidRPr="00260DD5" w:rsidRDefault="00AD74FA" w:rsidP="00260DD5">
      <w:pPr>
        <w:pStyle w:val="Heading3"/>
        <w:jc w:val="both"/>
      </w:pPr>
      <w:bookmarkStart w:id="53" w:name="_Toc236217362"/>
      <w:r w:rsidRPr="00260DD5">
        <w:t>ATS-Friendly Resume Tips</w:t>
      </w:r>
      <w:bookmarkEnd w:id="53"/>
    </w:p>
    <w:p w14:paraId="610CBEEA" w14:textId="77777777" w:rsidR="00AD74FA" w:rsidRPr="00260DD5" w:rsidRDefault="00AD74FA" w:rsidP="00260DD5">
      <w:pPr>
        <w:pStyle w:val="NormalWeb"/>
        <w:numPr>
          <w:ilvl w:val="0"/>
          <w:numId w:val="62"/>
        </w:numPr>
        <w:jc w:val="both"/>
        <w:rPr>
          <w:rFonts w:asciiTheme="majorBidi" w:hAnsiTheme="majorBidi" w:cstheme="majorBidi"/>
          <w:color w:val="0070C0"/>
        </w:rPr>
      </w:pPr>
      <w:r w:rsidRPr="00260DD5">
        <w:rPr>
          <w:rFonts w:asciiTheme="majorBidi" w:hAnsiTheme="majorBidi" w:cstheme="majorBidi"/>
          <w:color w:val="0070C0"/>
        </w:rPr>
        <w:t>Match terminology with the language used in job postings.</w:t>
      </w:r>
    </w:p>
    <w:p w14:paraId="41050E38" w14:textId="77777777" w:rsidR="00AD74FA" w:rsidRPr="00260DD5" w:rsidRDefault="00AD74FA" w:rsidP="00260DD5">
      <w:pPr>
        <w:pStyle w:val="NormalWeb"/>
        <w:numPr>
          <w:ilvl w:val="0"/>
          <w:numId w:val="62"/>
        </w:numPr>
        <w:jc w:val="both"/>
        <w:rPr>
          <w:rFonts w:asciiTheme="majorBidi" w:hAnsiTheme="majorBidi" w:cstheme="majorBidi"/>
          <w:color w:val="0070C0"/>
        </w:rPr>
      </w:pPr>
      <w:r w:rsidRPr="00260DD5">
        <w:rPr>
          <w:rFonts w:asciiTheme="majorBidi" w:hAnsiTheme="majorBidi" w:cstheme="majorBidi"/>
          <w:color w:val="0070C0"/>
        </w:rPr>
        <w:t>Use common industry terms.</w:t>
      </w:r>
    </w:p>
    <w:p w14:paraId="79FF53CE" w14:textId="77777777" w:rsidR="00AD74FA" w:rsidRPr="00260DD5" w:rsidRDefault="00AD74FA" w:rsidP="00260DD5">
      <w:pPr>
        <w:pStyle w:val="NormalWeb"/>
        <w:numPr>
          <w:ilvl w:val="0"/>
          <w:numId w:val="62"/>
        </w:numPr>
        <w:jc w:val="both"/>
        <w:rPr>
          <w:rFonts w:asciiTheme="majorBidi" w:hAnsiTheme="majorBidi" w:cstheme="majorBidi"/>
          <w:color w:val="0070C0"/>
        </w:rPr>
      </w:pPr>
      <w:r w:rsidRPr="00260DD5">
        <w:rPr>
          <w:rFonts w:asciiTheme="majorBidi" w:hAnsiTheme="majorBidi" w:cstheme="majorBidi"/>
          <w:color w:val="0070C0"/>
        </w:rPr>
        <w:t>Avoid inserting keywords randomly, as ATS software can detect keywords used out of context.</w:t>
      </w:r>
    </w:p>
    <w:p w14:paraId="533F0164" w14:textId="77777777" w:rsidR="00AD74FA" w:rsidRPr="00260DD5" w:rsidRDefault="00AD74FA" w:rsidP="00260DD5">
      <w:pPr>
        <w:pStyle w:val="NormalWeb"/>
        <w:numPr>
          <w:ilvl w:val="0"/>
          <w:numId w:val="62"/>
        </w:numPr>
        <w:jc w:val="both"/>
        <w:rPr>
          <w:rFonts w:asciiTheme="majorBidi" w:hAnsiTheme="majorBidi" w:cstheme="majorBidi"/>
          <w:color w:val="0070C0"/>
        </w:rPr>
      </w:pPr>
      <w:r w:rsidRPr="00260DD5">
        <w:rPr>
          <w:rFonts w:asciiTheme="majorBidi" w:hAnsiTheme="majorBidi" w:cstheme="majorBidi"/>
          <w:color w:val="0070C0"/>
        </w:rPr>
        <w:t>Keep the resume easy to scan.</w:t>
      </w:r>
    </w:p>
    <w:p w14:paraId="33254766" w14:textId="77777777" w:rsidR="00AD74FA" w:rsidRPr="00260DD5" w:rsidRDefault="00AD74FA" w:rsidP="00260DD5">
      <w:pPr>
        <w:pStyle w:val="NormalWeb"/>
        <w:numPr>
          <w:ilvl w:val="0"/>
          <w:numId w:val="62"/>
        </w:numPr>
        <w:jc w:val="both"/>
        <w:rPr>
          <w:rFonts w:asciiTheme="majorBidi" w:hAnsiTheme="majorBidi" w:cstheme="majorBidi"/>
          <w:color w:val="0070C0"/>
        </w:rPr>
      </w:pPr>
      <w:r w:rsidRPr="00260DD5">
        <w:rPr>
          <w:rFonts w:asciiTheme="majorBidi" w:hAnsiTheme="majorBidi" w:cstheme="majorBidi"/>
          <w:color w:val="0070C0"/>
        </w:rPr>
        <w:t>Organize information logically.</w:t>
      </w:r>
    </w:p>
    <w:p w14:paraId="3830E760" w14:textId="77777777" w:rsidR="00AD74FA" w:rsidRPr="00260DD5" w:rsidRDefault="00AD74FA" w:rsidP="00260DD5">
      <w:pPr>
        <w:pStyle w:val="NormalWeb"/>
        <w:numPr>
          <w:ilvl w:val="0"/>
          <w:numId w:val="62"/>
        </w:numPr>
        <w:jc w:val="both"/>
        <w:rPr>
          <w:rFonts w:asciiTheme="majorBidi" w:hAnsiTheme="majorBidi" w:cstheme="majorBidi"/>
          <w:color w:val="0070C0"/>
        </w:rPr>
      </w:pPr>
      <w:r w:rsidRPr="00260DD5">
        <w:rPr>
          <w:rFonts w:asciiTheme="majorBidi" w:hAnsiTheme="majorBidi" w:cstheme="majorBidi"/>
          <w:color w:val="0070C0"/>
        </w:rPr>
        <w:t>Keep descriptions concise.</w:t>
      </w:r>
    </w:p>
    <w:p w14:paraId="4729271D" w14:textId="77777777" w:rsidR="00AD74FA" w:rsidRPr="00260DD5" w:rsidRDefault="00AD74FA" w:rsidP="00260DD5">
      <w:pPr>
        <w:pStyle w:val="NormalWeb"/>
        <w:numPr>
          <w:ilvl w:val="0"/>
          <w:numId w:val="62"/>
        </w:numPr>
        <w:jc w:val="both"/>
        <w:rPr>
          <w:rFonts w:asciiTheme="majorBidi" w:hAnsiTheme="majorBidi" w:cstheme="majorBidi"/>
          <w:color w:val="0070C0"/>
        </w:rPr>
      </w:pPr>
      <w:r w:rsidRPr="00260DD5">
        <w:rPr>
          <w:rFonts w:asciiTheme="majorBidi" w:hAnsiTheme="majorBidi" w:cstheme="majorBidi"/>
          <w:color w:val="0070C0"/>
        </w:rPr>
        <w:t>Place contact information at the top of the page.</w:t>
      </w:r>
    </w:p>
    <w:p w14:paraId="10CE6A31" w14:textId="77777777" w:rsidR="00AD74FA" w:rsidRPr="00260DD5" w:rsidRDefault="00AD74FA" w:rsidP="00260DD5">
      <w:pPr>
        <w:pStyle w:val="Heading2"/>
        <w:jc w:val="both"/>
      </w:pPr>
      <w:bookmarkStart w:id="54" w:name="_Toc236217363"/>
      <w:r w:rsidRPr="00260DD5">
        <w:t>Optimizing a Resume for Search Engines (SEO)</w:t>
      </w:r>
      <w:bookmarkEnd w:id="54"/>
    </w:p>
    <w:p w14:paraId="59CC876E" w14:textId="77777777" w:rsidR="00AD74FA" w:rsidRPr="00260DD5" w:rsidRDefault="00AD74FA" w:rsidP="00260DD5">
      <w:pPr>
        <w:pStyle w:val="NormalWeb"/>
        <w:jc w:val="both"/>
        <w:rPr>
          <w:rFonts w:asciiTheme="majorBidi" w:hAnsiTheme="majorBidi" w:cstheme="majorBidi"/>
        </w:rPr>
      </w:pPr>
      <w:r w:rsidRPr="00260DD5">
        <w:rPr>
          <w:rStyle w:val="Strong"/>
          <w:rFonts w:asciiTheme="majorBidi" w:hAnsiTheme="majorBidi" w:cstheme="majorBidi"/>
        </w:rPr>
        <w:t>Search Engine Optimization (SEO)</w:t>
      </w:r>
      <w:r w:rsidRPr="00260DD5">
        <w:rPr>
          <w:rFonts w:asciiTheme="majorBidi" w:hAnsiTheme="majorBidi" w:cstheme="majorBidi"/>
        </w:rPr>
        <w:t xml:space="preserve"> is the process of writing web content so that it ranks higher in search engine results.</w:t>
      </w:r>
    </w:p>
    <w:p w14:paraId="1674788E"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We can improve the online visibility of our resume by incorporating both SEO and ATS-friendly practices.</w:t>
      </w:r>
    </w:p>
    <w:p w14:paraId="0D41A127"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In many cases, the techniques that improve ATS readability also improve search engine discoverability.</w:t>
      </w:r>
    </w:p>
    <w:p w14:paraId="29D0062C" w14:textId="77777777" w:rsidR="00AD74FA" w:rsidRPr="00260DD5" w:rsidRDefault="00AD74FA" w:rsidP="00260DD5">
      <w:pPr>
        <w:pStyle w:val="Heading3"/>
        <w:jc w:val="both"/>
      </w:pPr>
      <w:bookmarkStart w:id="55" w:name="_Toc236217364"/>
      <w:r w:rsidRPr="00260DD5">
        <w:t>SEO Best Practices</w:t>
      </w:r>
      <w:bookmarkEnd w:id="55"/>
    </w:p>
    <w:p w14:paraId="2C8997E2"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Use keywords naturally throughout the resume.</w:t>
      </w:r>
    </w:p>
    <w:p w14:paraId="35948109"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Do not simply place keywords together in a list.</w:t>
      </w:r>
    </w:p>
    <w:p w14:paraId="1D26F822"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Include the phrases and terminology that search algorithms are designed to detect.</w:t>
      </w:r>
    </w:p>
    <w:p w14:paraId="7B09FD3A"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Stay current with emerging technologies, terminology, and commonly used acronyms.</w:t>
      </w:r>
    </w:p>
    <w:p w14:paraId="494481D9"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Refer to technologies using standard industry terminology.</w:t>
      </w:r>
    </w:p>
    <w:p w14:paraId="64362B56"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Include relevant links and verify that they work correctly.</w:t>
      </w:r>
    </w:p>
    <w:p w14:paraId="0D29635A"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Consider adding links to professional social media profiles if they support our professional brand.</w:t>
      </w:r>
    </w:p>
    <w:p w14:paraId="07D536C3" w14:textId="77777777" w:rsidR="00AD74FA" w:rsidRPr="00260DD5" w:rsidRDefault="00AD74FA" w:rsidP="00260DD5">
      <w:pPr>
        <w:pStyle w:val="NormalWeb"/>
        <w:numPr>
          <w:ilvl w:val="0"/>
          <w:numId w:val="63"/>
        </w:numPr>
        <w:jc w:val="both"/>
        <w:rPr>
          <w:rFonts w:asciiTheme="majorBidi" w:hAnsiTheme="majorBidi" w:cstheme="majorBidi"/>
          <w:color w:val="0070C0"/>
        </w:rPr>
      </w:pPr>
      <w:r w:rsidRPr="00260DD5">
        <w:rPr>
          <w:rFonts w:asciiTheme="majorBidi" w:hAnsiTheme="majorBidi" w:cstheme="majorBidi"/>
          <w:color w:val="0070C0"/>
        </w:rPr>
        <w:t>Ensure all public social media content is appropriate for prospective employers.</w:t>
      </w:r>
    </w:p>
    <w:p w14:paraId="19A279C2" w14:textId="77777777" w:rsidR="00AD74FA" w:rsidRPr="00260DD5" w:rsidRDefault="00AD74FA" w:rsidP="00260DD5">
      <w:pPr>
        <w:pStyle w:val="Heading2"/>
        <w:jc w:val="both"/>
      </w:pPr>
      <w:bookmarkStart w:id="56" w:name="_Toc236217365"/>
      <w:r w:rsidRPr="00260DD5">
        <w:t>Accessibility Best Practices</w:t>
      </w:r>
      <w:bookmarkEnd w:id="56"/>
    </w:p>
    <w:p w14:paraId="0925D3AF" w14:textId="77777777" w:rsidR="00AD74FA" w:rsidRPr="00260DD5" w:rsidRDefault="00AD74FA" w:rsidP="00260DD5">
      <w:pPr>
        <w:pStyle w:val="NormalWeb"/>
        <w:jc w:val="both"/>
        <w:rPr>
          <w:rFonts w:asciiTheme="majorBidi" w:hAnsiTheme="majorBidi" w:cstheme="majorBidi"/>
          <w:color w:val="0070C0"/>
        </w:rPr>
      </w:pPr>
      <w:r w:rsidRPr="00260DD5">
        <w:rPr>
          <w:rFonts w:asciiTheme="majorBidi" w:hAnsiTheme="majorBidi" w:cstheme="majorBidi"/>
          <w:color w:val="0070C0"/>
        </w:rPr>
        <w:t>To make our resume and portfolio more accessible:</w:t>
      </w:r>
    </w:p>
    <w:p w14:paraId="0B3689A3" w14:textId="77777777" w:rsidR="00AD74FA" w:rsidRPr="00260DD5" w:rsidRDefault="00AD74FA" w:rsidP="00260DD5">
      <w:pPr>
        <w:pStyle w:val="NormalWeb"/>
        <w:numPr>
          <w:ilvl w:val="0"/>
          <w:numId w:val="64"/>
        </w:numPr>
        <w:jc w:val="both"/>
        <w:rPr>
          <w:rFonts w:asciiTheme="majorBidi" w:hAnsiTheme="majorBidi" w:cstheme="majorBidi"/>
          <w:color w:val="0070C0"/>
        </w:rPr>
      </w:pPr>
      <w:r w:rsidRPr="00260DD5">
        <w:rPr>
          <w:rFonts w:asciiTheme="majorBidi" w:hAnsiTheme="majorBidi" w:cstheme="majorBidi"/>
          <w:color w:val="0070C0"/>
        </w:rPr>
        <w:t>Avoid using large image files.</w:t>
      </w:r>
    </w:p>
    <w:p w14:paraId="464AFA5F" w14:textId="77777777" w:rsidR="00AD74FA" w:rsidRPr="00260DD5" w:rsidRDefault="00AD74FA" w:rsidP="00260DD5">
      <w:pPr>
        <w:pStyle w:val="NormalWeb"/>
        <w:numPr>
          <w:ilvl w:val="0"/>
          <w:numId w:val="64"/>
        </w:numPr>
        <w:jc w:val="both"/>
        <w:rPr>
          <w:rFonts w:asciiTheme="majorBidi" w:hAnsiTheme="majorBidi" w:cstheme="majorBidi"/>
          <w:color w:val="0070C0"/>
        </w:rPr>
      </w:pPr>
      <w:r w:rsidRPr="00260DD5">
        <w:rPr>
          <w:rFonts w:asciiTheme="majorBidi" w:hAnsiTheme="majorBidi" w:cstheme="majorBidi"/>
          <w:color w:val="0070C0"/>
        </w:rPr>
        <w:t xml:space="preserve">Add </w:t>
      </w:r>
      <w:r w:rsidRPr="00260DD5">
        <w:rPr>
          <w:rStyle w:val="Strong"/>
          <w:rFonts w:asciiTheme="majorBidi" w:hAnsiTheme="majorBidi" w:cstheme="majorBidi"/>
          <w:color w:val="0070C0"/>
        </w:rPr>
        <w:t>alt-text</w:t>
      </w:r>
      <w:r w:rsidRPr="00260DD5">
        <w:rPr>
          <w:rFonts w:asciiTheme="majorBidi" w:hAnsiTheme="majorBidi" w:cstheme="majorBidi"/>
          <w:color w:val="0070C0"/>
        </w:rPr>
        <w:t xml:space="preserve"> (alternative text that describes images for screen readers and visually impaired users) to every image, photo, and graph.</w:t>
      </w:r>
    </w:p>
    <w:p w14:paraId="4573E547" w14:textId="77777777" w:rsidR="00AD74FA" w:rsidRPr="00260DD5" w:rsidRDefault="00AD74FA" w:rsidP="00260DD5">
      <w:pPr>
        <w:pStyle w:val="NormalWeb"/>
        <w:numPr>
          <w:ilvl w:val="0"/>
          <w:numId w:val="64"/>
        </w:numPr>
        <w:jc w:val="both"/>
        <w:rPr>
          <w:rFonts w:asciiTheme="majorBidi" w:hAnsiTheme="majorBidi" w:cstheme="majorBidi"/>
          <w:color w:val="0070C0"/>
        </w:rPr>
      </w:pPr>
      <w:r w:rsidRPr="00260DD5">
        <w:rPr>
          <w:rFonts w:asciiTheme="majorBidi" w:hAnsiTheme="majorBidi" w:cstheme="majorBidi"/>
          <w:color w:val="0070C0"/>
        </w:rPr>
        <w:t>Alt-text also contributes additional searchable keywords.</w:t>
      </w:r>
    </w:p>
    <w:p w14:paraId="0A2FBBAC" w14:textId="77777777" w:rsidR="00AD74FA" w:rsidRPr="00260DD5" w:rsidRDefault="00AD74FA" w:rsidP="00260DD5">
      <w:pPr>
        <w:pStyle w:val="Heading2"/>
        <w:jc w:val="both"/>
      </w:pPr>
      <w:bookmarkStart w:id="57" w:name="_Toc236217366"/>
      <w:r w:rsidRPr="00260DD5">
        <w:lastRenderedPageBreak/>
        <w:t>Resume File Formats</w:t>
      </w:r>
      <w:bookmarkEnd w:id="57"/>
    </w:p>
    <w:p w14:paraId="643F7805"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 xml:space="preserve">Most ATS software performs best with </w:t>
      </w:r>
      <w:r w:rsidRPr="00260DD5">
        <w:rPr>
          <w:rStyle w:val="Strong"/>
          <w:rFonts w:asciiTheme="majorBidi" w:hAnsiTheme="majorBidi" w:cstheme="majorBidi"/>
        </w:rPr>
        <w:t>Microsoft Word</w:t>
      </w:r>
      <w:r w:rsidRPr="00260DD5">
        <w:rPr>
          <w:rFonts w:asciiTheme="majorBidi" w:hAnsiTheme="majorBidi" w:cstheme="majorBidi"/>
        </w:rPr>
        <w:t>, and many employers require resumes in this format.</w:t>
      </w:r>
    </w:p>
    <w:p w14:paraId="71EC3D0B"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Therefore, we should always maintain a Microsoft Word version of our resume.</w:t>
      </w:r>
    </w:p>
    <w:p w14:paraId="0EEEB80D" w14:textId="77777777" w:rsidR="00AD74FA" w:rsidRPr="00260DD5" w:rsidRDefault="00AD74FA" w:rsidP="00260DD5">
      <w:pPr>
        <w:pStyle w:val="NormalWeb"/>
        <w:jc w:val="both"/>
        <w:rPr>
          <w:rFonts w:asciiTheme="majorBidi" w:hAnsiTheme="majorBidi" w:cstheme="majorBidi"/>
        </w:rPr>
      </w:pPr>
      <w:r w:rsidRPr="00260DD5">
        <w:rPr>
          <w:rFonts w:asciiTheme="majorBidi" w:hAnsiTheme="majorBidi" w:cstheme="majorBidi"/>
        </w:rPr>
        <w:t>Additional resume formats may include:</w:t>
      </w:r>
    </w:p>
    <w:p w14:paraId="7717714F" w14:textId="77777777" w:rsidR="00AD74FA" w:rsidRPr="00260DD5" w:rsidRDefault="00AD74FA" w:rsidP="00260DD5">
      <w:pPr>
        <w:pStyle w:val="NormalWeb"/>
        <w:numPr>
          <w:ilvl w:val="0"/>
          <w:numId w:val="65"/>
        </w:numPr>
        <w:jc w:val="both"/>
        <w:rPr>
          <w:rFonts w:asciiTheme="majorBidi" w:hAnsiTheme="majorBidi" w:cstheme="majorBidi"/>
        </w:rPr>
      </w:pPr>
      <w:r w:rsidRPr="00260DD5">
        <w:rPr>
          <w:rFonts w:asciiTheme="majorBidi" w:hAnsiTheme="majorBidi" w:cstheme="majorBidi"/>
        </w:rPr>
        <w:t>Graphic</w:t>
      </w:r>
    </w:p>
    <w:p w14:paraId="5962D271" w14:textId="77777777" w:rsidR="00AD74FA" w:rsidRPr="00260DD5" w:rsidRDefault="00AD74FA" w:rsidP="00260DD5">
      <w:pPr>
        <w:pStyle w:val="NormalWeb"/>
        <w:numPr>
          <w:ilvl w:val="0"/>
          <w:numId w:val="65"/>
        </w:numPr>
        <w:jc w:val="both"/>
        <w:rPr>
          <w:rFonts w:asciiTheme="majorBidi" w:hAnsiTheme="majorBidi" w:cstheme="majorBidi"/>
        </w:rPr>
      </w:pPr>
      <w:r w:rsidRPr="00260DD5">
        <w:rPr>
          <w:rFonts w:asciiTheme="majorBidi" w:hAnsiTheme="majorBidi" w:cstheme="majorBidi"/>
        </w:rPr>
        <w:t>Plain Text</w:t>
      </w:r>
    </w:p>
    <w:p w14:paraId="3F3024DF" w14:textId="77777777" w:rsidR="00AD74FA" w:rsidRPr="00260DD5" w:rsidRDefault="00AD74FA" w:rsidP="00260DD5">
      <w:pPr>
        <w:pStyle w:val="NormalWeb"/>
        <w:numPr>
          <w:ilvl w:val="0"/>
          <w:numId w:val="65"/>
        </w:numPr>
        <w:jc w:val="both"/>
        <w:rPr>
          <w:rFonts w:asciiTheme="majorBidi" w:hAnsiTheme="majorBidi" w:cstheme="majorBidi"/>
        </w:rPr>
      </w:pPr>
      <w:r w:rsidRPr="00260DD5">
        <w:rPr>
          <w:rFonts w:asciiTheme="majorBidi" w:hAnsiTheme="majorBidi" w:cstheme="majorBidi"/>
        </w:rPr>
        <w:t>Braille</w:t>
      </w:r>
    </w:p>
    <w:p w14:paraId="35036776" w14:textId="77777777" w:rsidR="00AD74FA" w:rsidRPr="00260DD5" w:rsidRDefault="00AD74FA" w:rsidP="00260DD5">
      <w:pPr>
        <w:pStyle w:val="NormalWeb"/>
        <w:numPr>
          <w:ilvl w:val="0"/>
          <w:numId w:val="65"/>
        </w:numPr>
        <w:jc w:val="both"/>
        <w:rPr>
          <w:rFonts w:asciiTheme="majorBidi" w:hAnsiTheme="majorBidi" w:cstheme="majorBidi"/>
        </w:rPr>
      </w:pPr>
      <w:r w:rsidRPr="00260DD5">
        <w:rPr>
          <w:rFonts w:asciiTheme="majorBidi" w:hAnsiTheme="majorBidi" w:cstheme="majorBidi"/>
        </w:rPr>
        <w:t>PDF</w:t>
      </w:r>
    </w:p>
    <w:p w14:paraId="5EA4FBA6" w14:textId="77777777" w:rsidR="00AD74FA" w:rsidRPr="00260DD5" w:rsidRDefault="00AD74FA" w:rsidP="00260DD5">
      <w:pPr>
        <w:pStyle w:val="NormalWeb"/>
        <w:numPr>
          <w:ilvl w:val="0"/>
          <w:numId w:val="65"/>
        </w:numPr>
        <w:jc w:val="both"/>
        <w:rPr>
          <w:rFonts w:asciiTheme="majorBidi" w:hAnsiTheme="majorBidi" w:cstheme="majorBidi"/>
        </w:rPr>
      </w:pPr>
      <w:r w:rsidRPr="00260DD5">
        <w:rPr>
          <w:rFonts w:asciiTheme="majorBidi" w:hAnsiTheme="majorBidi" w:cstheme="majorBidi"/>
        </w:rPr>
        <w:t>Accessible PDF</w:t>
      </w:r>
    </w:p>
    <w:p w14:paraId="7A56EAB7" w14:textId="77777777" w:rsidR="00AD74FA" w:rsidRPr="00260DD5" w:rsidRDefault="00AD74FA" w:rsidP="00260DD5">
      <w:pPr>
        <w:pStyle w:val="NormalWeb"/>
        <w:numPr>
          <w:ilvl w:val="0"/>
          <w:numId w:val="65"/>
        </w:numPr>
        <w:jc w:val="both"/>
        <w:rPr>
          <w:rFonts w:asciiTheme="majorBidi" w:hAnsiTheme="majorBidi" w:cstheme="majorBidi"/>
        </w:rPr>
      </w:pPr>
      <w:r w:rsidRPr="00260DD5">
        <w:rPr>
          <w:rFonts w:asciiTheme="majorBidi" w:hAnsiTheme="majorBidi" w:cstheme="majorBidi"/>
        </w:rPr>
        <w:t>Versions in languages other than English</w:t>
      </w:r>
    </w:p>
    <w:p w14:paraId="73775F65" w14:textId="77777777" w:rsidR="00AD74FA" w:rsidRPr="00260DD5" w:rsidRDefault="00AD74FA" w:rsidP="00260DD5">
      <w:pPr>
        <w:pStyle w:val="Heading2"/>
        <w:jc w:val="both"/>
      </w:pPr>
      <w:bookmarkStart w:id="58" w:name="_Toc236217367"/>
      <w:r w:rsidRPr="00260DD5">
        <w:t>Key Takeaways</w:t>
      </w:r>
      <w:bookmarkEnd w:id="58"/>
    </w:p>
    <w:p w14:paraId="45939BB4" w14:textId="77777777" w:rsidR="00AD74FA" w:rsidRPr="00260DD5" w:rsidRDefault="00AD74FA" w:rsidP="00260DD5">
      <w:pPr>
        <w:pStyle w:val="NormalWeb"/>
        <w:numPr>
          <w:ilvl w:val="0"/>
          <w:numId w:val="66"/>
        </w:numPr>
        <w:jc w:val="both"/>
        <w:rPr>
          <w:rFonts w:asciiTheme="majorBidi" w:hAnsiTheme="majorBidi" w:cstheme="majorBidi"/>
        </w:rPr>
      </w:pPr>
      <w:r w:rsidRPr="00260DD5">
        <w:rPr>
          <w:rFonts w:asciiTheme="majorBidi" w:hAnsiTheme="majorBidi" w:cstheme="majorBidi"/>
        </w:rPr>
        <w:t>A resume creates the first impression for potential employers, making its quality extremely important.</w:t>
      </w:r>
    </w:p>
    <w:p w14:paraId="4AC92587" w14:textId="77777777" w:rsidR="00AD74FA" w:rsidRPr="00260DD5" w:rsidRDefault="00AD74FA" w:rsidP="00260DD5">
      <w:pPr>
        <w:pStyle w:val="NormalWeb"/>
        <w:numPr>
          <w:ilvl w:val="0"/>
          <w:numId w:val="66"/>
        </w:numPr>
        <w:jc w:val="both"/>
        <w:rPr>
          <w:rFonts w:asciiTheme="majorBidi" w:hAnsiTheme="majorBidi" w:cstheme="majorBidi"/>
        </w:rPr>
      </w:pPr>
      <w:r w:rsidRPr="00260DD5">
        <w:rPr>
          <w:rFonts w:asciiTheme="majorBidi" w:hAnsiTheme="majorBidi" w:cstheme="majorBidi"/>
        </w:rPr>
        <w:t>Effective resumes follow established best practices for organizing and presenting information.</w:t>
      </w:r>
    </w:p>
    <w:p w14:paraId="21B17D6B" w14:textId="77777777" w:rsidR="00AD74FA" w:rsidRPr="00260DD5" w:rsidRDefault="00AD74FA" w:rsidP="00260DD5">
      <w:pPr>
        <w:pStyle w:val="NormalWeb"/>
        <w:numPr>
          <w:ilvl w:val="0"/>
          <w:numId w:val="66"/>
        </w:numPr>
        <w:jc w:val="both"/>
        <w:rPr>
          <w:rFonts w:asciiTheme="majorBidi" w:hAnsiTheme="majorBidi" w:cstheme="majorBidi"/>
        </w:rPr>
      </w:pPr>
      <w:r w:rsidRPr="00260DD5">
        <w:rPr>
          <w:rFonts w:asciiTheme="majorBidi" w:hAnsiTheme="majorBidi" w:cstheme="majorBidi"/>
        </w:rPr>
        <w:t>ATS and SEO systems are widely used, so resumes must be optimized for both scanning and searchability.</w:t>
      </w:r>
    </w:p>
    <w:p w14:paraId="31252F63" w14:textId="77777777" w:rsidR="00AD74FA" w:rsidRPr="00260DD5" w:rsidRDefault="00AD74FA" w:rsidP="00260DD5">
      <w:pPr>
        <w:pStyle w:val="NormalWeb"/>
        <w:numPr>
          <w:ilvl w:val="0"/>
          <w:numId w:val="66"/>
        </w:numPr>
        <w:jc w:val="both"/>
        <w:rPr>
          <w:rFonts w:asciiTheme="majorBidi" w:hAnsiTheme="majorBidi" w:cstheme="majorBidi"/>
        </w:rPr>
      </w:pPr>
      <w:r w:rsidRPr="00260DD5">
        <w:rPr>
          <w:rFonts w:asciiTheme="majorBidi" w:hAnsiTheme="majorBidi" w:cstheme="majorBidi"/>
        </w:rPr>
        <w:t>A resume is our primary tool for obtaining job opportunities.</w:t>
      </w:r>
    </w:p>
    <w:p w14:paraId="7A97C7AC" w14:textId="77777777" w:rsidR="00AD74FA" w:rsidRPr="00260DD5" w:rsidRDefault="00AD74FA" w:rsidP="00260DD5">
      <w:pPr>
        <w:pStyle w:val="NormalWeb"/>
        <w:numPr>
          <w:ilvl w:val="0"/>
          <w:numId w:val="66"/>
        </w:numPr>
        <w:jc w:val="both"/>
        <w:rPr>
          <w:rFonts w:asciiTheme="majorBidi" w:hAnsiTheme="majorBidi" w:cstheme="majorBidi"/>
        </w:rPr>
      </w:pPr>
      <w:r w:rsidRPr="00260DD5">
        <w:rPr>
          <w:rFonts w:asciiTheme="majorBidi" w:hAnsiTheme="majorBidi" w:cstheme="majorBidi"/>
        </w:rPr>
        <w:t>Investing time in creating a strong foundational resume allows us to tailor it efficiently for different job applications.</w:t>
      </w:r>
    </w:p>
    <w:p w14:paraId="73438A49" w14:textId="77777777" w:rsidR="002B6045" w:rsidRPr="00260DD5" w:rsidRDefault="002B6045" w:rsidP="00260DD5">
      <w:pPr>
        <w:pStyle w:val="Heading1"/>
        <w:jc w:val="both"/>
        <w:rPr>
          <w:rFonts w:cstheme="majorBidi"/>
        </w:rPr>
      </w:pPr>
      <w:bookmarkStart w:id="59" w:name="_Toc236217368"/>
      <w:r w:rsidRPr="00260DD5">
        <w:rPr>
          <w:rFonts w:cstheme="majorBidi"/>
        </w:rPr>
        <w:t>Expert Viewpoints: Attention-Getting Resumes</w:t>
      </w:r>
      <w:bookmarkEnd w:id="59"/>
    </w:p>
    <w:p w14:paraId="011D0876" w14:textId="77777777" w:rsidR="002B6045" w:rsidRPr="00260DD5" w:rsidRDefault="002B6045" w:rsidP="00260DD5">
      <w:pPr>
        <w:pStyle w:val="Heading2"/>
        <w:jc w:val="both"/>
      </w:pPr>
      <w:bookmarkStart w:id="60" w:name="_Toc236217369"/>
      <w:r w:rsidRPr="00260DD5">
        <w:t>Learning Objectives</w:t>
      </w:r>
      <w:bookmarkEnd w:id="60"/>
    </w:p>
    <w:p w14:paraId="51DA46BF"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After studying this topic, we will be able to:</w:t>
      </w:r>
    </w:p>
    <w:p w14:paraId="3DD8E9DA" w14:textId="77777777" w:rsidR="002B6045" w:rsidRPr="00260DD5" w:rsidRDefault="002B6045" w:rsidP="00260DD5">
      <w:pPr>
        <w:pStyle w:val="NormalWeb"/>
        <w:numPr>
          <w:ilvl w:val="0"/>
          <w:numId w:val="67"/>
        </w:numPr>
        <w:jc w:val="both"/>
        <w:rPr>
          <w:rFonts w:asciiTheme="majorBidi" w:hAnsiTheme="majorBidi" w:cstheme="majorBidi"/>
        </w:rPr>
      </w:pPr>
      <w:r w:rsidRPr="00260DD5">
        <w:rPr>
          <w:rFonts w:asciiTheme="majorBidi" w:hAnsiTheme="majorBidi" w:cstheme="majorBidi"/>
        </w:rPr>
        <w:t>Understand the features of an attention-getting resume and cover letter.</w:t>
      </w:r>
    </w:p>
    <w:p w14:paraId="459014AE" w14:textId="77777777" w:rsidR="002B6045" w:rsidRPr="00260DD5" w:rsidRDefault="002B6045" w:rsidP="00260DD5">
      <w:pPr>
        <w:pStyle w:val="NormalWeb"/>
        <w:numPr>
          <w:ilvl w:val="0"/>
          <w:numId w:val="67"/>
        </w:numPr>
        <w:jc w:val="both"/>
        <w:rPr>
          <w:rFonts w:asciiTheme="majorBidi" w:hAnsiTheme="majorBidi" w:cstheme="majorBidi"/>
        </w:rPr>
      </w:pPr>
      <w:r w:rsidRPr="00260DD5">
        <w:rPr>
          <w:rFonts w:asciiTheme="majorBidi" w:hAnsiTheme="majorBidi" w:cstheme="majorBidi"/>
        </w:rPr>
        <w:t>Learn how to tailor resumes and cover letters for specific job roles.</w:t>
      </w:r>
    </w:p>
    <w:p w14:paraId="437631CD" w14:textId="77777777" w:rsidR="002B6045" w:rsidRPr="00260DD5" w:rsidRDefault="002B6045" w:rsidP="00260DD5">
      <w:pPr>
        <w:pStyle w:val="NormalWeb"/>
        <w:numPr>
          <w:ilvl w:val="0"/>
          <w:numId w:val="67"/>
        </w:numPr>
        <w:jc w:val="both"/>
        <w:rPr>
          <w:rFonts w:asciiTheme="majorBidi" w:hAnsiTheme="majorBidi" w:cstheme="majorBidi"/>
        </w:rPr>
      </w:pPr>
      <w:r w:rsidRPr="00260DD5">
        <w:rPr>
          <w:rFonts w:asciiTheme="majorBidi" w:hAnsiTheme="majorBidi" w:cstheme="majorBidi"/>
        </w:rPr>
        <w:t>Identify the qualities hiring managers look for in data science candidates.</w:t>
      </w:r>
    </w:p>
    <w:p w14:paraId="2861501A" w14:textId="77777777" w:rsidR="002B6045" w:rsidRPr="00260DD5" w:rsidRDefault="002B6045" w:rsidP="00260DD5">
      <w:pPr>
        <w:pStyle w:val="NormalWeb"/>
        <w:numPr>
          <w:ilvl w:val="0"/>
          <w:numId w:val="67"/>
        </w:numPr>
        <w:jc w:val="both"/>
        <w:rPr>
          <w:rFonts w:asciiTheme="majorBidi" w:hAnsiTheme="majorBidi" w:cstheme="majorBidi"/>
        </w:rPr>
      </w:pPr>
      <w:r w:rsidRPr="00260DD5">
        <w:rPr>
          <w:rFonts w:asciiTheme="majorBidi" w:hAnsiTheme="majorBidi" w:cstheme="majorBidi"/>
        </w:rPr>
        <w:t>Understand the importance of practical experience and professional portfolios.</w:t>
      </w:r>
    </w:p>
    <w:p w14:paraId="384ACBFD" w14:textId="77777777" w:rsidR="002B6045" w:rsidRPr="00260DD5" w:rsidRDefault="002B6045" w:rsidP="00260DD5">
      <w:pPr>
        <w:pStyle w:val="NormalWeb"/>
        <w:numPr>
          <w:ilvl w:val="0"/>
          <w:numId w:val="67"/>
        </w:numPr>
        <w:jc w:val="both"/>
        <w:rPr>
          <w:rFonts w:asciiTheme="majorBidi" w:hAnsiTheme="majorBidi" w:cstheme="majorBidi"/>
        </w:rPr>
      </w:pPr>
      <w:r w:rsidRPr="00260DD5">
        <w:rPr>
          <w:rFonts w:asciiTheme="majorBidi" w:hAnsiTheme="majorBidi" w:cstheme="majorBidi"/>
        </w:rPr>
        <w:t>Recognize the skills and experiences required for a successful data science career.</w:t>
      </w:r>
    </w:p>
    <w:p w14:paraId="28807AE2" w14:textId="77777777" w:rsidR="002B6045" w:rsidRPr="00260DD5" w:rsidRDefault="002B6045" w:rsidP="00260DD5">
      <w:pPr>
        <w:pStyle w:val="Heading2"/>
        <w:jc w:val="both"/>
      </w:pPr>
      <w:bookmarkStart w:id="61" w:name="_Toc236217370"/>
      <w:r w:rsidRPr="00260DD5">
        <w:t>What Hiring Managers Look for in a Resume and Cover Letter</w:t>
      </w:r>
      <w:bookmarkEnd w:id="61"/>
    </w:p>
    <w:p w14:paraId="63F6FF00"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Hiring managers evaluate resumes and cover letters differently.</w:t>
      </w:r>
    </w:p>
    <w:p w14:paraId="15A1871B" w14:textId="77777777" w:rsidR="002B6045" w:rsidRPr="00260DD5" w:rsidRDefault="002B6045" w:rsidP="00260DD5">
      <w:pPr>
        <w:pStyle w:val="NormalWeb"/>
        <w:numPr>
          <w:ilvl w:val="0"/>
          <w:numId w:val="68"/>
        </w:numPr>
        <w:jc w:val="both"/>
        <w:rPr>
          <w:rFonts w:asciiTheme="majorBidi" w:hAnsiTheme="majorBidi" w:cstheme="majorBidi"/>
        </w:rPr>
      </w:pPr>
      <w:r w:rsidRPr="00260DD5">
        <w:rPr>
          <w:rFonts w:asciiTheme="majorBidi" w:hAnsiTheme="majorBidi" w:cstheme="majorBidi"/>
        </w:rPr>
        <w:t xml:space="preserve">The </w:t>
      </w:r>
      <w:r w:rsidRPr="00260DD5">
        <w:rPr>
          <w:rStyle w:val="Strong"/>
          <w:rFonts w:asciiTheme="majorBidi" w:hAnsiTheme="majorBidi" w:cstheme="majorBidi"/>
        </w:rPr>
        <w:t>resume</w:t>
      </w:r>
      <w:r w:rsidRPr="00260DD5">
        <w:rPr>
          <w:rFonts w:asciiTheme="majorBidi" w:hAnsiTheme="majorBidi" w:cstheme="majorBidi"/>
        </w:rPr>
        <w:t xml:space="preserve"> should clearly present our background, experience, and qualifications.</w:t>
      </w:r>
    </w:p>
    <w:p w14:paraId="70C8E40F" w14:textId="77777777" w:rsidR="002B6045" w:rsidRPr="00260DD5" w:rsidRDefault="002B6045" w:rsidP="00260DD5">
      <w:pPr>
        <w:pStyle w:val="NormalWeb"/>
        <w:numPr>
          <w:ilvl w:val="0"/>
          <w:numId w:val="68"/>
        </w:numPr>
        <w:jc w:val="both"/>
        <w:rPr>
          <w:rFonts w:asciiTheme="majorBidi" w:hAnsiTheme="majorBidi" w:cstheme="majorBidi"/>
        </w:rPr>
      </w:pPr>
      <w:r w:rsidRPr="00260DD5">
        <w:rPr>
          <w:rFonts w:asciiTheme="majorBidi" w:hAnsiTheme="majorBidi" w:cstheme="majorBidi"/>
        </w:rPr>
        <w:t xml:space="preserve">The </w:t>
      </w:r>
      <w:r w:rsidRPr="00260DD5">
        <w:rPr>
          <w:rStyle w:val="Strong"/>
          <w:rFonts w:asciiTheme="majorBidi" w:hAnsiTheme="majorBidi" w:cstheme="majorBidi"/>
        </w:rPr>
        <w:t>cover letter</w:t>
      </w:r>
      <w:r w:rsidRPr="00260DD5">
        <w:rPr>
          <w:rFonts w:asciiTheme="majorBidi" w:hAnsiTheme="majorBidi" w:cstheme="majorBidi"/>
        </w:rPr>
        <w:t xml:space="preserve"> should explain </w:t>
      </w:r>
      <w:r w:rsidRPr="00260DD5">
        <w:rPr>
          <w:rStyle w:val="Strong"/>
          <w:rFonts w:asciiTheme="majorBidi" w:hAnsiTheme="majorBidi" w:cstheme="majorBidi"/>
        </w:rPr>
        <w:t>why we are the right candidate for the specific role</w:t>
      </w:r>
      <w:r w:rsidRPr="00260DD5">
        <w:rPr>
          <w:rFonts w:asciiTheme="majorBidi" w:hAnsiTheme="majorBidi" w:cstheme="majorBidi"/>
        </w:rPr>
        <w:t>.</w:t>
      </w:r>
    </w:p>
    <w:p w14:paraId="65E1F7B4"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lastRenderedPageBreak/>
        <w:t>The cover letter should be personalized for each application by discussing the skills and attributes requested in the job description. A generic cover letter is a major disadvantage because it does not demonstrate genuine interest in the position.</w:t>
      </w:r>
    </w:p>
    <w:p w14:paraId="28E88FBB" w14:textId="77777777" w:rsidR="002B6045" w:rsidRPr="00260DD5" w:rsidRDefault="002B6045" w:rsidP="00260DD5">
      <w:pPr>
        <w:pStyle w:val="Heading2"/>
        <w:jc w:val="both"/>
      </w:pPr>
      <w:bookmarkStart w:id="62" w:name="_Toc236217371"/>
      <w:r w:rsidRPr="00260DD5">
        <w:t>Common Resume Mistakes</w:t>
      </w:r>
      <w:bookmarkEnd w:id="62"/>
    </w:p>
    <w:p w14:paraId="7CDEBC84"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Hiring managers frequently encounter avoidable mistakes, including:</w:t>
      </w:r>
    </w:p>
    <w:p w14:paraId="07F30E04" w14:textId="77777777" w:rsidR="002B6045" w:rsidRPr="00260DD5" w:rsidRDefault="002B6045" w:rsidP="00260DD5">
      <w:pPr>
        <w:pStyle w:val="NormalWeb"/>
        <w:numPr>
          <w:ilvl w:val="0"/>
          <w:numId w:val="69"/>
        </w:numPr>
        <w:jc w:val="both"/>
        <w:rPr>
          <w:rFonts w:asciiTheme="majorBidi" w:hAnsiTheme="majorBidi" w:cstheme="majorBidi"/>
        </w:rPr>
      </w:pPr>
      <w:r w:rsidRPr="00260DD5">
        <w:rPr>
          <w:rFonts w:asciiTheme="majorBidi" w:hAnsiTheme="majorBidi" w:cstheme="majorBidi"/>
        </w:rPr>
        <w:t>Spelling mistakes.</w:t>
      </w:r>
    </w:p>
    <w:p w14:paraId="126D5EE3" w14:textId="77777777" w:rsidR="002B6045" w:rsidRPr="00260DD5" w:rsidRDefault="002B6045" w:rsidP="00260DD5">
      <w:pPr>
        <w:pStyle w:val="NormalWeb"/>
        <w:numPr>
          <w:ilvl w:val="0"/>
          <w:numId w:val="69"/>
        </w:numPr>
        <w:jc w:val="both"/>
        <w:rPr>
          <w:rFonts w:asciiTheme="majorBidi" w:hAnsiTheme="majorBidi" w:cstheme="majorBidi"/>
        </w:rPr>
      </w:pPr>
      <w:r w:rsidRPr="00260DD5">
        <w:rPr>
          <w:rFonts w:asciiTheme="majorBidi" w:hAnsiTheme="majorBidi" w:cstheme="majorBidi"/>
        </w:rPr>
        <w:t>Typographical errors.</w:t>
      </w:r>
    </w:p>
    <w:p w14:paraId="08DDDD1F" w14:textId="77777777" w:rsidR="002B6045" w:rsidRPr="00260DD5" w:rsidRDefault="002B6045" w:rsidP="00260DD5">
      <w:pPr>
        <w:pStyle w:val="NormalWeb"/>
        <w:numPr>
          <w:ilvl w:val="0"/>
          <w:numId w:val="69"/>
        </w:numPr>
        <w:jc w:val="both"/>
        <w:rPr>
          <w:rFonts w:asciiTheme="majorBidi" w:hAnsiTheme="majorBidi" w:cstheme="majorBidi"/>
        </w:rPr>
      </w:pPr>
      <w:r w:rsidRPr="00260DD5">
        <w:rPr>
          <w:rFonts w:asciiTheme="majorBidi" w:hAnsiTheme="majorBidi" w:cstheme="majorBidi"/>
        </w:rPr>
        <w:t>Grammatical errors.</w:t>
      </w:r>
    </w:p>
    <w:p w14:paraId="427899A5" w14:textId="77777777" w:rsidR="002B6045" w:rsidRPr="00260DD5" w:rsidRDefault="002B6045" w:rsidP="00260DD5">
      <w:pPr>
        <w:pStyle w:val="NormalWeb"/>
        <w:numPr>
          <w:ilvl w:val="0"/>
          <w:numId w:val="69"/>
        </w:numPr>
        <w:jc w:val="both"/>
        <w:rPr>
          <w:rFonts w:asciiTheme="majorBidi" w:hAnsiTheme="majorBidi" w:cstheme="majorBidi"/>
        </w:rPr>
      </w:pPr>
      <w:r w:rsidRPr="00260DD5">
        <w:rPr>
          <w:rFonts w:asciiTheme="majorBidi" w:hAnsiTheme="majorBidi" w:cstheme="majorBidi"/>
        </w:rPr>
        <w:t>Missing basic information, such as the applicant's name.</w:t>
      </w:r>
    </w:p>
    <w:p w14:paraId="27AB2F4D"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Before submitting a resume, we should carefully review every detail to ensure it is accurate and professional.</w:t>
      </w:r>
    </w:p>
    <w:p w14:paraId="6D426713" w14:textId="77777777" w:rsidR="002B6045" w:rsidRPr="00260DD5" w:rsidRDefault="002B6045" w:rsidP="00260DD5">
      <w:pPr>
        <w:pStyle w:val="Heading2"/>
        <w:jc w:val="both"/>
      </w:pPr>
      <w:bookmarkStart w:id="63" w:name="_Toc236217372"/>
      <w:r w:rsidRPr="00260DD5">
        <w:t>Resume Design and Presentation</w:t>
      </w:r>
      <w:bookmarkEnd w:id="63"/>
    </w:p>
    <w:p w14:paraId="27793665"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There are many resume templates available through platforms such as:</w:t>
      </w:r>
    </w:p>
    <w:p w14:paraId="70288925" w14:textId="77777777" w:rsidR="002B6045" w:rsidRPr="00260DD5" w:rsidRDefault="002B6045" w:rsidP="00260DD5">
      <w:pPr>
        <w:pStyle w:val="NormalWeb"/>
        <w:numPr>
          <w:ilvl w:val="0"/>
          <w:numId w:val="70"/>
        </w:numPr>
        <w:jc w:val="both"/>
        <w:rPr>
          <w:rFonts w:asciiTheme="majorBidi" w:hAnsiTheme="majorBidi" w:cstheme="majorBidi"/>
        </w:rPr>
      </w:pPr>
      <w:r w:rsidRPr="00260DD5">
        <w:rPr>
          <w:rFonts w:asciiTheme="majorBidi" w:hAnsiTheme="majorBidi" w:cstheme="majorBidi"/>
        </w:rPr>
        <w:t>LinkedIn</w:t>
      </w:r>
    </w:p>
    <w:p w14:paraId="5E224315" w14:textId="77777777" w:rsidR="002B6045" w:rsidRPr="00260DD5" w:rsidRDefault="002B6045" w:rsidP="00260DD5">
      <w:pPr>
        <w:pStyle w:val="NormalWeb"/>
        <w:numPr>
          <w:ilvl w:val="0"/>
          <w:numId w:val="70"/>
        </w:numPr>
        <w:jc w:val="both"/>
        <w:rPr>
          <w:rFonts w:asciiTheme="majorBidi" w:hAnsiTheme="majorBidi" w:cstheme="majorBidi"/>
        </w:rPr>
      </w:pPr>
      <w:r w:rsidRPr="00260DD5">
        <w:rPr>
          <w:rFonts w:asciiTheme="majorBidi" w:hAnsiTheme="majorBidi" w:cstheme="majorBidi"/>
        </w:rPr>
        <w:t>Microsoft Word</w:t>
      </w:r>
    </w:p>
    <w:p w14:paraId="6374532B"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When selecting a resume design, we should tailor it to the role we are applying for.</w:t>
      </w:r>
    </w:p>
    <w:p w14:paraId="00A790F6" w14:textId="77777777" w:rsidR="002B6045" w:rsidRPr="00260DD5" w:rsidRDefault="002B6045" w:rsidP="00260DD5">
      <w:pPr>
        <w:pStyle w:val="NormalWeb"/>
        <w:numPr>
          <w:ilvl w:val="0"/>
          <w:numId w:val="71"/>
        </w:numPr>
        <w:jc w:val="both"/>
        <w:rPr>
          <w:rFonts w:asciiTheme="majorBidi" w:hAnsiTheme="majorBidi" w:cstheme="majorBidi"/>
          <w:color w:val="0070C0"/>
        </w:rPr>
      </w:pPr>
      <w:r w:rsidRPr="00260DD5">
        <w:rPr>
          <w:rFonts w:asciiTheme="majorBidi" w:hAnsiTheme="majorBidi" w:cstheme="majorBidi"/>
          <w:color w:val="0070C0"/>
        </w:rPr>
        <w:t>If the role values creativity, we can demonstrate some creativity and personality.</w:t>
      </w:r>
    </w:p>
    <w:p w14:paraId="3770D5E7" w14:textId="77777777" w:rsidR="002B6045" w:rsidRPr="00260DD5" w:rsidRDefault="002B6045" w:rsidP="00260DD5">
      <w:pPr>
        <w:pStyle w:val="NormalWeb"/>
        <w:numPr>
          <w:ilvl w:val="0"/>
          <w:numId w:val="71"/>
        </w:numPr>
        <w:jc w:val="both"/>
        <w:rPr>
          <w:rFonts w:asciiTheme="majorBidi" w:hAnsiTheme="majorBidi" w:cstheme="majorBidi"/>
          <w:color w:val="0070C0"/>
        </w:rPr>
      </w:pPr>
      <w:r w:rsidRPr="00260DD5">
        <w:rPr>
          <w:rFonts w:asciiTheme="majorBidi" w:hAnsiTheme="majorBidi" w:cstheme="majorBidi"/>
          <w:color w:val="0070C0"/>
        </w:rPr>
        <w:t>If the role is more formal, we should avoid overly flashy or distracting designs.</w:t>
      </w:r>
    </w:p>
    <w:p w14:paraId="7ECAE305"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A resume creates the first impression, so it should clearly communicate:</w:t>
      </w:r>
    </w:p>
    <w:p w14:paraId="487435E5" w14:textId="77777777" w:rsidR="002B6045" w:rsidRPr="00260DD5" w:rsidRDefault="002B6045" w:rsidP="00260DD5">
      <w:pPr>
        <w:pStyle w:val="NormalWeb"/>
        <w:numPr>
          <w:ilvl w:val="0"/>
          <w:numId w:val="72"/>
        </w:numPr>
        <w:jc w:val="both"/>
        <w:rPr>
          <w:rFonts w:asciiTheme="majorBidi" w:hAnsiTheme="majorBidi" w:cstheme="majorBidi"/>
          <w:color w:val="0070C0"/>
        </w:rPr>
      </w:pPr>
      <w:r w:rsidRPr="00260DD5">
        <w:rPr>
          <w:rFonts w:asciiTheme="majorBidi" w:hAnsiTheme="majorBidi" w:cstheme="majorBidi"/>
          <w:color w:val="0070C0"/>
        </w:rPr>
        <w:t>Who we are.</w:t>
      </w:r>
    </w:p>
    <w:p w14:paraId="2D446E6E" w14:textId="77777777" w:rsidR="002B6045" w:rsidRPr="00260DD5" w:rsidRDefault="002B6045" w:rsidP="00260DD5">
      <w:pPr>
        <w:pStyle w:val="NormalWeb"/>
        <w:numPr>
          <w:ilvl w:val="0"/>
          <w:numId w:val="72"/>
        </w:numPr>
        <w:jc w:val="both"/>
        <w:rPr>
          <w:rFonts w:asciiTheme="majorBidi" w:hAnsiTheme="majorBidi" w:cstheme="majorBidi"/>
          <w:color w:val="0070C0"/>
        </w:rPr>
      </w:pPr>
      <w:r w:rsidRPr="00260DD5">
        <w:rPr>
          <w:rFonts w:asciiTheme="majorBidi" w:hAnsiTheme="majorBidi" w:cstheme="majorBidi"/>
          <w:color w:val="0070C0"/>
        </w:rPr>
        <w:t>What we do.</w:t>
      </w:r>
    </w:p>
    <w:p w14:paraId="354D3C71" w14:textId="77777777" w:rsidR="002B6045" w:rsidRPr="00260DD5" w:rsidRDefault="002B6045" w:rsidP="00260DD5">
      <w:pPr>
        <w:pStyle w:val="NormalWeb"/>
        <w:numPr>
          <w:ilvl w:val="0"/>
          <w:numId w:val="72"/>
        </w:numPr>
        <w:jc w:val="both"/>
        <w:rPr>
          <w:rFonts w:asciiTheme="majorBidi" w:hAnsiTheme="majorBidi" w:cstheme="majorBidi"/>
          <w:color w:val="0070C0"/>
        </w:rPr>
      </w:pPr>
      <w:r w:rsidRPr="00260DD5">
        <w:rPr>
          <w:rFonts w:asciiTheme="majorBidi" w:hAnsiTheme="majorBidi" w:cstheme="majorBidi"/>
          <w:color w:val="0070C0"/>
        </w:rPr>
        <w:t>Why we are the right candidate.</w:t>
      </w:r>
    </w:p>
    <w:p w14:paraId="6F1483A7"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If these three points are not communicated effectively, the resume has not achieved its purpose.</w:t>
      </w:r>
    </w:p>
    <w:p w14:paraId="010B9E40" w14:textId="77777777" w:rsidR="002B6045" w:rsidRPr="00260DD5" w:rsidRDefault="002B6045" w:rsidP="00260DD5">
      <w:pPr>
        <w:pStyle w:val="Heading2"/>
        <w:jc w:val="both"/>
      </w:pPr>
      <w:bookmarkStart w:id="64" w:name="_Toc236217373"/>
      <w:r w:rsidRPr="00260DD5">
        <w:t>Aligning the Resume, Cover Letter, and LinkedIn Profile</w:t>
      </w:r>
      <w:bookmarkEnd w:id="64"/>
    </w:p>
    <w:p w14:paraId="35C2A50A"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Our resume should provide an accurate profile of who we are and the work we have completed.</w:t>
      </w:r>
    </w:p>
    <w:p w14:paraId="0742356C"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It is important that:</w:t>
      </w:r>
    </w:p>
    <w:p w14:paraId="12082570" w14:textId="77777777" w:rsidR="002B6045" w:rsidRPr="00260DD5" w:rsidRDefault="002B6045" w:rsidP="00260DD5">
      <w:pPr>
        <w:pStyle w:val="NormalWeb"/>
        <w:numPr>
          <w:ilvl w:val="0"/>
          <w:numId w:val="73"/>
        </w:numPr>
        <w:jc w:val="both"/>
        <w:rPr>
          <w:rFonts w:asciiTheme="majorBidi" w:hAnsiTheme="majorBidi" w:cstheme="majorBidi"/>
          <w:color w:val="0070C0"/>
        </w:rPr>
      </w:pPr>
      <w:r w:rsidRPr="00260DD5">
        <w:rPr>
          <w:rFonts w:asciiTheme="majorBidi" w:hAnsiTheme="majorBidi" w:cstheme="majorBidi"/>
          <w:color w:val="0070C0"/>
        </w:rPr>
        <w:t>Our resume and LinkedIn profile are consistent.</w:t>
      </w:r>
    </w:p>
    <w:p w14:paraId="5D90EBD0" w14:textId="77777777" w:rsidR="002B6045" w:rsidRPr="00260DD5" w:rsidRDefault="002B6045" w:rsidP="00260DD5">
      <w:pPr>
        <w:pStyle w:val="NormalWeb"/>
        <w:numPr>
          <w:ilvl w:val="0"/>
          <w:numId w:val="73"/>
        </w:numPr>
        <w:jc w:val="both"/>
        <w:rPr>
          <w:rFonts w:asciiTheme="majorBidi" w:hAnsiTheme="majorBidi" w:cstheme="majorBidi"/>
          <w:color w:val="0070C0"/>
        </w:rPr>
      </w:pPr>
      <w:r w:rsidRPr="00260DD5">
        <w:rPr>
          <w:rFonts w:asciiTheme="majorBidi" w:hAnsiTheme="majorBidi" w:cstheme="majorBidi"/>
          <w:color w:val="0070C0"/>
        </w:rPr>
        <w:t>The resume highlights the important requirements mentioned in the job description.</w:t>
      </w:r>
    </w:p>
    <w:p w14:paraId="1BB37843" w14:textId="77777777" w:rsidR="002B6045" w:rsidRPr="00260DD5" w:rsidRDefault="002B6045" w:rsidP="00260DD5">
      <w:pPr>
        <w:pStyle w:val="NormalWeb"/>
        <w:numPr>
          <w:ilvl w:val="0"/>
          <w:numId w:val="73"/>
        </w:numPr>
        <w:jc w:val="both"/>
        <w:rPr>
          <w:rFonts w:asciiTheme="majorBidi" w:hAnsiTheme="majorBidi" w:cstheme="majorBidi"/>
          <w:color w:val="0070C0"/>
        </w:rPr>
      </w:pPr>
      <w:r w:rsidRPr="00260DD5">
        <w:rPr>
          <w:rFonts w:asciiTheme="majorBidi" w:hAnsiTheme="majorBidi" w:cstheme="majorBidi"/>
          <w:color w:val="0070C0"/>
        </w:rPr>
        <w:t>The cover letter addresses the specific requirements of the advertised role.</w:t>
      </w:r>
    </w:p>
    <w:p w14:paraId="4F1952D1" w14:textId="77777777" w:rsidR="002B6045" w:rsidRPr="00260DD5" w:rsidRDefault="002B6045" w:rsidP="00260DD5">
      <w:pPr>
        <w:pStyle w:val="NormalWeb"/>
        <w:numPr>
          <w:ilvl w:val="0"/>
          <w:numId w:val="73"/>
        </w:numPr>
        <w:jc w:val="both"/>
        <w:rPr>
          <w:rFonts w:asciiTheme="majorBidi" w:hAnsiTheme="majorBidi" w:cstheme="majorBidi"/>
          <w:color w:val="0070C0"/>
        </w:rPr>
      </w:pPr>
      <w:r w:rsidRPr="00260DD5">
        <w:rPr>
          <w:rFonts w:asciiTheme="majorBidi" w:hAnsiTheme="majorBidi" w:cstheme="majorBidi"/>
          <w:color w:val="0070C0"/>
        </w:rPr>
        <w:t>The resume, cover letter, and LinkedIn profile all align with each other.</w:t>
      </w:r>
    </w:p>
    <w:p w14:paraId="198B09C6"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This alignment helps hiring managers understand why we are a good fit based on our experience and training.</w:t>
      </w:r>
    </w:p>
    <w:p w14:paraId="0602AF59" w14:textId="77777777" w:rsidR="002B6045" w:rsidRPr="00260DD5" w:rsidRDefault="002B6045" w:rsidP="00260DD5">
      <w:pPr>
        <w:pStyle w:val="Heading2"/>
        <w:jc w:val="both"/>
      </w:pPr>
      <w:bookmarkStart w:id="65" w:name="_Toc236217374"/>
      <w:r w:rsidRPr="00260DD5">
        <w:lastRenderedPageBreak/>
        <w:t>Building Practical Experience</w:t>
      </w:r>
      <w:bookmarkEnd w:id="65"/>
    </w:p>
    <w:p w14:paraId="300DA893"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Practical experience is often more valuable than simply listing years of experience.</w:t>
      </w:r>
    </w:p>
    <w:p w14:paraId="1708CE92"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If we are just starting our careers, we should gain experience through activities such as:</w:t>
      </w:r>
    </w:p>
    <w:p w14:paraId="47E96F3C" w14:textId="77777777" w:rsidR="002B6045" w:rsidRPr="00260DD5" w:rsidRDefault="002B6045" w:rsidP="00260DD5">
      <w:pPr>
        <w:pStyle w:val="NormalWeb"/>
        <w:numPr>
          <w:ilvl w:val="0"/>
          <w:numId w:val="74"/>
        </w:numPr>
        <w:jc w:val="both"/>
        <w:rPr>
          <w:rFonts w:asciiTheme="majorBidi" w:hAnsiTheme="majorBidi" w:cstheme="majorBidi"/>
          <w:color w:val="EE0000"/>
        </w:rPr>
      </w:pPr>
      <w:r w:rsidRPr="00260DD5">
        <w:rPr>
          <w:rFonts w:asciiTheme="majorBidi" w:hAnsiTheme="majorBidi" w:cstheme="majorBidi"/>
          <w:color w:val="EE0000"/>
        </w:rPr>
        <w:t>Participating in hackathons.</w:t>
      </w:r>
    </w:p>
    <w:p w14:paraId="615D337A" w14:textId="77777777" w:rsidR="002B6045" w:rsidRPr="00260DD5" w:rsidRDefault="002B6045" w:rsidP="00260DD5">
      <w:pPr>
        <w:pStyle w:val="NormalWeb"/>
        <w:numPr>
          <w:ilvl w:val="0"/>
          <w:numId w:val="74"/>
        </w:numPr>
        <w:jc w:val="both"/>
        <w:rPr>
          <w:rFonts w:asciiTheme="majorBidi" w:hAnsiTheme="majorBidi" w:cstheme="majorBidi"/>
          <w:color w:val="EE0000"/>
        </w:rPr>
      </w:pPr>
      <w:r w:rsidRPr="00260DD5">
        <w:rPr>
          <w:rFonts w:asciiTheme="majorBidi" w:hAnsiTheme="majorBidi" w:cstheme="majorBidi"/>
          <w:color w:val="EE0000"/>
        </w:rPr>
        <w:t>Completing internships.</w:t>
      </w:r>
    </w:p>
    <w:p w14:paraId="4F8CB1A0" w14:textId="77777777" w:rsidR="002B6045" w:rsidRPr="00260DD5" w:rsidRDefault="002B6045" w:rsidP="00260DD5">
      <w:pPr>
        <w:pStyle w:val="NormalWeb"/>
        <w:numPr>
          <w:ilvl w:val="0"/>
          <w:numId w:val="74"/>
        </w:numPr>
        <w:jc w:val="both"/>
        <w:rPr>
          <w:rFonts w:asciiTheme="majorBidi" w:hAnsiTheme="majorBidi" w:cstheme="majorBidi"/>
          <w:color w:val="EE0000"/>
        </w:rPr>
      </w:pPr>
      <w:r w:rsidRPr="00260DD5">
        <w:rPr>
          <w:rFonts w:asciiTheme="majorBidi" w:hAnsiTheme="majorBidi" w:cstheme="majorBidi"/>
          <w:color w:val="EE0000"/>
        </w:rPr>
        <w:t>Entering Kaggle competitions.</w:t>
      </w:r>
    </w:p>
    <w:p w14:paraId="63872CF3" w14:textId="77777777" w:rsidR="002B6045" w:rsidRPr="00260DD5" w:rsidRDefault="002B6045" w:rsidP="00260DD5">
      <w:pPr>
        <w:pStyle w:val="NormalWeb"/>
        <w:numPr>
          <w:ilvl w:val="0"/>
          <w:numId w:val="74"/>
        </w:numPr>
        <w:jc w:val="both"/>
        <w:rPr>
          <w:rFonts w:asciiTheme="majorBidi" w:hAnsiTheme="majorBidi" w:cstheme="majorBidi"/>
          <w:color w:val="EE0000"/>
        </w:rPr>
      </w:pPr>
      <w:r w:rsidRPr="00260DD5">
        <w:rPr>
          <w:rFonts w:asciiTheme="majorBidi" w:hAnsiTheme="majorBidi" w:cstheme="majorBidi"/>
          <w:color w:val="EE0000"/>
        </w:rPr>
        <w:t>Building our own projects.</w:t>
      </w:r>
    </w:p>
    <w:p w14:paraId="53D460B6" w14:textId="77777777" w:rsidR="002B6045" w:rsidRPr="00260DD5" w:rsidRDefault="002B6045" w:rsidP="00260DD5">
      <w:pPr>
        <w:pStyle w:val="NormalWeb"/>
        <w:numPr>
          <w:ilvl w:val="0"/>
          <w:numId w:val="74"/>
        </w:numPr>
        <w:jc w:val="both"/>
        <w:rPr>
          <w:rFonts w:asciiTheme="majorBidi" w:hAnsiTheme="majorBidi" w:cstheme="majorBidi"/>
          <w:color w:val="EE0000"/>
        </w:rPr>
      </w:pPr>
      <w:r w:rsidRPr="00260DD5">
        <w:rPr>
          <w:rFonts w:asciiTheme="majorBidi" w:hAnsiTheme="majorBidi" w:cstheme="majorBidi"/>
          <w:color w:val="EE0000"/>
        </w:rPr>
        <w:t>Publishing project articles on a blog platform.</w:t>
      </w:r>
    </w:p>
    <w:p w14:paraId="158EF851" w14:textId="77777777" w:rsidR="002B6045" w:rsidRPr="00260DD5" w:rsidRDefault="002B6045" w:rsidP="00260DD5">
      <w:pPr>
        <w:pStyle w:val="NormalWeb"/>
        <w:numPr>
          <w:ilvl w:val="0"/>
          <w:numId w:val="74"/>
        </w:numPr>
        <w:jc w:val="both"/>
        <w:rPr>
          <w:rFonts w:asciiTheme="majorBidi" w:hAnsiTheme="majorBidi" w:cstheme="majorBidi"/>
          <w:color w:val="EE0000"/>
        </w:rPr>
      </w:pPr>
      <w:r w:rsidRPr="00260DD5">
        <w:rPr>
          <w:rFonts w:asciiTheme="majorBidi" w:hAnsiTheme="majorBidi" w:cstheme="majorBidi"/>
          <w:color w:val="EE0000"/>
        </w:rPr>
        <w:t>Publishing source code on GitHub.</w:t>
      </w:r>
    </w:p>
    <w:p w14:paraId="28D8F8DE" w14:textId="77777777" w:rsidR="002B6045" w:rsidRPr="00260DD5" w:rsidRDefault="002B6045" w:rsidP="00260DD5">
      <w:pPr>
        <w:pStyle w:val="NormalWeb"/>
        <w:numPr>
          <w:ilvl w:val="0"/>
          <w:numId w:val="74"/>
        </w:numPr>
        <w:jc w:val="both"/>
        <w:rPr>
          <w:rFonts w:asciiTheme="majorBidi" w:hAnsiTheme="majorBidi" w:cstheme="majorBidi"/>
          <w:color w:val="EE0000"/>
        </w:rPr>
      </w:pPr>
      <w:r w:rsidRPr="00260DD5">
        <w:rPr>
          <w:rFonts w:asciiTheme="majorBidi" w:hAnsiTheme="majorBidi" w:cstheme="majorBidi"/>
          <w:color w:val="EE0000"/>
        </w:rPr>
        <w:t>Recording YouTube videos to demonstrate our work.</w:t>
      </w:r>
    </w:p>
    <w:p w14:paraId="26D03464"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These activities help showcase practical skills and commitment to continuous learning.</w:t>
      </w:r>
    </w:p>
    <w:p w14:paraId="1C76AEB5" w14:textId="77777777" w:rsidR="002B6045" w:rsidRPr="00260DD5" w:rsidRDefault="002B6045" w:rsidP="00260DD5">
      <w:pPr>
        <w:pStyle w:val="Heading2"/>
        <w:jc w:val="both"/>
      </w:pPr>
      <w:bookmarkStart w:id="66" w:name="_Toc236217375"/>
      <w:r w:rsidRPr="00260DD5">
        <w:t>Writing an Effective Cover Letter</w:t>
      </w:r>
      <w:bookmarkEnd w:id="66"/>
    </w:p>
    <w:p w14:paraId="10190915"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A strong cover letter should directly address the job description.</w:t>
      </w:r>
    </w:p>
    <w:p w14:paraId="2B7E2E5E"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For each requirement listed in the job description, we should:</w:t>
      </w:r>
    </w:p>
    <w:p w14:paraId="22C5876B" w14:textId="77777777" w:rsidR="002B6045" w:rsidRPr="00260DD5" w:rsidRDefault="002B6045" w:rsidP="00260DD5">
      <w:pPr>
        <w:pStyle w:val="NormalWeb"/>
        <w:numPr>
          <w:ilvl w:val="0"/>
          <w:numId w:val="75"/>
        </w:numPr>
        <w:jc w:val="both"/>
        <w:rPr>
          <w:rFonts w:asciiTheme="majorBidi" w:hAnsiTheme="majorBidi" w:cstheme="majorBidi"/>
          <w:color w:val="0070C0"/>
        </w:rPr>
      </w:pPr>
      <w:r w:rsidRPr="00260DD5">
        <w:rPr>
          <w:rFonts w:asciiTheme="majorBidi" w:hAnsiTheme="majorBidi" w:cstheme="majorBidi"/>
          <w:color w:val="0070C0"/>
        </w:rPr>
        <w:t>Explain where we gained the required experience.</w:t>
      </w:r>
    </w:p>
    <w:p w14:paraId="0EE8E15A" w14:textId="77777777" w:rsidR="002B6045" w:rsidRPr="00260DD5" w:rsidRDefault="002B6045" w:rsidP="00260DD5">
      <w:pPr>
        <w:pStyle w:val="NormalWeb"/>
        <w:numPr>
          <w:ilvl w:val="0"/>
          <w:numId w:val="75"/>
        </w:numPr>
        <w:jc w:val="both"/>
        <w:rPr>
          <w:rFonts w:asciiTheme="majorBidi" w:hAnsiTheme="majorBidi" w:cstheme="majorBidi"/>
          <w:color w:val="0070C0"/>
        </w:rPr>
      </w:pPr>
      <w:r w:rsidRPr="00260DD5">
        <w:rPr>
          <w:rFonts w:asciiTheme="majorBidi" w:hAnsiTheme="majorBidi" w:cstheme="majorBidi"/>
          <w:color w:val="0070C0"/>
        </w:rPr>
        <w:t>Describe how our previous work prepared us for the role.</w:t>
      </w:r>
    </w:p>
    <w:p w14:paraId="1719E621" w14:textId="77777777" w:rsidR="002B6045" w:rsidRPr="00260DD5" w:rsidRDefault="002B6045" w:rsidP="00260DD5">
      <w:pPr>
        <w:pStyle w:val="NormalWeb"/>
        <w:numPr>
          <w:ilvl w:val="0"/>
          <w:numId w:val="75"/>
        </w:numPr>
        <w:jc w:val="both"/>
        <w:rPr>
          <w:rFonts w:asciiTheme="majorBidi" w:hAnsiTheme="majorBidi" w:cstheme="majorBidi"/>
          <w:color w:val="0070C0"/>
        </w:rPr>
      </w:pPr>
      <w:r w:rsidRPr="00260DD5">
        <w:rPr>
          <w:rFonts w:asciiTheme="majorBidi" w:hAnsiTheme="majorBidi" w:cstheme="majorBidi"/>
          <w:color w:val="0070C0"/>
        </w:rPr>
        <w:t>If we do not yet possess a particular skill or experience, explain how we plan to acquire it.</w:t>
      </w:r>
    </w:p>
    <w:p w14:paraId="579E4ED0"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This demonstrates initiative and a willingness to learn.</w:t>
      </w:r>
    </w:p>
    <w:p w14:paraId="6F425EB2" w14:textId="77777777" w:rsidR="002B6045" w:rsidRPr="00260DD5" w:rsidRDefault="002B6045" w:rsidP="00260DD5">
      <w:pPr>
        <w:pStyle w:val="Heading2"/>
        <w:jc w:val="both"/>
      </w:pPr>
      <w:bookmarkStart w:id="67" w:name="_Toc236217376"/>
      <w:r w:rsidRPr="00260DD5">
        <w:t>Keeping the Resume Concise</w:t>
      </w:r>
      <w:bookmarkEnd w:id="67"/>
    </w:p>
    <w:p w14:paraId="6037CA66" w14:textId="77777777" w:rsidR="002B6045" w:rsidRPr="00260DD5" w:rsidRDefault="002B6045" w:rsidP="00260DD5">
      <w:pPr>
        <w:pStyle w:val="NormalWeb"/>
        <w:jc w:val="both"/>
        <w:rPr>
          <w:rFonts w:asciiTheme="majorBidi" w:hAnsiTheme="majorBidi" w:cstheme="majorBidi"/>
          <w:color w:val="EE0000"/>
        </w:rPr>
      </w:pPr>
      <w:r w:rsidRPr="00260DD5">
        <w:rPr>
          <w:rFonts w:asciiTheme="majorBidi" w:hAnsiTheme="majorBidi" w:cstheme="majorBidi"/>
          <w:color w:val="EE0000"/>
        </w:rPr>
        <w:t>A clean, one-page resume is generally considered the gold standard.</w:t>
      </w:r>
    </w:p>
    <w:p w14:paraId="575C8F15"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Many professional templates are available online, allowing us to choose one that matches our style.</w:t>
      </w:r>
    </w:p>
    <w:p w14:paraId="14EA0547"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Resumes longer than one page may not be read completely because they can indicate that the applicant is unable to communicate information concisely.</w:t>
      </w:r>
    </w:p>
    <w:p w14:paraId="70D936CD" w14:textId="77777777" w:rsidR="002B6045" w:rsidRPr="00260DD5" w:rsidRDefault="002B6045" w:rsidP="00260DD5">
      <w:pPr>
        <w:pStyle w:val="Heading2"/>
        <w:jc w:val="both"/>
      </w:pPr>
      <w:bookmarkStart w:id="68" w:name="_Toc236217377"/>
      <w:r w:rsidRPr="00260DD5">
        <w:t>Tailoring the Resume for Different Roles</w:t>
      </w:r>
      <w:bookmarkEnd w:id="68"/>
    </w:p>
    <w:p w14:paraId="581857A6" w14:textId="77777777" w:rsidR="002B6045" w:rsidRPr="00260DD5" w:rsidRDefault="002B6045" w:rsidP="00260DD5">
      <w:pPr>
        <w:pStyle w:val="NormalWeb"/>
        <w:jc w:val="both"/>
        <w:rPr>
          <w:rFonts w:asciiTheme="majorBidi" w:hAnsiTheme="majorBidi" w:cstheme="majorBidi"/>
          <w:color w:val="0070C0"/>
        </w:rPr>
      </w:pPr>
      <w:r w:rsidRPr="00260DD5">
        <w:rPr>
          <w:rFonts w:asciiTheme="majorBidi" w:hAnsiTheme="majorBidi" w:cstheme="majorBidi"/>
          <w:color w:val="0070C0"/>
        </w:rPr>
        <w:t>Relevant experience should match the position being applied for.</w:t>
      </w:r>
    </w:p>
    <w:p w14:paraId="38E75AD7" w14:textId="77777777" w:rsidR="002B6045" w:rsidRPr="00260DD5" w:rsidRDefault="002B6045" w:rsidP="00260DD5">
      <w:pPr>
        <w:pStyle w:val="NormalWeb"/>
        <w:jc w:val="both"/>
        <w:rPr>
          <w:rFonts w:asciiTheme="majorBidi" w:hAnsiTheme="majorBidi" w:cstheme="majorBidi"/>
          <w:color w:val="0070C0"/>
        </w:rPr>
      </w:pPr>
      <w:r w:rsidRPr="00260DD5">
        <w:rPr>
          <w:rFonts w:asciiTheme="majorBidi" w:hAnsiTheme="majorBidi" w:cstheme="majorBidi"/>
          <w:color w:val="0070C0"/>
        </w:rPr>
        <w:t>For example:</w:t>
      </w:r>
    </w:p>
    <w:p w14:paraId="1E94B449" w14:textId="77777777" w:rsidR="002B6045" w:rsidRPr="00260DD5" w:rsidRDefault="002B6045" w:rsidP="00260DD5">
      <w:pPr>
        <w:pStyle w:val="NormalWeb"/>
        <w:numPr>
          <w:ilvl w:val="0"/>
          <w:numId w:val="76"/>
        </w:numPr>
        <w:jc w:val="both"/>
        <w:rPr>
          <w:rFonts w:asciiTheme="majorBidi" w:hAnsiTheme="majorBidi" w:cstheme="majorBidi"/>
          <w:color w:val="0070C0"/>
        </w:rPr>
      </w:pPr>
      <w:r w:rsidRPr="00260DD5">
        <w:rPr>
          <w:rFonts w:asciiTheme="majorBidi" w:hAnsiTheme="majorBidi" w:cstheme="majorBidi"/>
          <w:color w:val="0070C0"/>
        </w:rPr>
        <w:t xml:space="preserve">If applying for a </w:t>
      </w:r>
      <w:r w:rsidRPr="00260DD5">
        <w:rPr>
          <w:rStyle w:val="Strong"/>
          <w:rFonts w:asciiTheme="majorBidi" w:hAnsiTheme="majorBidi" w:cstheme="majorBidi"/>
          <w:color w:val="0070C0"/>
        </w:rPr>
        <w:t>Machine Learning</w:t>
      </w:r>
      <w:r w:rsidRPr="00260DD5">
        <w:rPr>
          <w:rFonts w:asciiTheme="majorBidi" w:hAnsiTheme="majorBidi" w:cstheme="majorBidi"/>
          <w:color w:val="0070C0"/>
        </w:rPr>
        <w:t xml:space="preserve"> position, the resume should emphasize machine learning projects and experience.</w:t>
      </w:r>
    </w:p>
    <w:p w14:paraId="49D5279D" w14:textId="77777777" w:rsidR="002B6045" w:rsidRPr="00260DD5" w:rsidRDefault="002B6045" w:rsidP="00260DD5">
      <w:pPr>
        <w:pStyle w:val="NormalWeb"/>
        <w:numPr>
          <w:ilvl w:val="0"/>
          <w:numId w:val="76"/>
        </w:numPr>
        <w:jc w:val="both"/>
        <w:rPr>
          <w:rFonts w:asciiTheme="majorBidi" w:hAnsiTheme="majorBidi" w:cstheme="majorBidi"/>
          <w:color w:val="0070C0"/>
        </w:rPr>
      </w:pPr>
      <w:r w:rsidRPr="00260DD5">
        <w:rPr>
          <w:rFonts w:asciiTheme="majorBidi" w:hAnsiTheme="majorBidi" w:cstheme="majorBidi"/>
          <w:color w:val="0070C0"/>
        </w:rPr>
        <w:lastRenderedPageBreak/>
        <w:t>If the resume mainly highlights data visualization projects, it may not present us as the strongest candidate for a machine learning role.</w:t>
      </w:r>
    </w:p>
    <w:p w14:paraId="115D9CBC"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For this reason, it is often beneficial to create multiple versions of a resume for different career paths.</w:t>
      </w:r>
    </w:p>
    <w:p w14:paraId="4F52A4F3"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Examples include:</w:t>
      </w:r>
    </w:p>
    <w:p w14:paraId="308ED126" w14:textId="77777777" w:rsidR="002B6045" w:rsidRPr="00260DD5" w:rsidRDefault="002B6045" w:rsidP="00260DD5">
      <w:pPr>
        <w:pStyle w:val="NormalWeb"/>
        <w:numPr>
          <w:ilvl w:val="0"/>
          <w:numId w:val="77"/>
        </w:numPr>
        <w:jc w:val="both"/>
        <w:rPr>
          <w:rFonts w:asciiTheme="majorBidi" w:hAnsiTheme="majorBidi" w:cstheme="majorBidi"/>
        </w:rPr>
      </w:pPr>
      <w:r w:rsidRPr="00260DD5">
        <w:rPr>
          <w:rStyle w:val="Strong"/>
          <w:rFonts w:asciiTheme="majorBidi" w:hAnsiTheme="majorBidi" w:cstheme="majorBidi"/>
        </w:rPr>
        <w:t>Business Data Science Resume</w:t>
      </w:r>
    </w:p>
    <w:p w14:paraId="71FA7498" w14:textId="77777777" w:rsidR="002B6045" w:rsidRPr="00260DD5" w:rsidRDefault="002B6045" w:rsidP="00260DD5">
      <w:pPr>
        <w:pStyle w:val="NormalWeb"/>
        <w:numPr>
          <w:ilvl w:val="1"/>
          <w:numId w:val="77"/>
        </w:numPr>
        <w:jc w:val="both"/>
        <w:rPr>
          <w:rFonts w:asciiTheme="majorBidi" w:hAnsiTheme="majorBidi" w:cstheme="majorBidi"/>
        </w:rPr>
      </w:pPr>
      <w:r w:rsidRPr="00260DD5">
        <w:rPr>
          <w:rFonts w:asciiTheme="majorBidi" w:hAnsiTheme="majorBidi" w:cstheme="majorBidi"/>
        </w:rPr>
        <w:t>Communication skills.</w:t>
      </w:r>
    </w:p>
    <w:p w14:paraId="3057EA99" w14:textId="77777777" w:rsidR="002B6045" w:rsidRPr="00260DD5" w:rsidRDefault="002B6045" w:rsidP="00260DD5">
      <w:pPr>
        <w:pStyle w:val="NormalWeb"/>
        <w:numPr>
          <w:ilvl w:val="1"/>
          <w:numId w:val="77"/>
        </w:numPr>
        <w:jc w:val="both"/>
        <w:rPr>
          <w:rFonts w:asciiTheme="majorBidi" w:hAnsiTheme="majorBidi" w:cstheme="majorBidi"/>
        </w:rPr>
      </w:pPr>
      <w:r w:rsidRPr="00260DD5">
        <w:rPr>
          <w:rFonts w:asciiTheme="majorBidi" w:hAnsiTheme="majorBidi" w:cstheme="majorBidi"/>
        </w:rPr>
        <w:t>Data visualization.</w:t>
      </w:r>
    </w:p>
    <w:p w14:paraId="37CFC154" w14:textId="77777777" w:rsidR="002B6045" w:rsidRPr="00260DD5" w:rsidRDefault="002B6045" w:rsidP="00260DD5">
      <w:pPr>
        <w:pStyle w:val="NormalWeb"/>
        <w:numPr>
          <w:ilvl w:val="1"/>
          <w:numId w:val="77"/>
        </w:numPr>
        <w:jc w:val="both"/>
        <w:rPr>
          <w:rFonts w:asciiTheme="majorBidi" w:hAnsiTheme="majorBidi" w:cstheme="majorBidi"/>
        </w:rPr>
      </w:pPr>
      <w:r w:rsidRPr="00260DD5">
        <w:rPr>
          <w:rFonts w:asciiTheme="majorBidi" w:hAnsiTheme="majorBidi" w:cstheme="majorBidi"/>
        </w:rPr>
        <w:t>Business delivery and stakeholder interaction.</w:t>
      </w:r>
    </w:p>
    <w:p w14:paraId="383893E0" w14:textId="77777777" w:rsidR="002B6045" w:rsidRPr="00260DD5" w:rsidRDefault="002B6045" w:rsidP="00260DD5">
      <w:pPr>
        <w:pStyle w:val="NormalWeb"/>
        <w:numPr>
          <w:ilvl w:val="0"/>
          <w:numId w:val="77"/>
        </w:numPr>
        <w:jc w:val="both"/>
        <w:rPr>
          <w:rFonts w:asciiTheme="majorBidi" w:hAnsiTheme="majorBidi" w:cstheme="majorBidi"/>
        </w:rPr>
      </w:pPr>
      <w:r w:rsidRPr="00260DD5">
        <w:rPr>
          <w:rStyle w:val="Strong"/>
          <w:rFonts w:asciiTheme="majorBidi" w:hAnsiTheme="majorBidi" w:cstheme="majorBidi"/>
        </w:rPr>
        <w:t>Machine Learning or Statistics-Focused Resume</w:t>
      </w:r>
    </w:p>
    <w:p w14:paraId="6D8DC27A" w14:textId="77777777" w:rsidR="002B6045" w:rsidRPr="00260DD5" w:rsidRDefault="002B6045" w:rsidP="00260DD5">
      <w:pPr>
        <w:pStyle w:val="NormalWeb"/>
        <w:numPr>
          <w:ilvl w:val="1"/>
          <w:numId w:val="77"/>
        </w:numPr>
        <w:jc w:val="both"/>
        <w:rPr>
          <w:rFonts w:asciiTheme="majorBidi" w:hAnsiTheme="majorBidi" w:cstheme="majorBidi"/>
        </w:rPr>
      </w:pPr>
      <w:r w:rsidRPr="00260DD5">
        <w:rPr>
          <w:rFonts w:asciiTheme="majorBidi" w:hAnsiTheme="majorBidi" w:cstheme="majorBidi"/>
        </w:rPr>
        <w:t>Machine learning expertise.</w:t>
      </w:r>
    </w:p>
    <w:p w14:paraId="726AB4CF" w14:textId="77777777" w:rsidR="002B6045" w:rsidRPr="00260DD5" w:rsidRDefault="002B6045" w:rsidP="00260DD5">
      <w:pPr>
        <w:pStyle w:val="NormalWeb"/>
        <w:numPr>
          <w:ilvl w:val="1"/>
          <w:numId w:val="77"/>
        </w:numPr>
        <w:jc w:val="both"/>
        <w:rPr>
          <w:rFonts w:asciiTheme="majorBidi" w:hAnsiTheme="majorBidi" w:cstheme="majorBidi"/>
        </w:rPr>
      </w:pPr>
      <w:r w:rsidRPr="00260DD5">
        <w:rPr>
          <w:rFonts w:asciiTheme="majorBidi" w:hAnsiTheme="majorBidi" w:cstheme="majorBidi"/>
        </w:rPr>
        <w:t>Statistical knowledge.</w:t>
      </w:r>
    </w:p>
    <w:p w14:paraId="02A75806" w14:textId="77777777" w:rsidR="002B6045" w:rsidRPr="00260DD5" w:rsidRDefault="002B6045" w:rsidP="00260DD5">
      <w:pPr>
        <w:pStyle w:val="NormalWeb"/>
        <w:numPr>
          <w:ilvl w:val="1"/>
          <w:numId w:val="77"/>
        </w:numPr>
        <w:jc w:val="both"/>
        <w:rPr>
          <w:rFonts w:asciiTheme="majorBidi" w:hAnsiTheme="majorBidi" w:cstheme="majorBidi"/>
        </w:rPr>
      </w:pPr>
      <w:r w:rsidRPr="00260DD5">
        <w:rPr>
          <w:rFonts w:asciiTheme="majorBidi" w:hAnsiTheme="majorBidi" w:cstheme="majorBidi"/>
        </w:rPr>
        <w:t>Technical skills and model development.</w:t>
      </w:r>
    </w:p>
    <w:p w14:paraId="68E8842B"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Each resume should emphasize the skills that best match the target position.</w:t>
      </w:r>
    </w:p>
    <w:p w14:paraId="3B2342FC" w14:textId="77777777" w:rsidR="002B6045" w:rsidRPr="00260DD5" w:rsidRDefault="002B6045" w:rsidP="00260DD5">
      <w:pPr>
        <w:pStyle w:val="Heading2"/>
        <w:jc w:val="both"/>
      </w:pPr>
      <w:bookmarkStart w:id="69" w:name="_Toc236217378"/>
      <w:r w:rsidRPr="00260DD5">
        <w:t>Important Skills and Experiences for Data Science Careers</w:t>
      </w:r>
      <w:bookmarkEnd w:id="69"/>
    </w:p>
    <w:p w14:paraId="52CD9476"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Strong data science candidates should develop expertise in several areas.</w:t>
      </w:r>
    </w:p>
    <w:p w14:paraId="33C567AE" w14:textId="77777777" w:rsidR="002B6045" w:rsidRPr="00260DD5" w:rsidRDefault="002B6045" w:rsidP="00260DD5">
      <w:pPr>
        <w:pStyle w:val="Heading3"/>
        <w:jc w:val="both"/>
      </w:pPr>
      <w:bookmarkStart w:id="70" w:name="_Toc236217379"/>
      <w:r w:rsidRPr="00260DD5">
        <w:t>Technical Skills</w:t>
      </w:r>
      <w:bookmarkEnd w:id="70"/>
    </w:p>
    <w:p w14:paraId="37275EDF" w14:textId="77777777" w:rsidR="002B6045" w:rsidRPr="00260DD5" w:rsidRDefault="002B6045" w:rsidP="00260DD5">
      <w:pPr>
        <w:pStyle w:val="NormalWeb"/>
        <w:numPr>
          <w:ilvl w:val="0"/>
          <w:numId w:val="78"/>
        </w:numPr>
        <w:jc w:val="both"/>
        <w:rPr>
          <w:rFonts w:asciiTheme="majorBidi" w:hAnsiTheme="majorBidi" w:cstheme="majorBidi"/>
        </w:rPr>
      </w:pPr>
      <w:r w:rsidRPr="00260DD5">
        <w:rPr>
          <w:rFonts w:asciiTheme="majorBidi" w:hAnsiTheme="majorBidi" w:cstheme="majorBidi"/>
        </w:rPr>
        <w:t>Mathematics.</w:t>
      </w:r>
    </w:p>
    <w:p w14:paraId="7C6F509F" w14:textId="77777777" w:rsidR="002B6045" w:rsidRPr="00260DD5" w:rsidRDefault="002B6045" w:rsidP="00260DD5">
      <w:pPr>
        <w:pStyle w:val="NormalWeb"/>
        <w:numPr>
          <w:ilvl w:val="0"/>
          <w:numId w:val="78"/>
        </w:numPr>
        <w:jc w:val="both"/>
        <w:rPr>
          <w:rFonts w:asciiTheme="majorBidi" w:hAnsiTheme="majorBidi" w:cstheme="majorBidi"/>
        </w:rPr>
      </w:pPr>
      <w:r w:rsidRPr="00260DD5">
        <w:rPr>
          <w:rFonts w:asciiTheme="majorBidi" w:hAnsiTheme="majorBidi" w:cstheme="majorBidi"/>
        </w:rPr>
        <w:t>Statistics.</w:t>
      </w:r>
    </w:p>
    <w:p w14:paraId="5574EC21" w14:textId="77777777" w:rsidR="002B6045" w:rsidRPr="00260DD5" w:rsidRDefault="002B6045" w:rsidP="00260DD5">
      <w:pPr>
        <w:pStyle w:val="NormalWeb"/>
        <w:numPr>
          <w:ilvl w:val="0"/>
          <w:numId w:val="78"/>
        </w:numPr>
        <w:jc w:val="both"/>
        <w:rPr>
          <w:rFonts w:asciiTheme="majorBidi" w:hAnsiTheme="majorBidi" w:cstheme="majorBidi"/>
        </w:rPr>
      </w:pPr>
      <w:r w:rsidRPr="00260DD5">
        <w:rPr>
          <w:rFonts w:asciiTheme="majorBidi" w:hAnsiTheme="majorBidi" w:cstheme="majorBidi"/>
        </w:rPr>
        <w:t>Python programming.</w:t>
      </w:r>
    </w:p>
    <w:p w14:paraId="01939E4F" w14:textId="77777777" w:rsidR="002B6045" w:rsidRPr="00260DD5" w:rsidRDefault="002B6045" w:rsidP="00260DD5">
      <w:pPr>
        <w:pStyle w:val="NormalWeb"/>
        <w:numPr>
          <w:ilvl w:val="0"/>
          <w:numId w:val="78"/>
        </w:numPr>
        <w:jc w:val="both"/>
        <w:rPr>
          <w:rFonts w:asciiTheme="majorBidi" w:hAnsiTheme="majorBidi" w:cstheme="majorBidi"/>
        </w:rPr>
      </w:pPr>
      <w:r w:rsidRPr="00260DD5">
        <w:rPr>
          <w:rFonts w:asciiTheme="majorBidi" w:hAnsiTheme="majorBidi" w:cstheme="majorBidi"/>
        </w:rPr>
        <w:t>SQL.</w:t>
      </w:r>
    </w:p>
    <w:p w14:paraId="172CFAE4"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Professional certifications, such as IBM certification programs, are also considered valuable.</w:t>
      </w:r>
    </w:p>
    <w:p w14:paraId="33A1CD87" w14:textId="77777777" w:rsidR="002B6045" w:rsidRPr="00260DD5" w:rsidRDefault="002B6045" w:rsidP="00260DD5">
      <w:pPr>
        <w:pStyle w:val="Heading3"/>
        <w:jc w:val="both"/>
      </w:pPr>
      <w:bookmarkStart w:id="71" w:name="_Toc236217380"/>
      <w:r w:rsidRPr="00260DD5">
        <w:t>Practical Experience</w:t>
      </w:r>
      <w:bookmarkEnd w:id="71"/>
    </w:p>
    <w:p w14:paraId="61568B12"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Students should actively seek opportunities such as:</w:t>
      </w:r>
    </w:p>
    <w:p w14:paraId="50221D9F" w14:textId="77777777" w:rsidR="002B6045" w:rsidRPr="00260DD5" w:rsidRDefault="002B6045" w:rsidP="00260DD5">
      <w:pPr>
        <w:pStyle w:val="NormalWeb"/>
        <w:numPr>
          <w:ilvl w:val="0"/>
          <w:numId w:val="79"/>
        </w:numPr>
        <w:jc w:val="both"/>
        <w:rPr>
          <w:rFonts w:asciiTheme="majorBidi" w:hAnsiTheme="majorBidi" w:cstheme="majorBidi"/>
        </w:rPr>
      </w:pPr>
      <w:r w:rsidRPr="00260DD5">
        <w:rPr>
          <w:rFonts w:asciiTheme="majorBidi" w:hAnsiTheme="majorBidi" w:cstheme="majorBidi"/>
        </w:rPr>
        <w:t>Internships.</w:t>
      </w:r>
    </w:p>
    <w:p w14:paraId="47D74A75" w14:textId="77777777" w:rsidR="002B6045" w:rsidRPr="00260DD5" w:rsidRDefault="002B6045" w:rsidP="00260DD5">
      <w:pPr>
        <w:pStyle w:val="NormalWeb"/>
        <w:numPr>
          <w:ilvl w:val="0"/>
          <w:numId w:val="79"/>
        </w:numPr>
        <w:jc w:val="both"/>
        <w:rPr>
          <w:rFonts w:asciiTheme="majorBidi" w:hAnsiTheme="majorBidi" w:cstheme="majorBidi"/>
        </w:rPr>
      </w:pPr>
      <w:r w:rsidRPr="00260DD5">
        <w:rPr>
          <w:rFonts w:asciiTheme="majorBidi" w:hAnsiTheme="majorBidi" w:cstheme="majorBidi"/>
        </w:rPr>
        <w:t>College-supported placements.</w:t>
      </w:r>
    </w:p>
    <w:p w14:paraId="29504159" w14:textId="77777777" w:rsidR="002B6045" w:rsidRPr="00260DD5" w:rsidRDefault="002B6045" w:rsidP="00260DD5">
      <w:pPr>
        <w:pStyle w:val="NormalWeb"/>
        <w:numPr>
          <w:ilvl w:val="0"/>
          <w:numId w:val="79"/>
        </w:numPr>
        <w:jc w:val="both"/>
        <w:rPr>
          <w:rFonts w:asciiTheme="majorBidi" w:hAnsiTheme="majorBidi" w:cstheme="majorBidi"/>
        </w:rPr>
      </w:pPr>
      <w:r w:rsidRPr="00260DD5">
        <w:rPr>
          <w:rFonts w:asciiTheme="majorBidi" w:hAnsiTheme="majorBidi" w:cstheme="majorBidi"/>
        </w:rPr>
        <w:t>Research opportunities.</w:t>
      </w:r>
    </w:p>
    <w:p w14:paraId="06E7BAD1" w14:textId="77777777" w:rsidR="002B6045" w:rsidRPr="00260DD5" w:rsidRDefault="002B6045" w:rsidP="00260DD5">
      <w:pPr>
        <w:pStyle w:val="NormalWeb"/>
        <w:numPr>
          <w:ilvl w:val="0"/>
          <w:numId w:val="79"/>
        </w:numPr>
        <w:jc w:val="both"/>
        <w:rPr>
          <w:rFonts w:asciiTheme="majorBidi" w:hAnsiTheme="majorBidi" w:cstheme="majorBidi"/>
        </w:rPr>
      </w:pPr>
      <w:r w:rsidRPr="00260DD5">
        <w:rPr>
          <w:rFonts w:asciiTheme="majorBidi" w:hAnsiTheme="majorBidi" w:cstheme="majorBidi"/>
        </w:rPr>
        <w:t>Teaching assistant opportunities.</w:t>
      </w:r>
    </w:p>
    <w:p w14:paraId="02F6A258" w14:textId="77777777" w:rsidR="002B6045" w:rsidRPr="00260DD5" w:rsidRDefault="002B6045" w:rsidP="00260DD5">
      <w:pPr>
        <w:pStyle w:val="NormalWeb"/>
        <w:numPr>
          <w:ilvl w:val="0"/>
          <w:numId w:val="79"/>
        </w:numPr>
        <w:jc w:val="both"/>
        <w:rPr>
          <w:rFonts w:asciiTheme="majorBidi" w:hAnsiTheme="majorBidi" w:cstheme="majorBidi"/>
        </w:rPr>
      </w:pPr>
      <w:r w:rsidRPr="00260DD5">
        <w:rPr>
          <w:rFonts w:asciiTheme="majorBidi" w:hAnsiTheme="majorBidi" w:cstheme="majorBidi"/>
        </w:rPr>
        <w:t>Voluntary learning activities.</w:t>
      </w:r>
    </w:p>
    <w:p w14:paraId="4ABEC935" w14:textId="77777777" w:rsidR="002B6045" w:rsidRPr="00260DD5" w:rsidRDefault="002B6045" w:rsidP="00260DD5">
      <w:pPr>
        <w:pStyle w:val="NormalWeb"/>
        <w:numPr>
          <w:ilvl w:val="0"/>
          <w:numId w:val="79"/>
        </w:numPr>
        <w:jc w:val="both"/>
        <w:rPr>
          <w:rFonts w:asciiTheme="majorBidi" w:hAnsiTheme="majorBidi" w:cstheme="majorBidi"/>
        </w:rPr>
      </w:pPr>
      <w:r w:rsidRPr="00260DD5">
        <w:rPr>
          <w:rFonts w:asciiTheme="majorBidi" w:hAnsiTheme="majorBidi" w:cstheme="majorBidi"/>
        </w:rPr>
        <w:t>Data science meetups.</w:t>
      </w:r>
    </w:p>
    <w:p w14:paraId="1439DBC9" w14:textId="77777777" w:rsidR="002B6045" w:rsidRPr="00260DD5" w:rsidRDefault="002B6045" w:rsidP="00260DD5">
      <w:pPr>
        <w:pStyle w:val="NormalWeb"/>
        <w:numPr>
          <w:ilvl w:val="0"/>
          <w:numId w:val="79"/>
        </w:numPr>
        <w:jc w:val="both"/>
        <w:rPr>
          <w:rFonts w:asciiTheme="majorBidi" w:hAnsiTheme="majorBidi" w:cstheme="majorBidi"/>
        </w:rPr>
      </w:pPr>
      <w:r w:rsidRPr="00260DD5">
        <w:rPr>
          <w:rFonts w:asciiTheme="majorBidi" w:hAnsiTheme="majorBidi" w:cstheme="majorBidi"/>
        </w:rPr>
        <w:t>Professional networking sessions.</w:t>
      </w:r>
    </w:p>
    <w:p w14:paraId="0AB17D39" w14:textId="77777777" w:rsidR="002B6045" w:rsidRPr="00260DD5" w:rsidRDefault="002B6045" w:rsidP="00260DD5">
      <w:pPr>
        <w:pStyle w:val="NormalWeb"/>
        <w:jc w:val="both"/>
        <w:rPr>
          <w:rFonts w:asciiTheme="majorBidi" w:hAnsiTheme="majorBidi" w:cstheme="majorBidi"/>
        </w:rPr>
      </w:pPr>
      <w:r w:rsidRPr="00260DD5">
        <w:rPr>
          <w:rFonts w:asciiTheme="majorBidi" w:hAnsiTheme="majorBidi" w:cstheme="majorBidi"/>
        </w:rPr>
        <w:t>These experiences help develop practical knowledge and professional connections.</w:t>
      </w:r>
    </w:p>
    <w:p w14:paraId="561DA6F5" w14:textId="77777777" w:rsidR="002B6045" w:rsidRPr="00260DD5" w:rsidRDefault="002B6045" w:rsidP="00260DD5">
      <w:pPr>
        <w:pStyle w:val="Heading2"/>
        <w:jc w:val="both"/>
      </w:pPr>
      <w:bookmarkStart w:id="72" w:name="_Toc236217381"/>
      <w:r w:rsidRPr="00260DD5">
        <w:t>Recommended Learning Path</w:t>
      </w:r>
      <w:bookmarkEnd w:id="72"/>
    </w:p>
    <w:p w14:paraId="4A9AE822" w14:textId="77777777" w:rsidR="002B6045" w:rsidRPr="00260DD5" w:rsidRDefault="002B6045" w:rsidP="00260DD5">
      <w:pPr>
        <w:pStyle w:val="NormalWeb"/>
        <w:jc w:val="both"/>
        <w:rPr>
          <w:rFonts w:asciiTheme="majorBidi" w:hAnsiTheme="majorBidi" w:cstheme="majorBidi"/>
          <w:color w:val="0070C0"/>
        </w:rPr>
      </w:pPr>
      <w:r w:rsidRPr="00260DD5">
        <w:rPr>
          <w:rFonts w:asciiTheme="majorBidi" w:hAnsiTheme="majorBidi" w:cstheme="majorBidi"/>
          <w:color w:val="0070C0"/>
        </w:rPr>
        <w:t>A strong learning path for aspiring data scientists includes:</w:t>
      </w:r>
    </w:p>
    <w:p w14:paraId="33C8461B"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lastRenderedPageBreak/>
        <w:t>Build a theoretical foundation through university courses or Massive Open Online Courses (MOOCs), such as:</w:t>
      </w:r>
    </w:p>
    <w:p w14:paraId="253646E9" w14:textId="77777777" w:rsidR="002B6045" w:rsidRPr="00260DD5" w:rsidRDefault="002B6045" w:rsidP="00260DD5">
      <w:pPr>
        <w:pStyle w:val="NormalWeb"/>
        <w:numPr>
          <w:ilvl w:val="1"/>
          <w:numId w:val="80"/>
        </w:numPr>
        <w:jc w:val="both"/>
        <w:rPr>
          <w:rFonts w:asciiTheme="majorBidi" w:hAnsiTheme="majorBidi" w:cstheme="majorBidi"/>
          <w:color w:val="0070C0"/>
        </w:rPr>
      </w:pPr>
      <w:r w:rsidRPr="00260DD5">
        <w:rPr>
          <w:rFonts w:asciiTheme="majorBidi" w:hAnsiTheme="majorBidi" w:cstheme="majorBidi"/>
          <w:color w:val="0070C0"/>
        </w:rPr>
        <w:t>Coursera</w:t>
      </w:r>
    </w:p>
    <w:p w14:paraId="2E4B2EF7" w14:textId="77777777" w:rsidR="002B6045" w:rsidRPr="00260DD5" w:rsidRDefault="002B6045" w:rsidP="00260DD5">
      <w:pPr>
        <w:pStyle w:val="NormalWeb"/>
        <w:numPr>
          <w:ilvl w:val="1"/>
          <w:numId w:val="80"/>
        </w:numPr>
        <w:jc w:val="both"/>
        <w:rPr>
          <w:rFonts w:asciiTheme="majorBidi" w:hAnsiTheme="majorBidi" w:cstheme="majorBidi"/>
          <w:color w:val="0070C0"/>
        </w:rPr>
      </w:pPr>
      <w:r w:rsidRPr="00260DD5">
        <w:rPr>
          <w:rFonts w:asciiTheme="majorBidi" w:hAnsiTheme="majorBidi" w:cstheme="majorBidi"/>
          <w:color w:val="0070C0"/>
        </w:rPr>
        <w:t>edX</w:t>
      </w:r>
    </w:p>
    <w:p w14:paraId="155576CD"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t>Replicate published research papers by recreating the methods and code described in the papers.</w:t>
      </w:r>
    </w:p>
    <w:p w14:paraId="0ABB4B60"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t>Participate in Kaggle competitions.</w:t>
      </w:r>
    </w:p>
    <w:p w14:paraId="4E475E7E"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t>Gain practical experience by solving real-world problems.</w:t>
      </w:r>
    </w:p>
    <w:p w14:paraId="2300DF97"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t>Collaborate with colleagues on projects.</w:t>
      </w:r>
    </w:p>
    <w:p w14:paraId="738E7932"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t>Participate in hackathons.</w:t>
      </w:r>
    </w:p>
    <w:p w14:paraId="3BCC6F19"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t>Apply for junior-level data science positions.</w:t>
      </w:r>
    </w:p>
    <w:p w14:paraId="2CCED658" w14:textId="77777777" w:rsidR="002B6045" w:rsidRPr="00260DD5" w:rsidRDefault="002B6045" w:rsidP="00260DD5">
      <w:pPr>
        <w:pStyle w:val="NormalWeb"/>
        <w:numPr>
          <w:ilvl w:val="0"/>
          <w:numId w:val="80"/>
        </w:numPr>
        <w:jc w:val="both"/>
        <w:rPr>
          <w:rFonts w:asciiTheme="majorBidi" w:hAnsiTheme="majorBidi" w:cstheme="majorBidi"/>
          <w:color w:val="0070C0"/>
        </w:rPr>
      </w:pPr>
      <w:r w:rsidRPr="00260DD5">
        <w:rPr>
          <w:rFonts w:asciiTheme="majorBidi" w:hAnsiTheme="majorBidi" w:cstheme="majorBidi"/>
          <w:color w:val="0070C0"/>
        </w:rPr>
        <w:t>If a junior position is unavailable, begin with trainee or internship positions to build professional experience.</w:t>
      </w:r>
    </w:p>
    <w:p w14:paraId="1601B3A8" w14:textId="77777777" w:rsidR="002B6045" w:rsidRPr="00260DD5" w:rsidRDefault="002B6045" w:rsidP="00260DD5">
      <w:pPr>
        <w:pStyle w:val="Heading2"/>
        <w:jc w:val="both"/>
      </w:pPr>
      <w:bookmarkStart w:id="73" w:name="_Toc236217382"/>
      <w:r w:rsidRPr="00260DD5">
        <w:t>Key Takeaways</w:t>
      </w:r>
      <w:bookmarkEnd w:id="73"/>
    </w:p>
    <w:p w14:paraId="5A55E4A9"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Personalize every cover letter for the specific role.</w:t>
      </w:r>
    </w:p>
    <w:p w14:paraId="2C31FCD0"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Ensure the resume, cover letter, and LinkedIn profile are consistent.</w:t>
      </w:r>
    </w:p>
    <w:p w14:paraId="14BC941A"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Tailor the resume according to the job description.</w:t>
      </w:r>
    </w:p>
    <w:p w14:paraId="218A6970"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Highlight relevant experience for each position.</w:t>
      </w:r>
    </w:p>
    <w:p w14:paraId="55FBA5CF"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Keep the resume concise, preferably one page.</w:t>
      </w:r>
    </w:p>
    <w:p w14:paraId="3214D1EA"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Develop practical experience through internships, hackathons, Kaggle competitions, personal projects, GitHub, blogs, and YouTube.</w:t>
      </w:r>
    </w:p>
    <w:p w14:paraId="63C5BE12"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Build strong foundations in mathematics, statistics, Python, and SQL.</w:t>
      </w:r>
    </w:p>
    <w:p w14:paraId="34199DFE"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Strengthen theoretical knowledge through university courses or MOOCs such as Coursera and edX.</w:t>
      </w:r>
    </w:p>
    <w:p w14:paraId="55CEF0DD" w14:textId="77777777" w:rsidR="002B6045" w:rsidRPr="00260DD5" w:rsidRDefault="002B6045" w:rsidP="00260DD5">
      <w:pPr>
        <w:pStyle w:val="NormalWeb"/>
        <w:numPr>
          <w:ilvl w:val="0"/>
          <w:numId w:val="81"/>
        </w:numPr>
        <w:jc w:val="both"/>
        <w:rPr>
          <w:rFonts w:asciiTheme="majorBidi" w:hAnsiTheme="majorBidi" w:cstheme="majorBidi"/>
        </w:rPr>
      </w:pPr>
      <w:r w:rsidRPr="00260DD5">
        <w:rPr>
          <w:rFonts w:asciiTheme="majorBidi" w:hAnsiTheme="majorBidi" w:cstheme="majorBidi"/>
        </w:rPr>
        <w:t>Continue building practical experience to become competitive for junior or internship data science roles.</w:t>
      </w:r>
    </w:p>
    <w:p w14:paraId="3DD7FEA0" w14:textId="77777777" w:rsidR="008B6CFF" w:rsidRPr="00260DD5" w:rsidRDefault="008B6CFF" w:rsidP="00260DD5">
      <w:pPr>
        <w:pStyle w:val="Heading1"/>
        <w:jc w:val="both"/>
        <w:rPr>
          <w:rFonts w:cstheme="majorBidi"/>
        </w:rPr>
      </w:pPr>
      <w:bookmarkStart w:id="74" w:name="_Toc236217383"/>
      <w:r w:rsidRPr="00260DD5">
        <w:rPr>
          <w:rFonts w:cstheme="majorBidi"/>
        </w:rPr>
        <w:t>Draft Your Resume</w:t>
      </w:r>
      <w:bookmarkEnd w:id="74"/>
    </w:p>
    <w:p w14:paraId="22500D61" w14:textId="77777777" w:rsidR="008B6CFF" w:rsidRPr="00260DD5" w:rsidRDefault="008B6CFF" w:rsidP="00260DD5">
      <w:pPr>
        <w:pStyle w:val="Heading2"/>
        <w:jc w:val="both"/>
      </w:pPr>
      <w:bookmarkStart w:id="75" w:name="_Toc236217384"/>
      <w:r w:rsidRPr="00260DD5">
        <w:t>Learning Objectives</w:t>
      </w:r>
      <w:bookmarkEnd w:id="75"/>
    </w:p>
    <w:p w14:paraId="741E0020"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After completing this practice exercise, we will be able to:</w:t>
      </w:r>
    </w:p>
    <w:p w14:paraId="3DF7CD2D" w14:textId="77777777" w:rsidR="008B6CFF" w:rsidRPr="00260DD5" w:rsidRDefault="008B6CFF" w:rsidP="00260DD5">
      <w:pPr>
        <w:pStyle w:val="NormalWeb"/>
        <w:numPr>
          <w:ilvl w:val="0"/>
          <w:numId w:val="82"/>
        </w:numPr>
        <w:jc w:val="both"/>
        <w:rPr>
          <w:rFonts w:asciiTheme="majorBidi" w:hAnsiTheme="majorBidi" w:cstheme="majorBidi"/>
        </w:rPr>
      </w:pPr>
      <w:r w:rsidRPr="00260DD5">
        <w:rPr>
          <w:rFonts w:asciiTheme="majorBidi" w:hAnsiTheme="majorBidi" w:cstheme="majorBidi"/>
        </w:rPr>
        <w:t>Create a basic resume.</w:t>
      </w:r>
    </w:p>
    <w:p w14:paraId="6687136F" w14:textId="77777777" w:rsidR="008B6CFF" w:rsidRPr="00260DD5" w:rsidRDefault="008B6CFF" w:rsidP="00260DD5">
      <w:pPr>
        <w:pStyle w:val="NormalWeb"/>
        <w:numPr>
          <w:ilvl w:val="0"/>
          <w:numId w:val="82"/>
        </w:numPr>
        <w:jc w:val="both"/>
        <w:rPr>
          <w:rFonts w:asciiTheme="majorBidi" w:hAnsiTheme="majorBidi" w:cstheme="majorBidi"/>
        </w:rPr>
      </w:pPr>
      <w:r w:rsidRPr="00260DD5">
        <w:rPr>
          <w:rFonts w:asciiTheme="majorBidi" w:hAnsiTheme="majorBidi" w:cstheme="majorBidi"/>
        </w:rPr>
        <w:t>Describe how to edit the resume to fit different job applications.</w:t>
      </w:r>
    </w:p>
    <w:p w14:paraId="67016C3A" w14:textId="77777777" w:rsidR="008B6CFF" w:rsidRPr="00260DD5" w:rsidRDefault="008B6CFF" w:rsidP="00260DD5">
      <w:pPr>
        <w:pStyle w:val="Heading2"/>
        <w:jc w:val="both"/>
      </w:pPr>
      <w:bookmarkStart w:id="76" w:name="_Toc236217385"/>
      <w:r w:rsidRPr="00260DD5">
        <w:t>Prerequisites</w:t>
      </w:r>
      <w:bookmarkEnd w:id="76"/>
    </w:p>
    <w:p w14:paraId="3CA1E448"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We will need the following to complete this practice exercise:</w:t>
      </w:r>
    </w:p>
    <w:p w14:paraId="29BF779F" w14:textId="77777777" w:rsidR="008B6CFF" w:rsidRPr="00260DD5" w:rsidRDefault="008B6CFF" w:rsidP="00260DD5">
      <w:pPr>
        <w:pStyle w:val="NormalWeb"/>
        <w:numPr>
          <w:ilvl w:val="0"/>
          <w:numId w:val="83"/>
        </w:numPr>
        <w:jc w:val="both"/>
        <w:rPr>
          <w:rFonts w:asciiTheme="majorBidi" w:hAnsiTheme="majorBidi" w:cstheme="majorBidi"/>
        </w:rPr>
      </w:pPr>
      <w:r w:rsidRPr="00260DD5">
        <w:rPr>
          <w:rFonts w:asciiTheme="majorBidi" w:hAnsiTheme="majorBidi" w:cstheme="majorBidi"/>
        </w:rPr>
        <w:t>Word processing software.</w:t>
      </w:r>
    </w:p>
    <w:p w14:paraId="315CE3F5" w14:textId="77777777" w:rsidR="008B6CFF" w:rsidRPr="00260DD5" w:rsidRDefault="008B6CFF" w:rsidP="00260DD5">
      <w:pPr>
        <w:pStyle w:val="NormalWeb"/>
        <w:numPr>
          <w:ilvl w:val="0"/>
          <w:numId w:val="83"/>
        </w:numPr>
        <w:jc w:val="both"/>
        <w:rPr>
          <w:rFonts w:asciiTheme="majorBidi" w:hAnsiTheme="majorBidi" w:cstheme="majorBidi"/>
        </w:rPr>
      </w:pPr>
      <w:r w:rsidRPr="00260DD5">
        <w:rPr>
          <w:rFonts w:asciiTheme="majorBidi" w:hAnsiTheme="majorBidi" w:cstheme="majorBidi"/>
        </w:rPr>
        <w:t>A source of information about our past work experience and skills.</w:t>
      </w:r>
    </w:p>
    <w:p w14:paraId="53A1F5A2" w14:textId="77777777" w:rsidR="008B6CFF" w:rsidRPr="00260DD5" w:rsidRDefault="008B6CFF" w:rsidP="00260DD5">
      <w:pPr>
        <w:pStyle w:val="NormalWeb"/>
        <w:numPr>
          <w:ilvl w:val="0"/>
          <w:numId w:val="83"/>
        </w:numPr>
        <w:jc w:val="both"/>
        <w:rPr>
          <w:rFonts w:asciiTheme="majorBidi" w:hAnsiTheme="majorBidi" w:cstheme="majorBidi"/>
        </w:rPr>
      </w:pPr>
      <w:r w:rsidRPr="00260DD5">
        <w:rPr>
          <w:rFonts w:asciiTheme="majorBidi" w:hAnsiTheme="majorBidi" w:cstheme="majorBidi"/>
        </w:rPr>
        <w:t>An example job listing to practice tailoring the resume to a specific role.</w:t>
      </w:r>
    </w:p>
    <w:p w14:paraId="07593A92" w14:textId="77777777" w:rsidR="008B6CFF" w:rsidRPr="00260DD5" w:rsidRDefault="008B6CFF" w:rsidP="00260DD5">
      <w:pPr>
        <w:pStyle w:val="Heading2"/>
        <w:jc w:val="both"/>
      </w:pPr>
      <w:bookmarkStart w:id="77" w:name="_Toc236217386"/>
      <w:r w:rsidRPr="00260DD5">
        <w:lastRenderedPageBreak/>
        <w:t>Important Considerations</w:t>
      </w:r>
      <w:bookmarkEnd w:id="77"/>
    </w:p>
    <w:p w14:paraId="0528AA0A" w14:textId="77777777" w:rsidR="008B6CFF" w:rsidRPr="00260DD5" w:rsidRDefault="008B6CFF" w:rsidP="00260DD5">
      <w:pPr>
        <w:pStyle w:val="NormalWeb"/>
        <w:numPr>
          <w:ilvl w:val="0"/>
          <w:numId w:val="84"/>
        </w:numPr>
        <w:jc w:val="both"/>
        <w:rPr>
          <w:rFonts w:asciiTheme="majorBidi" w:hAnsiTheme="majorBidi" w:cstheme="majorBidi"/>
        </w:rPr>
      </w:pPr>
      <w:r w:rsidRPr="00260DD5">
        <w:rPr>
          <w:rFonts w:asciiTheme="majorBidi" w:hAnsiTheme="majorBidi" w:cstheme="majorBidi"/>
        </w:rPr>
        <w:t xml:space="preserve">Keep a copy of the resume in </w:t>
      </w:r>
      <w:r w:rsidRPr="00260DD5">
        <w:rPr>
          <w:rStyle w:val="Strong"/>
          <w:rFonts w:asciiTheme="majorBidi" w:hAnsiTheme="majorBidi" w:cstheme="majorBidi"/>
        </w:rPr>
        <w:t>Microsoft Word (.doc)</w:t>
      </w:r>
      <w:r w:rsidRPr="00260DD5">
        <w:rPr>
          <w:rFonts w:asciiTheme="majorBidi" w:hAnsiTheme="majorBidi" w:cstheme="majorBidi"/>
        </w:rPr>
        <w:t xml:space="preserve"> format because it is the format most companies request.</w:t>
      </w:r>
    </w:p>
    <w:p w14:paraId="0410018D" w14:textId="77777777" w:rsidR="008B6CFF" w:rsidRPr="00260DD5" w:rsidRDefault="008B6CFF" w:rsidP="00260DD5">
      <w:pPr>
        <w:pStyle w:val="NormalWeb"/>
        <w:numPr>
          <w:ilvl w:val="0"/>
          <w:numId w:val="84"/>
        </w:numPr>
        <w:jc w:val="both"/>
        <w:rPr>
          <w:rFonts w:asciiTheme="majorBidi" w:hAnsiTheme="majorBidi" w:cstheme="majorBidi"/>
        </w:rPr>
      </w:pPr>
      <w:r w:rsidRPr="00260DD5">
        <w:rPr>
          <w:rFonts w:asciiTheme="majorBidi" w:hAnsiTheme="majorBidi" w:cstheme="majorBidi"/>
        </w:rPr>
        <w:t xml:space="preserve">Save another copy in </w:t>
      </w:r>
      <w:r w:rsidRPr="00260DD5">
        <w:rPr>
          <w:rStyle w:val="Strong"/>
          <w:rFonts w:asciiTheme="majorBidi" w:hAnsiTheme="majorBidi" w:cstheme="majorBidi"/>
        </w:rPr>
        <w:t>plain text</w:t>
      </w:r>
      <w:r w:rsidRPr="00260DD5">
        <w:rPr>
          <w:rFonts w:asciiTheme="majorBidi" w:hAnsiTheme="majorBidi" w:cstheme="majorBidi"/>
        </w:rPr>
        <w:t xml:space="preserve"> format to make it easier to copy and paste information into online job application forms.</w:t>
      </w:r>
    </w:p>
    <w:p w14:paraId="75182F5F" w14:textId="77777777" w:rsidR="008B6CFF" w:rsidRPr="00260DD5" w:rsidRDefault="008B6CFF" w:rsidP="00260DD5">
      <w:pPr>
        <w:pStyle w:val="NormalWeb"/>
        <w:numPr>
          <w:ilvl w:val="0"/>
          <w:numId w:val="84"/>
        </w:numPr>
        <w:jc w:val="both"/>
        <w:rPr>
          <w:rFonts w:asciiTheme="majorBidi" w:hAnsiTheme="majorBidi" w:cstheme="majorBidi"/>
        </w:rPr>
      </w:pPr>
      <w:r w:rsidRPr="00260DD5">
        <w:rPr>
          <w:rFonts w:asciiTheme="majorBidi" w:hAnsiTheme="majorBidi" w:cstheme="majorBidi"/>
        </w:rPr>
        <w:t xml:space="preserve">Keep the resume </w:t>
      </w:r>
      <w:r w:rsidRPr="00260DD5">
        <w:rPr>
          <w:rStyle w:val="Strong"/>
          <w:rFonts w:asciiTheme="majorBidi" w:hAnsiTheme="majorBidi" w:cstheme="majorBidi"/>
        </w:rPr>
        <w:t>brief and concise</w:t>
      </w:r>
      <w:r w:rsidRPr="00260DD5">
        <w:rPr>
          <w:rFonts w:asciiTheme="majorBidi" w:hAnsiTheme="majorBidi" w:cstheme="majorBidi"/>
        </w:rPr>
        <w:t xml:space="preserve">. It should very rarely exceed </w:t>
      </w:r>
      <w:r w:rsidRPr="00260DD5">
        <w:rPr>
          <w:rStyle w:val="Strong"/>
          <w:rFonts w:asciiTheme="majorBidi" w:hAnsiTheme="majorBidi" w:cstheme="majorBidi"/>
        </w:rPr>
        <w:t>two pages</w:t>
      </w:r>
      <w:r w:rsidRPr="00260DD5">
        <w:rPr>
          <w:rFonts w:asciiTheme="majorBidi" w:hAnsiTheme="majorBidi" w:cstheme="majorBidi"/>
        </w:rPr>
        <w:t>.</w:t>
      </w:r>
    </w:p>
    <w:p w14:paraId="3BDE55B5" w14:textId="77777777" w:rsidR="008B6CFF" w:rsidRPr="00260DD5" w:rsidRDefault="008B6CFF" w:rsidP="00260DD5">
      <w:pPr>
        <w:pStyle w:val="NormalWeb"/>
        <w:numPr>
          <w:ilvl w:val="0"/>
          <w:numId w:val="84"/>
        </w:numPr>
        <w:jc w:val="both"/>
        <w:rPr>
          <w:rFonts w:asciiTheme="majorBidi" w:hAnsiTheme="majorBidi" w:cstheme="majorBidi"/>
        </w:rPr>
      </w:pPr>
      <w:r w:rsidRPr="00260DD5">
        <w:rPr>
          <w:rFonts w:asciiTheme="majorBidi" w:hAnsiTheme="majorBidi" w:cstheme="majorBidi"/>
        </w:rPr>
        <w:t>Use an example job listing to practice tailoring the resume for different positions.</w:t>
      </w:r>
    </w:p>
    <w:p w14:paraId="5B8AE6E1" w14:textId="77777777" w:rsidR="008B6CFF" w:rsidRPr="00260DD5" w:rsidRDefault="008B6CFF" w:rsidP="00260DD5">
      <w:pPr>
        <w:pStyle w:val="NormalWeb"/>
        <w:numPr>
          <w:ilvl w:val="0"/>
          <w:numId w:val="84"/>
        </w:numPr>
        <w:jc w:val="both"/>
        <w:rPr>
          <w:rFonts w:asciiTheme="majorBidi" w:hAnsiTheme="majorBidi" w:cstheme="majorBidi"/>
        </w:rPr>
      </w:pPr>
      <w:r w:rsidRPr="00260DD5">
        <w:rPr>
          <w:rFonts w:asciiTheme="majorBidi" w:hAnsiTheme="majorBidi" w:cstheme="majorBidi"/>
        </w:rPr>
        <w:t>Highlight the sections that are likely to change for different job applications so they can be updated quickly in the future.</w:t>
      </w:r>
    </w:p>
    <w:p w14:paraId="7AC835AE" w14:textId="77777777" w:rsidR="008B6CFF" w:rsidRPr="00260DD5" w:rsidRDefault="008B6CFF" w:rsidP="00260DD5">
      <w:pPr>
        <w:pStyle w:val="Heading2"/>
        <w:jc w:val="both"/>
      </w:pPr>
      <w:bookmarkStart w:id="78" w:name="_Toc236217387"/>
      <w:r w:rsidRPr="00260DD5">
        <w:t>Should We Use a Resume Template?</w:t>
      </w:r>
      <w:bookmarkEnd w:id="78"/>
    </w:p>
    <w:p w14:paraId="6DC03C49"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 xml:space="preserve">Many resume templates are available online and can simplify resume creation while providing an attractive layout. However, use caution because many templates are </w:t>
      </w:r>
      <w:r w:rsidRPr="00260DD5">
        <w:rPr>
          <w:rStyle w:val="Strong"/>
          <w:rFonts w:asciiTheme="majorBidi" w:hAnsiTheme="majorBidi" w:cstheme="majorBidi"/>
        </w:rPr>
        <w:t>not compatible with Applicant Tracking Systems (ATS)</w:t>
      </w:r>
      <w:r w:rsidRPr="00260DD5">
        <w:rPr>
          <w:rFonts w:asciiTheme="majorBidi" w:hAnsiTheme="majorBidi" w:cstheme="majorBidi"/>
        </w:rPr>
        <w:t xml:space="preserve"> (software used by employers to automatically scan and filter resumes).</w:t>
      </w:r>
    </w:p>
    <w:p w14:paraId="02D5A1E7"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If a potential employer uses ATS, the software may fail to properly read a highly formatted template, reducing the chances of the resume being considered. It is better to create a resume in a simple format first. We can always copy the content into a visually appealing template later if needed.</w:t>
      </w:r>
    </w:p>
    <w:p w14:paraId="58B0C540" w14:textId="77777777" w:rsidR="008B6CFF" w:rsidRPr="00260DD5" w:rsidRDefault="008B6CFF" w:rsidP="00260DD5">
      <w:pPr>
        <w:pStyle w:val="Heading2"/>
        <w:jc w:val="both"/>
      </w:pPr>
      <w:bookmarkStart w:id="79" w:name="_Toc236217388"/>
      <w:r w:rsidRPr="00260DD5">
        <w:t>Contact Information</w:t>
      </w:r>
      <w:bookmarkEnd w:id="79"/>
    </w:p>
    <w:p w14:paraId="108C1A26"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Begin by creating a new document in a word processor.</w:t>
      </w:r>
    </w:p>
    <w:p w14:paraId="69D3CB84"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Include the following information at the top of the resume:</w:t>
      </w:r>
    </w:p>
    <w:p w14:paraId="7D336B21"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Write the full legal name, or a professional nickname if that is commonly used in professional settings.</w:t>
      </w:r>
    </w:p>
    <w:p w14:paraId="38A1CB92"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Place the name at the top of the page. It is usually centered, although left alignment is also acceptable.</w:t>
      </w:r>
    </w:p>
    <w:p w14:paraId="320B802C"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Add contact information directly below the name, including:</w:t>
      </w:r>
    </w:p>
    <w:p w14:paraId="7E40F38B" w14:textId="77777777" w:rsidR="008B6CFF" w:rsidRPr="00260DD5" w:rsidRDefault="008B6CFF" w:rsidP="00260DD5">
      <w:pPr>
        <w:pStyle w:val="NormalWeb"/>
        <w:numPr>
          <w:ilvl w:val="1"/>
          <w:numId w:val="85"/>
        </w:numPr>
        <w:jc w:val="both"/>
        <w:rPr>
          <w:rFonts w:asciiTheme="majorBidi" w:hAnsiTheme="majorBidi" w:cstheme="majorBidi"/>
        </w:rPr>
      </w:pPr>
      <w:r w:rsidRPr="00260DD5">
        <w:rPr>
          <w:rFonts w:asciiTheme="majorBidi" w:hAnsiTheme="majorBidi" w:cstheme="majorBidi"/>
        </w:rPr>
        <w:t>Phone number</w:t>
      </w:r>
    </w:p>
    <w:p w14:paraId="1CCC1A5A" w14:textId="77777777" w:rsidR="008B6CFF" w:rsidRPr="00260DD5" w:rsidRDefault="008B6CFF" w:rsidP="00260DD5">
      <w:pPr>
        <w:pStyle w:val="NormalWeb"/>
        <w:numPr>
          <w:ilvl w:val="1"/>
          <w:numId w:val="85"/>
        </w:numPr>
        <w:jc w:val="both"/>
        <w:rPr>
          <w:rFonts w:asciiTheme="majorBidi" w:hAnsiTheme="majorBidi" w:cstheme="majorBidi"/>
        </w:rPr>
      </w:pPr>
      <w:r w:rsidRPr="00260DD5">
        <w:rPr>
          <w:rFonts w:asciiTheme="majorBidi" w:hAnsiTheme="majorBidi" w:cstheme="majorBidi"/>
        </w:rPr>
        <w:t>Professional email address</w:t>
      </w:r>
    </w:p>
    <w:p w14:paraId="5D1BB61A"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A street address is optional, but including the town and state can be helpful.</w:t>
      </w:r>
    </w:p>
    <w:p w14:paraId="0B25E142"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Carefully verify that the phone number and email address are accurate.</w:t>
      </w:r>
    </w:p>
    <w:p w14:paraId="473F6456"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Ensure the email address appears professional.</w:t>
      </w:r>
    </w:p>
    <w:p w14:paraId="65F91C65"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Include links to professional social media profiles or websites if they support professional networking.</w:t>
      </w:r>
    </w:p>
    <w:p w14:paraId="20C330C6" w14:textId="77777777" w:rsidR="008B6CFF" w:rsidRPr="00260DD5" w:rsidRDefault="008B6CFF" w:rsidP="00260DD5">
      <w:pPr>
        <w:pStyle w:val="NormalWeb"/>
        <w:numPr>
          <w:ilvl w:val="0"/>
          <w:numId w:val="85"/>
        </w:numPr>
        <w:jc w:val="both"/>
        <w:rPr>
          <w:rFonts w:asciiTheme="majorBidi" w:hAnsiTheme="majorBidi" w:cstheme="majorBidi"/>
        </w:rPr>
      </w:pPr>
      <w:r w:rsidRPr="00260DD5">
        <w:rPr>
          <w:rFonts w:asciiTheme="majorBidi" w:hAnsiTheme="majorBidi" w:cstheme="majorBidi"/>
        </w:rPr>
        <w:t>Review all online profiles to ensure they contain information appropriate for potential employers.</w:t>
      </w:r>
    </w:p>
    <w:p w14:paraId="7B32ECD9" w14:textId="77777777" w:rsidR="008B6CFF" w:rsidRPr="00260DD5" w:rsidRDefault="008B6CFF" w:rsidP="00260DD5">
      <w:pPr>
        <w:pStyle w:val="Heading2"/>
        <w:jc w:val="both"/>
      </w:pPr>
      <w:bookmarkStart w:id="80" w:name="_Toc236217389"/>
      <w:r w:rsidRPr="00260DD5">
        <w:lastRenderedPageBreak/>
        <w:t>Resume Summary</w:t>
      </w:r>
      <w:bookmarkEnd w:id="80"/>
    </w:p>
    <w:p w14:paraId="6BB547A0"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The top section of the first page is the most important part of a resume because hiring managers often spend only a few seconds reviewing each application before deciding whether to continue reading.</w:t>
      </w:r>
    </w:p>
    <w:p w14:paraId="2489BCA3"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Begin with a one-sentence professional summary describing who we are and what type of position we are seeking.</w:t>
      </w:r>
    </w:p>
    <w:p w14:paraId="53168843" w14:textId="77777777" w:rsidR="008B6CFF" w:rsidRPr="00260DD5" w:rsidRDefault="008B6CFF" w:rsidP="00260DD5">
      <w:pPr>
        <w:pStyle w:val="NormalWeb"/>
        <w:jc w:val="both"/>
        <w:rPr>
          <w:rFonts w:asciiTheme="majorBidi" w:hAnsiTheme="majorBidi" w:cstheme="majorBidi"/>
        </w:rPr>
      </w:pPr>
      <w:r w:rsidRPr="00260DD5">
        <w:rPr>
          <w:rStyle w:val="Strong"/>
          <w:rFonts w:asciiTheme="majorBidi" w:hAnsiTheme="majorBidi" w:cstheme="majorBidi"/>
        </w:rPr>
        <w:t>Example:</w:t>
      </w:r>
    </w:p>
    <w:p w14:paraId="22766462"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Data science graduate looking for an entry-level position in the field of medicine and health care.</w:t>
      </w:r>
    </w:p>
    <w:p w14:paraId="32F5C89D"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 xml:space="preserve">Include a </w:t>
      </w:r>
      <w:r w:rsidRPr="00260DD5">
        <w:rPr>
          <w:rStyle w:val="Strong"/>
          <w:rFonts w:asciiTheme="majorBidi" w:hAnsiTheme="majorBidi" w:cstheme="majorBidi"/>
        </w:rPr>
        <w:t>Technical Skills</w:t>
      </w:r>
      <w:r w:rsidRPr="00260DD5">
        <w:rPr>
          <w:rFonts w:asciiTheme="majorBidi" w:hAnsiTheme="majorBidi" w:cstheme="majorBidi"/>
        </w:rPr>
        <w:t xml:space="preserve"> section listing the relevant skills we possess.</w:t>
      </w:r>
    </w:p>
    <w:p w14:paraId="1A1DEDAE"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This section should be customized for each job application and may include:</w:t>
      </w:r>
    </w:p>
    <w:p w14:paraId="0933D9FF" w14:textId="77777777" w:rsidR="008B6CFF" w:rsidRPr="00260DD5" w:rsidRDefault="008B6CFF" w:rsidP="00260DD5">
      <w:pPr>
        <w:pStyle w:val="NormalWeb"/>
        <w:numPr>
          <w:ilvl w:val="0"/>
          <w:numId w:val="86"/>
        </w:numPr>
        <w:jc w:val="both"/>
        <w:rPr>
          <w:rFonts w:asciiTheme="majorBidi" w:hAnsiTheme="majorBidi" w:cstheme="majorBidi"/>
        </w:rPr>
      </w:pPr>
      <w:r w:rsidRPr="00260DD5">
        <w:rPr>
          <w:rFonts w:asciiTheme="majorBidi" w:hAnsiTheme="majorBidi" w:cstheme="majorBidi"/>
        </w:rPr>
        <w:t>Machine learning expertise</w:t>
      </w:r>
    </w:p>
    <w:p w14:paraId="253EBE71" w14:textId="77777777" w:rsidR="008B6CFF" w:rsidRPr="00260DD5" w:rsidRDefault="008B6CFF" w:rsidP="00260DD5">
      <w:pPr>
        <w:pStyle w:val="NormalWeb"/>
        <w:numPr>
          <w:ilvl w:val="0"/>
          <w:numId w:val="86"/>
        </w:numPr>
        <w:jc w:val="both"/>
        <w:rPr>
          <w:rFonts w:asciiTheme="majorBidi" w:hAnsiTheme="majorBidi" w:cstheme="majorBidi"/>
        </w:rPr>
      </w:pPr>
      <w:r w:rsidRPr="00260DD5">
        <w:rPr>
          <w:rFonts w:asciiTheme="majorBidi" w:hAnsiTheme="majorBidi" w:cstheme="majorBidi"/>
        </w:rPr>
        <w:t>Programming languages</w:t>
      </w:r>
    </w:p>
    <w:p w14:paraId="731CAE5E" w14:textId="77777777" w:rsidR="008B6CFF" w:rsidRPr="00260DD5" w:rsidRDefault="008B6CFF" w:rsidP="00260DD5">
      <w:pPr>
        <w:pStyle w:val="NormalWeb"/>
        <w:numPr>
          <w:ilvl w:val="0"/>
          <w:numId w:val="86"/>
        </w:numPr>
        <w:jc w:val="both"/>
        <w:rPr>
          <w:rFonts w:asciiTheme="majorBidi" w:hAnsiTheme="majorBidi" w:cstheme="majorBidi"/>
        </w:rPr>
      </w:pPr>
      <w:r w:rsidRPr="00260DD5">
        <w:rPr>
          <w:rFonts w:asciiTheme="majorBidi" w:hAnsiTheme="majorBidi" w:cstheme="majorBidi"/>
        </w:rPr>
        <w:t>Software tools</w:t>
      </w:r>
    </w:p>
    <w:p w14:paraId="2E5A4AA1" w14:textId="77777777" w:rsidR="008B6CFF" w:rsidRPr="00260DD5" w:rsidRDefault="008B6CFF" w:rsidP="00260DD5">
      <w:pPr>
        <w:pStyle w:val="NormalWeb"/>
        <w:numPr>
          <w:ilvl w:val="0"/>
          <w:numId w:val="86"/>
        </w:numPr>
        <w:jc w:val="both"/>
        <w:rPr>
          <w:rFonts w:asciiTheme="majorBidi" w:hAnsiTheme="majorBidi" w:cstheme="majorBidi"/>
        </w:rPr>
      </w:pPr>
      <w:r w:rsidRPr="00260DD5">
        <w:rPr>
          <w:rFonts w:asciiTheme="majorBidi" w:hAnsiTheme="majorBidi" w:cstheme="majorBidi"/>
        </w:rPr>
        <w:t>Frameworks</w:t>
      </w:r>
    </w:p>
    <w:p w14:paraId="58EDCD57" w14:textId="77777777" w:rsidR="008B6CFF" w:rsidRPr="00260DD5" w:rsidRDefault="008B6CFF" w:rsidP="00260DD5">
      <w:pPr>
        <w:pStyle w:val="NormalWeb"/>
        <w:numPr>
          <w:ilvl w:val="0"/>
          <w:numId w:val="86"/>
        </w:numPr>
        <w:jc w:val="both"/>
        <w:rPr>
          <w:rFonts w:asciiTheme="majorBidi" w:hAnsiTheme="majorBidi" w:cstheme="majorBidi"/>
        </w:rPr>
      </w:pPr>
      <w:r w:rsidRPr="00260DD5">
        <w:rPr>
          <w:rFonts w:asciiTheme="majorBidi" w:hAnsiTheme="majorBidi" w:cstheme="majorBidi"/>
        </w:rPr>
        <w:t>Databases</w:t>
      </w:r>
    </w:p>
    <w:p w14:paraId="35EB6E0E" w14:textId="77777777" w:rsidR="008B6CFF" w:rsidRPr="00260DD5" w:rsidRDefault="008B6CFF" w:rsidP="00260DD5">
      <w:pPr>
        <w:pStyle w:val="NormalWeb"/>
        <w:numPr>
          <w:ilvl w:val="0"/>
          <w:numId w:val="86"/>
        </w:numPr>
        <w:jc w:val="both"/>
        <w:rPr>
          <w:rFonts w:asciiTheme="majorBidi" w:hAnsiTheme="majorBidi" w:cstheme="majorBidi"/>
        </w:rPr>
      </w:pPr>
      <w:r w:rsidRPr="00260DD5">
        <w:rPr>
          <w:rFonts w:asciiTheme="majorBidi" w:hAnsiTheme="majorBidi" w:cstheme="majorBidi"/>
        </w:rPr>
        <w:t>Other technical or professional skills relevant to the position</w:t>
      </w:r>
    </w:p>
    <w:p w14:paraId="23E9D4B2" w14:textId="77777777" w:rsidR="008B6CFF" w:rsidRPr="00260DD5" w:rsidRDefault="008B6CFF" w:rsidP="00260DD5">
      <w:pPr>
        <w:pStyle w:val="Heading2"/>
        <w:jc w:val="both"/>
      </w:pPr>
      <w:bookmarkStart w:id="81" w:name="_Toc236217390"/>
      <w:r w:rsidRPr="00260DD5">
        <w:t>Professional Experience</w:t>
      </w:r>
      <w:bookmarkEnd w:id="81"/>
    </w:p>
    <w:p w14:paraId="5C9180B0"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The Professional Experience section is typically the largest part of the resume.</w:t>
      </w:r>
    </w:p>
    <w:p w14:paraId="5502B97A" w14:textId="77777777" w:rsidR="008B6CFF" w:rsidRPr="00260DD5" w:rsidRDefault="008B6CFF" w:rsidP="00260DD5">
      <w:pPr>
        <w:pStyle w:val="Heading3"/>
        <w:jc w:val="both"/>
      </w:pPr>
      <w:bookmarkStart w:id="82" w:name="_Toc236217391"/>
      <w:r w:rsidRPr="00260DD5">
        <w:t>Organizing Work Experience</w:t>
      </w:r>
      <w:bookmarkEnd w:id="82"/>
    </w:p>
    <w:p w14:paraId="6492597B" w14:textId="77777777" w:rsidR="008B6CFF" w:rsidRPr="00260DD5" w:rsidRDefault="008B6CFF" w:rsidP="00260DD5">
      <w:pPr>
        <w:pStyle w:val="NormalWeb"/>
        <w:numPr>
          <w:ilvl w:val="0"/>
          <w:numId w:val="87"/>
        </w:numPr>
        <w:jc w:val="both"/>
        <w:rPr>
          <w:rFonts w:asciiTheme="majorBidi" w:hAnsiTheme="majorBidi" w:cstheme="majorBidi"/>
        </w:rPr>
      </w:pPr>
      <w:r w:rsidRPr="00260DD5">
        <w:rPr>
          <w:rFonts w:asciiTheme="majorBidi" w:hAnsiTheme="majorBidi" w:cstheme="majorBidi"/>
        </w:rPr>
        <w:t>Start with the current or most recent position.</w:t>
      </w:r>
    </w:p>
    <w:p w14:paraId="5D7FAD8E" w14:textId="77777777" w:rsidR="008B6CFF" w:rsidRPr="00260DD5" w:rsidRDefault="008B6CFF" w:rsidP="00260DD5">
      <w:pPr>
        <w:pStyle w:val="NormalWeb"/>
        <w:numPr>
          <w:ilvl w:val="0"/>
          <w:numId w:val="87"/>
        </w:numPr>
        <w:jc w:val="both"/>
        <w:rPr>
          <w:rFonts w:asciiTheme="majorBidi" w:hAnsiTheme="majorBidi" w:cstheme="majorBidi"/>
        </w:rPr>
      </w:pPr>
      <w:r w:rsidRPr="00260DD5">
        <w:rPr>
          <w:rFonts w:asciiTheme="majorBidi" w:hAnsiTheme="majorBidi" w:cstheme="majorBidi"/>
        </w:rPr>
        <w:t>Include:</w:t>
      </w:r>
    </w:p>
    <w:p w14:paraId="063213AE" w14:textId="77777777" w:rsidR="008B6CFF" w:rsidRPr="00260DD5" w:rsidRDefault="008B6CFF" w:rsidP="00260DD5">
      <w:pPr>
        <w:pStyle w:val="NormalWeb"/>
        <w:numPr>
          <w:ilvl w:val="1"/>
          <w:numId w:val="87"/>
        </w:numPr>
        <w:jc w:val="both"/>
        <w:rPr>
          <w:rFonts w:asciiTheme="majorBidi" w:hAnsiTheme="majorBidi" w:cstheme="majorBidi"/>
        </w:rPr>
      </w:pPr>
      <w:r w:rsidRPr="00260DD5">
        <w:rPr>
          <w:rFonts w:asciiTheme="majorBidi" w:hAnsiTheme="majorBidi" w:cstheme="majorBidi"/>
        </w:rPr>
        <w:t>Job title</w:t>
      </w:r>
    </w:p>
    <w:p w14:paraId="4A29ADB0" w14:textId="77777777" w:rsidR="008B6CFF" w:rsidRPr="00260DD5" w:rsidRDefault="008B6CFF" w:rsidP="00260DD5">
      <w:pPr>
        <w:pStyle w:val="NormalWeb"/>
        <w:numPr>
          <w:ilvl w:val="1"/>
          <w:numId w:val="87"/>
        </w:numPr>
        <w:jc w:val="both"/>
        <w:rPr>
          <w:rFonts w:asciiTheme="majorBidi" w:hAnsiTheme="majorBidi" w:cstheme="majorBidi"/>
        </w:rPr>
      </w:pPr>
      <w:r w:rsidRPr="00260DD5">
        <w:rPr>
          <w:rFonts w:asciiTheme="majorBidi" w:hAnsiTheme="majorBidi" w:cstheme="majorBidi"/>
        </w:rPr>
        <w:t>Company name</w:t>
      </w:r>
    </w:p>
    <w:p w14:paraId="3BF90A9C" w14:textId="77777777" w:rsidR="008B6CFF" w:rsidRPr="00260DD5" w:rsidRDefault="008B6CFF" w:rsidP="00260DD5">
      <w:pPr>
        <w:pStyle w:val="NormalWeb"/>
        <w:numPr>
          <w:ilvl w:val="1"/>
          <w:numId w:val="87"/>
        </w:numPr>
        <w:jc w:val="both"/>
        <w:rPr>
          <w:rFonts w:asciiTheme="majorBidi" w:hAnsiTheme="majorBidi" w:cstheme="majorBidi"/>
        </w:rPr>
      </w:pPr>
      <w:r w:rsidRPr="00260DD5">
        <w:rPr>
          <w:rFonts w:asciiTheme="majorBidi" w:hAnsiTheme="majorBidi" w:cstheme="majorBidi"/>
        </w:rPr>
        <w:t>Employment start date</w:t>
      </w:r>
    </w:p>
    <w:p w14:paraId="5C18DC0F" w14:textId="77777777" w:rsidR="008B6CFF" w:rsidRPr="00260DD5" w:rsidRDefault="008B6CFF" w:rsidP="00260DD5">
      <w:pPr>
        <w:pStyle w:val="NormalWeb"/>
        <w:numPr>
          <w:ilvl w:val="1"/>
          <w:numId w:val="87"/>
        </w:numPr>
        <w:jc w:val="both"/>
        <w:rPr>
          <w:rFonts w:asciiTheme="majorBidi" w:hAnsiTheme="majorBidi" w:cstheme="majorBidi"/>
        </w:rPr>
      </w:pPr>
      <w:r w:rsidRPr="00260DD5">
        <w:rPr>
          <w:rFonts w:asciiTheme="majorBidi" w:hAnsiTheme="majorBidi" w:cstheme="majorBidi"/>
        </w:rPr>
        <w:t>Employment end date</w:t>
      </w:r>
    </w:p>
    <w:p w14:paraId="40BF200A" w14:textId="77777777" w:rsidR="008B6CFF" w:rsidRPr="00260DD5" w:rsidRDefault="008B6CFF" w:rsidP="00260DD5">
      <w:pPr>
        <w:pStyle w:val="Heading3"/>
        <w:jc w:val="both"/>
      </w:pPr>
      <w:bookmarkStart w:id="83" w:name="_Toc236217392"/>
      <w:r w:rsidRPr="00260DD5">
        <w:t>Writing Experience Statements</w:t>
      </w:r>
      <w:bookmarkEnd w:id="83"/>
    </w:p>
    <w:p w14:paraId="7F3CEB62"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Use the following structure for each accomplishment:</w:t>
      </w:r>
    </w:p>
    <w:p w14:paraId="5F1F00F1" w14:textId="77777777" w:rsidR="008B6CFF" w:rsidRPr="00260DD5" w:rsidRDefault="008B6CFF" w:rsidP="00260DD5">
      <w:pPr>
        <w:pStyle w:val="NormalWeb"/>
        <w:numPr>
          <w:ilvl w:val="0"/>
          <w:numId w:val="88"/>
        </w:numPr>
        <w:jc w:val="both"/>
        <w:rPr>
          <w:rFonts w:asciiTheme="majorBidi" w:hAnsiTheme="majorBidi" w:cstheme="majorBidi"/>
        </w:rPr>
      </w:pPr>
      <w:r w:rsidRPr="00260DD5">
        <w:rPr>
          <w:rStyle w:val="Strong"/>
          <w:rFonts w:asciiTheme="majorBidi" w:hAnsiTheme="majorBidi" w:cstheme="majorBidi"/>
        </w:rPr>
        <w:t>Action word</w:t>
      </w:r>
    </w:p>
    <w:p w14:paraId="4373FE95" w14:textId="77777777" w:rsidR="008B6CFF" w:rsidRPr="00260DD5" w:rsidRDefault="008B6CFF" w:rsidP="00260DD5">
      <w:pPr>
        <w:pStyle w:val="NormalWeb"/>
        <w:numPr>
          <w:ilvl w:val="0"/>
          <w:numId w:val="88"/>
        </w:numPr>
        <w:jc w:val="both"/>
        <w:rPr>
          <w:rFonts w:asciiTheme="majorBidi" w:hAnsiTheme="majorBidi" w:cstheme="majorBidi"/>
        </w:rPr>
      </w:pPr>
      <w:r w:rsidRPr="00260DD5">
        <w:rPr>
          <w:rStyle w:val="Strong"/>
          <w:rFonts w:asciiTheme="majorBidi" w:hAnsiTheme="majorBidi" w:cstheme="majorBidi"/>
        </w:rPr>
        <w:t>Task performed</w:t>
      </w:r>
    </w:p>
    <w:p w14:paraId="53FA7C95" w14:textId="77777777" w:rsidR="008B6CFF" w:rsidRPr="00260DD5" w:rsidRDefault="008B6CFF" w:rsidP="00260DD5">
      <w:pPr>
        <w:pStyle w:val="NormalWeb"/>
        <w:numPr>
          <w:ilvl w:val="0"/>
          <w:numId w:val="88"/>
        </w:numPr>
        <w:jc w:val="both"/>
        <w:rPr>
          <w:rFonts w:asciiTheme="majorBidi" w:hAnsiTheme="majorBidi" w:cstheme="majorBidi"/>
        </w:rPr>
      </w:pPr>
      <w:r w:rsidRPr="00260DD5">
        <w:rPr>
          <w:rStyle w:val="Strong"/>
          <w:rFonts w:asciiTheme="majorBidi" w:hAnsiTheme="majorBidi" w:cstheme="majorBidi"/>
        </w:rPr>
        <w:t>Quantifiable result (whenever possible)</w:t>
      </w:r>
    </w:p>
    <w:p w14:paraId="4B8A53E5"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Some useful action words include:</w:t>
      </w:r>
    </w:p>
    <w:p w14:paraId="14C14406" w14:textId="77777777" w:rsidR="008B6CFF" w:rsidRPr="00260DD5" w:rsidRDefault="008B6CFF" w:rsidP="00260DD5">
      <w:pPr>
        <w:pStyle w:val="NormalWeb"/>
        <w:numPr>
          <w:ilvl w:val="0"/>
          <w:numId w:val="89"/>
        </w:numPr>
        <w:jc w:val="both"/>
        <w:rPr>
          <w:rFonts w:asciiTheme="majorBidi" w:hAnsiTheme="majorBidi" w:cstheme="majorBidi"/>
        </w:rPr>
      </w:pPr>
      <w:r w:rsidRPr="00260DD5">
        <w:rPr>
          <w:rFonts w:asciiTheme="majorBidi" w:hAnsiTheme="majorBidi" w:cstheme="majorBidi"/>
        </w:rPr>
        <w:t>Initiated</w:t>
      </w:r>
    </w:p>
    <w:p w14:paraId="555B46C3" w14:textId="77777777" w:rsidR="008B6CFF" w:rsidRPr="00260DD5" w:rsidRDefault="008B6CFF" w:rsidP="00260DD5">
      <w:pPr>
        <w:pStyle w:val="NormalWeb"/>
        <w:numPr>
          <w:ilvl w:val="0"/>
          <w:numId w:val="89"/>
        </w:numPr>
        <w:jc w:val="both"/>
        <w:rPr>
          <w:rFonts w:asciiTheme="majorBidi" w:hAnsiTheme="majorBidi" w:cstheme="majorBidi"/>
        </w:rPr>
      </w:pPr>
      <w:r w:rsidRPr="00260DD5">
        <w:rPr>
          <w:rFonts w:asciiTheme="majorBidi" w:hAnsiTheme="majorBidi" w:cstheme="majorBidi"/>
        </w:rPr>
        <w:lastRenderedPageBreak/>
        <w:t>Constructed</w:t>
      </w:r>
    </w:p>
    <w:p w14:paraId="29B6839A" w14:textId="77777777" w:rsidR="008B6CFF" w:rsidRPr="00260DD5" w:rsidRDefault="008B6CFF" w:rsidP="00260DD5">
      <w:pPr>
        <w:pStyle w:val="NormalWeb"/>
        <w:numPr>
          <w:ilvl w:val="0"/>
          <w:numId w:val="89"/>
        </w:numPr>
        <w:jc w:val="both"/>
        <w:rPr>
          <w:rFonts w:asciiTheme="majorBidi" w:hAnsiTheme="majorBidi" w:cstheme="majorBidi"/>
        </w:rPr>
      </w:pPr>
      <w:r w:rsidRPr="00260DD5">
        <w:rPr>
          <w:rFonts w:asciiTheme="majorBidi" w:hAnsiTheme="majorBidi" w:cstheme="majorBidi"/>
        </w:rPr>
        <w:t>Converted</w:t>
      </w:r>
    </w:p>
    <w:p w14:paraId="59E37FD6" w14:textId="77777777" w:rsidR="008B6CFF" w:rsidRPr="00260DD5" w:rsidRDefault="008B6CFF" w:rsidP="00260DD5">
      <w:pPr>
        <w:pStyle w:val="NormalWeb"/>
        <w:numPr>
          <w:ilvl w:val="0"/>
          <w:numId w:val="89"/>
        </w:numPr>
        <w:jc w:val="both"/>
        <w:rPr>
          <w:rFonts w:asciiTheme="majorBidi" w:hAnsiTheme="majorBidi" w:cstheme="majorBidi"/>
        </w:rPr>
      </w:pPr>
      <w:r w:rsidRPr="00260DD5">
        <w:rPr>
          <w:rFonts w:asciiTheme="majorBidi" w:hAnsiTheme="majorBidi" w:cstheme="majorBidi"/>
        </w:rPr>
        <w:t>Deployed</w:t>
      </w:r>
    </w:p>
    <w:p w14:paraId="07AC2D3B" w14:textId="77777777" w:rsidR="008B6CFF" w:rsidRPr="00260DD5" w:rsidRDefault="008B6CFF" w:rsidP="00260DD5">
      <w:pPr>
        <w:pStyle w:val="NormalWeb"/>
        <w:numPr>
          <w:ilvl w:val="0"/>
          <w:numId w:val="89"/>
        </w:numPr>
        <w:jc w:val="both"/>
        <w:rPr>
          <w:rFonts w:asciiTheme="majorBidi" w:hAnsiTheme="majorBidi" w:cstheme="majorBidi"/>
        </w:rPr>
      </w:pPr>
      <w:r w:rsidRPr="00260DD5">
        <w:rPr>
          <w:rFonts w:asciiTheme="majorBidi" w:hAnsiTheme="majorBidi" w:cstheme="majorBidi"/>
        </w:rPr>
        <w:t>Led</w:t>
      </w:r>
    </w:p>
    <w:p w14:paraId="734FE6E7" w14:textId="77777777" w:rsidR="008B6CFF" w:rsidRPr="00260DD5" w:rsidRDefault="008B6CFF" w:rsidP="00260DD5">
      <w:pPr>
        <w:pStyle w:val="NormalWeb"/>
        <w:numPr>
          <w:ilvl w:val="0"/>
          <w:numId w:val="89"/>
        </w:numPr>
        <w:jc w:val="both"/>
        <w:rPr>
          <w:rFonts w:asciiTheme="majorBidi" w:hAnsiTheme="majorBidi" w:cstheme="majorBidi"/>
        </w:rPr>
      </w:pPr>
      <w:r w:rsidRPr="00260DD5">
        <w:rPr>
          <w:rFonts w:asciiTheme="majorBidi" w:hAnsiTheme="majorBidi" w:cstheme="majorBidi"/>
        </w:rPr>
        <w:t>Designed</w:t>
      </w:r>
    </w:p>
    <w:p w14:paraId="5B5A2E24" w14:textId="77777777" w:rsidR="008B6CFF" w:rsidRPr="00260DD5" w:rsidRDefault="008B6CFF" w:rsidP="00260DD5">
      <w:pPr>
        <w:pStyle w:val="NormalWeb"/>
        <w:jc w:val="both"/>
        <w:rPr>
          <w:rFonts w:asciiTheme="majorBidi" w:hAnsiTheme="majorBidi" w:cstheme="majorBidi"/>
        </w:rPr>
      </w:pPr>
      <w:r w:rsidRPr="00260DD5">
        <w:rPr>
          <w:rStyle w:val="Strong"/>
          <w:rFonts w:asciiTheme="majorBidi" w:hAnsiTheme="majorBidi" w:cstheme="majorBidi"/>
        </w:rPr>
        <w:t>Example:</w:t>
      </w:r>
    </w:p>
    <w:p w14:paraId="2DA90F98"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 xml:space="preserve">Deployed improved database design, which increased efficiency by </w:t>
      </w:r>
      <w:r w:rsidRPr="00260DD5">
        <w:rPr>
          <w:rStyle w:val="Strong"/>
          <w:rFonts w:asciiTheme="majorBidi" w:hAnsiTheme="majorBidi" w:cstheme="majorBidi"/>
        </w:rPr>
        <w:t>25%</w:t>
      </w:r>
      <w:r w:rsidRPr="00260DD5">
        <w:rPr>
          <w:rFonts w:asciiTheme="majorBidi" w:hAnsiTheme="majorBidi" w:cstheme="majorBidi"/>
        </w:rPr>
        <w:t xml:space="preserve"> and saved </w:t>
      </w:r>
      <w:r w:rsidRPr="00260DD5">
        <w:rPr>
          <w:rStyle w:val="Strong"/>
          <w:rFonts w:asciiTheme="majorBidi" w:hAnsiTheme="majorBidi" w:cstheme="majorBidi"/>
        </w:rPr>
        <w:t>15%</w:t>
      </w:r>
      <w:r w:rsidRPr="00260DD5">
        <w:rPr>
          <w:rFonts w:asciiTheme="majorBidi" w:hAnsiTheme="majorBidi" w:cstheme="majorBidi"/>
        </w:rPr>
        <w:t xml:space="preserve"> in storage.</w:t>
      </w:r>
    </w:p>
    <w:p w14:paraId="49C7FF01" w14:textId="77777777" w:rsidR="008B6CFF" w:rsidRPr="00260DD5" w:rsidRDefault="008B6CFF" w:rsidP="00260DD5">
      <w:pPr>
        <w:pStyle w:val="Heading3"/>
        <w:jc w:val="both"/>
      </w:pPr>
      <w:bookmarkStart w:id="84" w:name="_Toc236217393"/>
      <w:r w:rsidRPr="00260DD5">
        <w:t>Additional Guidelines</w:t>
      </w:r>
      <w:bookmarkEnd w:id="84"/>
    </w:p>
    <w:p w14:paraId="188E9977" w14:textId="77777777" w:rsidR="008B6CFF" w:rsidRPr="00260DD5" w:rsidRDefault="008B6CFF" w:rsidP="00260DD5">
      <w:pPr>
        <w:pStyle w:val="NormalWeb"/>
        <w:numPr>
          <w:ilvl w:val="0"/>
          <w:numId w:val="90"/>
        </w:numPr>
        <w:jc w:val="both"/>
        <w:rPr>
          <w:rFonts w:asciiTheme="majorBidi" w:hAnsiTheme="majorBidi" w:cstheme="majorBidi"/>
        </w:rPr>
      </w:pPr>
      <w:r w:rsidRPr="00260DD5">
        <w:rPr>
          <w:rFonts w:asciiTheme="majorBidi" w:hAnsiTheme="majorBidi" w:cstheme="majorBidi"/>
        </w:rPr>
        <w:t>Include the major responsibilities and duties performed in each position.</w:t>
      </w:r>
    </w:p>
    <w:p w14:paraId="31A22460" w14:textId="77777777" w:rsidR="008B6CFF" w:rsidRPr="00260DD5" w:rsidRDefault="008B6CFF" w:rsidP="00260DD5">
      <w:pPr>
        <w:pStyle w:val="NormalWeb"/>
        <w:numPr>
          <w:ilvl w:val="0"/>
          <w:numId w:val="90"/>
        </w:numPr>
        <w:jc w:val="both"/>
        <w:rPr>
          <w:rFonts w:asciiTheme="majorBidi" w:hAnsiTheme="majorBidi" w:cstheme="majorBidi"/>
        </w:rPr>
      </w:pPr>
      <w:r w:rsidRPr="00260DD5">
        <w:rPr>
          <w:rFonts w:asciiTheme="majorBidi" w:hAnsiTheme="majorBidi" w:cstheme="majorBidi"/>
        </w:rPr>
        <w:t>Focus on the most relevant and impactful accomplishments.</w:t>
      </w:r>
    </w:p>
    <w:p w14:paraId="345A4EEB" w14:textId="77777777" w:rsidR="008B6CFF" w:rsidRPr="00260DD5" w:rsidRDefault="008B6CFF" w:rsidP="00260DD5">
      <w:pPr>
        <w:pStyle w:val="NormalWeb"/>
        <w:numPr>
          <w:ilvl w:val="0"/>
          <w:numId w:val="90"/>
        </w:numPr>
        <w:jc w:val="both"/>
        <w:rPr>
          <w:rFonts w:asciiTheme="majorBidi" w:hAnsiTheme="majorBidi" w:cstheme="majorBidi"/>
        </w:rPr>
      </w:pPr>
      <w:r w:rsidRPr="00260DD5">
        <w:rPr>
          <w:rFonts w:asciiTheme="majorBidi" w:hAnsiTheme="majorBidi" w:cstheme="majorBidi"/>
        </w:rPr>
        <w:t xml:space="preserve">Keep the resume concise and under </w:t>
      </w:r>
      <w:r w:rsidRPr="00260DD5">
        <w:rPr>
          <w:rStyle w:val="Strong"/>
          <w:rFonts w:asciiTheme="majorBidi" w:hAnsiTheme="majorBidi" w:cstheme="majorBidi"/>
        </w:rPr>
        <w:t>two pages</w:t>
      </w:r>
      <w:r w:rsidRPr="00260DD5">
        <w:rPr>
          <w:rFonts w:asciiTheme="majorBidi" w:hAnsiTheme="majorBidi" w:cstheme="majorBidi"/>
        </w:rPr>
        <w:t>.</w:t>
      </w:r>
    </w:p>
    <w:p w14:paraId="07925143" w14:textId="77777777" w:rsidR="008B6CFF" w:rsidRPr="00260DD5" w:rsidRDefault="008B6CFF" w:rsidP="00260DD5">
      <w:pPr>
        <w:pStyle w:val="NormalWeb"/>
        <w:numPr>
          <w:ilvl w:val="0"/>
          <w:numId w:val="90"/>
        </w:numPr>
        <w:jc w:val="both"/>
        <w:rPr>
          <w:rFonts w:asciiTheme="majorBidi" w:hAnsiTheme="majorBidi" w:cstheme="majorBidi"/>
        </w:rPr>
      </w:pPr>
      <w:r w:rsidRPr="00260DD5">
        <w:rPr>
          <w:rFonts w:asciiTheme="majorBidi" w:hAnsiTheme="majorBidi" w:cstheme="majorBidi"/>
        </w:rPr>
        <w:t xml:space="preserve">List previous positions in </w:t>
      </w:r>
      <w:r w:rsidRPr="00260DD5">
        <w:rPr>
          <w:rStyle w:val="Strong"/>
          <w:rFonts w:asciiTheme="majorBidi" w:hAnsiTheme="majorBidi" w:cstheme="majorBidi"/>
        </w:rPr>
        <w:t>reverse chronological order</w:t>
      </w:r>
      <w:r w:rsidRPr="00260DD5">
        <w:rPr>
          <w:rFonts w:asciiTheme="majorBidi" w:hAnsiTheme="majorBidi" w:cstheme="majorBidi"/>
        </w:rPr>
        <w:t>.</w:t>
      </w:r>
    </w:p>
    <w:p w14:paraId="13441A2F" w14:textId="77777777" w:rsidR="008B6CFF" w:rsidRPr="00260DD5" w:rsidRDefault="008B6CFF" w:rsidP="00260DD5">
      <w:pPr>
        <w:pStyle w:val="NormalWeb"/>
        <w:numPr>
          <w:ilvl w:val="0"/>
          <w:numId w:val="90"/>
        </w:numPr>
        <w:jc w:val="both"/>
        <w:rPr>
          <w:rFonts w:asciiTheme="majorBidi" w:hAnsiTheme="majorBidi" w:cstheme="majorBidi"/>
        </w:rPr>
      </w:pPr>
      <w:r w:rsidRPr="00260DD5">
        <w:rPr>
          <w:rFonts w:asciiTheme="majorBidi" w:hAnsiTheme="majorBidi" w:cstheme="majorBidi"/>
        </w:rPr>
        <w:t xml:space="preserve">If we have </w:t>
      </w:r>
      <w:r w:rsidRPr="00260DD5">
        <w:rPr>
          <w:rStyle w:val="Strong"/>
          <w:rFonts w:asciiTheme="majorBidi" w:hAnsiTheme="majorBidi" w:cstheme="majorBidi"/>
        </w:rPr>
        <w:t>more than 8–10 years</w:t>
      </w:r>
      <w:r w:rsidRPr="00260DD5">
        <w:rPr>
          <w:rFonts w:asciiTheme="majorBidi" w:hAnsiTheme="majorBidi" w:cstheme="majorBidi"/>
        </w:rPr>
        <w:t xml:space="preserve"> of experience, include only the most recent and relevant positions.</w:t>
      </w:r>
    </w:p>
    <w:p w14:paraId="36AD424F" w14:textId="77777777" w:rsidR="008B6CFF" w:rsidRPr="00260DD5" w:rsidRDefault="008B6CFF" w:rsidP="00260DD5">
      <w:pPr>
        <w:pStyle w:val="Heading2"/>
        <w:jc w:val="both"/>
      </w:pPr>
      <w:bookmarkStart w:id="85" w:name="_Toc236217394"/>
      <w:r w:rsidRPr="00260DD5">
        <w:t>Education</w:t>
      </w:r>
      <w:bookmarkEnd w:id="85"/>
    </w:p>
    <w:p w14:paraId="2FD5A43F"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Include all relevant educational credentials.</w:t>
      </w:r>
    </w:p>
    <w:p w14:paraId="320ACCAB"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For each educational qualification, provide:</w:t>
      </w:r>
    </w:p>
    <w:p w14:paraId="635A9668" w14:textId="77777777" w:rsidR="008B6CFF" w:rsidRPr="00260DD5" w:rsidRDefault="008B6CFF" w:rsidP="00260DD5">
      <w:pPr>
        <w:pStyle w:val="NormalWeb"/>
        <w:numPr>
          <w:ilvl w:val="0"/>
          <w:numId w:val="91"/>
        </w:numPr>
        <w:jc w:val="both"/>
        <w:rPr>
          <w:rFonts w:asciiTheme="majorBidi" w:hAnsiTheme="majorBidi" w:cstheme="majorBidi"/>
        </w:rPr>
      </w:pPr>
      <w:r w:rsidRPr="00260DD5">
        <w:rPr>
          <w:rFonts w:asciiTheme="majorBidi" w:hAnsiTheme="majorBidi" w:cstheme="majorBidi"/>
        </w:rPr>
        <w:t>Educational institution</w:t>
      </w:r>
    </w:p>
    <w:p w14:paraId="25490F44" w14:textId="77777777" w:rsidR="008B6CFF" w:rsidRPr="00260DD5" w:rsidRDefault="008B6CFF" w:rsidP="00260DD5">
      <w:pPr>
        <w:pStyle w:val="NormalWeb"/>
        <w:numPr>
          <w:ilvl w:val="0"/>
          <w:numId w:val="91"/>
        </w:numPr>
        <w:jc w:val="both"/>
        <w:rPr>
          <w:rFonts w:asciiTheme="majorBidi" w:hAnsiTheme="majorBidi" w:cstheme="majorBidi"/>
        </w:rPr>
      </w:pPr>
      <w:r w:rsidRPr="00260DD5">
        <w:rPr>
          <w:rFonts w:asciiTheme="majorBidi" w:hAnsiTheme="majorBidi" w:cstheme="majorBidi"/>
        </w:rPr>
        <w:t>Degree earned</w:t>
      </w:r>
    </w:p>
    <w:p w14:paraId="7EDB645D" w14:textId="77777777" w:rsidR="008B6CFF" w:rsidRPr="00260DD5" w:rsidRDefault="008B6CFF" w:rsidP="00260DD5">
      <w:pPr>
        <w:pStyle w:val="NormalWeb"/>
        <w:numPr>
          <w:ilvl w:val="0"/>
          <w:numId w:val="91"/>
        </w:numPr>
        <w:jc w:val="both"/>
        <w:rPr>
          <w:rFonts w:asciiTheme="majorBidi" w:hAnsiTheme="majorBidi" w:cstheme="majorBidi"/>
        </w:rPr>
      </w:pPr>
      <w:r w:rsidRPr="00260DD5">
        <w:rPr>
          <w:rFonts w:asciiTheme="majorBidi" w:hAnsiTheme="majorBidi" w:cstheme="majorBidi"/>
        </w:rPr>
        <w:t>Major or specialization</w:t>
      </w:r>
    </w:p>
    <w:p w14:paraId="41A63A9F"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We may also include:</w:t>
      </w:r>
    </w:p>
    <w:p w14:paraId="2123C2E6" w14:textId="77777777" w:rsidR="008B6CFF" w:rsidRPr="00260DD5" w:rsidRDefault="008B6CFF" w:rsidP="00260DD5">
      <w:pPr>
        <w:pStyle w:val="NormalWeb"/>
        <w:numPr>
          <w:ilvl w:val="0"/>
          <w:numId w:val="92"/>
        </w:numPr>
        <w:jc w:val="both"/>
        <w:rPr>
          <w:rFonts w:asciiTheme="majorBidi" w:hAnsiTheme="majorBidi" w:cstheme="majorBidi"/>
        </w:rPr>
      </w:pPr>
      <w:r w:rsidRPr="00260DD5">
        <w:rPr>
          <w:rFonts w:asciiTheme="majorBidi" w:hAnsiTheme="majorBidi" w:cstheme="majorBidi"/>
        </w:rPr>
        <w:t>Significant areas of study</w:t>
      </w:r>
    </w:p>
    <w:p w14:paraId="73F8C2ED" w14:textId="77777777" w:rsidR="008B6CFF" w:rsidRPr="00260DD5" w:rsidRDefault="008B6CFF" w:rsidP="00260DD5">
      <w:pPr>
        <w:pStyle w:val="NormalWeb"/>
        <w:numPr>
          <w:ilvl w:val="0"/>
          <w:numId w:val="92"/>
        </w:numPr>
        <w:jc w:val="both"/>
        <w:rPr>
          <w:rFonts w:asciiTheme="majorBidi" w:hAnsiTheme="majorBidi" w:cstheme="majorBidi"/>
        </w:rPr>
      </w:pPr>
      <w:r w:rsidRPr="00260DD5">
        <w:rPr>
          <w:rFonts w:asciiTheme="majorBidi" w:hAnsiTheme="majorBidi" w:cstheme="majorBidi"/>
        </w:rPr>
        <w:t>Relevant coursework</w:t>
      </w:r>
    </w:p>
    <w:p w14:paraId="295AE1FB"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Dates are optional. While they can provide context, they may also reveal age and potentially contribute to discrimination, so omitting them is acceptable.</w:t>
      </w:r>
    </w:p>
    <w:p w14:paraId="1E9C129B"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Also include additional educational achievements such as:</w:t>
      </w:r>
    </w:p>
    <w:p w14:paraId="64829587" w14:textId="77777777" w:rsidR="008B6CFF" w:rsidRPr="00260DD5" w:rsidRDefault="008B6CFF" w:rsidP="00260DD5">
      <w:pPr>
        <w:pStyle w:val="NormalWeb"/>
        <w:numPr>
          <w:ilvl w:val="0"/>
          <w:numId w:val="93"/>
        </w:numPr>
        <w:jc w:val="both"/>
        <w:rPr>
          <w:rFonts w:asciiTheme="majorBidi" w:hAnsiTheme="majorBidi" w:cstheme="majorBidi"/>
        </w:rPr>
      </w:pPr>
      <w:r w:rsidRPr="00260DD5">
        <w:rPr>
          <w:rFonts w:asciiTheme="majorBidi" w:hAnsiTheme="majorBidi" w:cstheme="majorBidi"/>
        </w:rPr>
        <w:t>Professional certifications</w:t>
      </w:r>
    </w:p>
    <w:p w14:paraId="00AF585A" w14:textId="77777777" w:rsidR="008B6CFF" w:rsidRPr="00260DD5" w:rsidRDefault="008B6CFF" w:rsidP="00260DD5">
      <w:pPr>
        <w:pStyle w:val="NormalWeb"/>
        <w:numPr>
          <w:ilvl w:val="0"/>
          <w:numId w:val="93"/>
        </w:numPr>
        <w:jc w:val="both"/>
        <w:rPr>
          <w:rFonts w:asciiTheme="majorBidi" w:hAnsiTheme="majorBidi" w:cstheme="majorBidi"/>
        </w:rPr>
      </w:pPr>
      <w:r w:rsidRPr="00260DD5">
        <w:rPr>
          <w:rFonts w:asciiTheme="majorBidi" w:hAnsiTheme="majorBidi" w:cstheme="majorBidi"/>
        </w:rPr>
        <w:t>Standalone courses</w:t>
      </w:r>
    </w:p>
    <w:p w14:paraId="61DD3548" w14:textId="77777777" w:rsidR="008B6CFF" w:rsidRPr="00260DD5" w:rsidRDefault="008B6CFF" w:rsidP="00260DD5">
      <w:pPr>
        <w:pStyle w:val="NormalWeb"/>
        <w:numPr>
          <w:ilvl w:val="0"/>
          <w:numId w:val="93"/>
        </w:numPr>
        <w:jc w:val="both"/>
        <w:rPr>
          <w:rFonts w:asciiTheme="majorBidi" w:hAnsiTheme="majorBidi" w:cstheme="majorBidi"/>
        </w:rPr>
      </w:pPr>
      <w:r w:rsidRPr="00260DD5">
        <w:rPr>
          <w:rFonts w:asciiTheme="majorBidi" w:hAnsiTheme="majorBidi" w:cstheme="majorBidi"/>
        </w:rPr>
        <w:t>Other relevant educational accomplishments</w:t>
      </w:r>
    </w:p>
    <w:p w14:paraId="7E51FB06" w14:textId="77777777" w:rsidR="008B6CFF" w:rsidRPr="00260DD5" w:rsidRDefault="008B6CFF" w:rsidP="00260DD5">
      <w:pPr>
        <w:pStyle w:val="Heading2"/>
        <w:jc w:val="both"/>
      </w:pPr>
      <w:bookmarkStart w:id="86" w:name="_Toc236217395"/>
      <w:r w:rsidRPr="00260DD5">
        <w:t>Optional Resume Sections</w:t>
      </w:r>
      <w:bookmarkEnd w:id="86"/>
    </w:p>
    <w:p w14:paraId="2A1801C1"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If we have limited professional experience, additional sections can strengthen the resume.</w:t>
      </w:r>
    </w:p>
    <w:p w14:paraId="7608043B" w14:textId="77777777" w:rsidR="008B6CFF" w:rsidRPr="00260DD5" w:rsidRDefault="008B6CFF" w:rsidP="00260DD5">
      <w:pPr>
        <w:pStyle w:val="Heading3"/>
        <w:jc w:val="both"/>
      </w:pPr>
      <w:bookmarkStart w:id="87" w:name="_Toc236217396"/>
      <w:r w:rsidRPr="00260DD5">
        <w:lastRenderedPageBreak/>
        <w:t>Projects</w:t>
      </w:r>
      <w:bookmarkEnd w:id="87"/>
    </w:p>
    <w:p w14:paraId="2C973156" w14:textId="77777777" w:rsidR="008B6CFF" w:rsidRPr="00260DD5" w:rsidRDefault="008B6CFF" w:rsidP="00260DD5">
      <w:pPr>
        <w:pStyle w:val="NormalWeb"/>
        <w:jc w:val="both"/>
        <w:rPr>
          <w:rFonts w:asciiTheme="majorBidi" w:hAnsiTheme="majorBidi" w:cstheme="majorBidi"/>
          <w:color w:val="0070C0"/>
        </w:rPr>
      </w:pPr>
      <w:r w:rsidRPr="00260DD5">
        <w:rPr>
          <w:rFonts w:asciiTheme="majorBidi" w:hAnsiTheme="majorBidi" w:cstheme="majorBidi"/>
          <w:color w:val="0070C0"/>
        </w:rPr>
        <w:t>Include independent or personal projects that demonstrate practical skills.</w:t>
      </w:r>
    </w:p>
    <w:p w14:paraId="3F4C8B48" w14:textId="77777777" w:rsidR="008B6CFF" w:rsidRPr="00260DD5" w:rsidRDefault="008B6CFF" w:rsidP="00260DD5">
      <w:pPr>
        <w:pStyle w:val="NormalWeb"/>
        <w:jc w:val="both"/>
        <w:rPr>
          <w:rFonts w:asciiTheme="majorBidi" w:hAnsiTheme="majorBidi" w:cstheme="majorBidi"/>
          <w:color w:val="0070C0"/>
        </w:rPr>
      </w:pPr>
      <w:r w:rsidRPr="00260DD5">
        <w:rPr>
          <w:rFonts w:asciiTheme="majorBidi" w:hAnsiTheme="majorBidi" w:cstheme="majorBidi"/>
          <w:color w:val="0070C0"/>
        </w:rPr>
        <w:t>Whenever possible, include links to:</w:t>
      </w:r>
    </w:p>
    <w:p w14:paraId="7688173B" w14:textId="77777777" w:rsidR="008B6CFF" w:rsidRPr="00260DD5" w:rsidRDefault="008B6CFF" w:rsidP="00260DD5">
      <w:pPr>
        <w:pStyle w:val="NormalWeb"/>
        <w:numPr>
          <w:ilvl w:val="0"/>
          <w:numId w:val="94"/>
        </w:numPr>
        <w:jc w:val="both"/>
        <w:rPr>
          <w:rFonts w:asciiTheme="majorBidi" w:hAnsiTheme="majorBidi" w:cstheme="majorBidi"/>
          <w:color w:val="0070C0"/>
        </w:rPr>
      </w:pPr>
      <w:r w:rsidRPr="00260DD5">
        <w:rPr>
          <w:rFonts w:asciiTheme="majorBidi" w:hAnsiTheme="majorBidi" w:cstheme="majorBidi"/>
          <w:color w:val="0070C0"/>
        </w:rPr>
        <w:t>Portfolio</w:t>
      </w:r>
    </w:p>
    <w:p w14:paraId="5DF0169C" w14:textId="77777777" w:rsidR="008B6CFF" w:rsidRPr="00260DD5" w:rsidRDefault="008B6CFF" w:rsidP="00260DD5">
      <w:pPr>
        <w:pStyle w:val="NormalWeb"/>
        <w:numPr>
          <w:ilvl w:val="0"/>
          <w:numId w:val="94"/>
        </w:numPr>
        <w:jc w:val="both"/>
        <w:rPr>
          <w:rFonts w:asciiTheme="majorBidi" w:hAnsiTheme="majorBidi" w:cstheme="majorBidi"/>
          <w:color w:val="0070C0"/>
        </w:rPr>
      </w:pPr>
      <w:r w:rsidRPr="00260DD5">
        <w:rPr>
          <w:rFonts w:asciiTheme="majorBidi" w:hAnsiTheme="majorBidi" w:cstheme="majorBidi"/>
          <w:color w:val="0070C0"/>
        </w:rPr>
        <w:t>GitHub repositories</w:t>
      </w:r>
    </w:p>
    <w:p w14:paraId="5EA05954" w14:textId="77777777" w:rsidR="008B6CFF" w:rsidRPr="00260DD5" w:rsidRDefault="008B6CFF" w:rsidP="00260DD5">
      <w:pPr>
        <w:pStyle w:val="NormalWeb"/>
        <w:numPr>
          <w:ilvl w:val="0"/>
          <w:numId w:val="94"/>
        </w:numPr>
        <w:jc w:val="both"/>
        <w:rPr>
          <w:rFonts w:asciiTheme="majorBidi" w:hAnsiTheme="majorBidi" w:cstheme="majorBidi"/>
          <w:color w:val="0070C0"/>
        </w:rPr>
      </w:pPr>
      <w:r w:rsidRPr="00260DD5">
        <w:rPr>
          <w:rFonts w:asciiTheme="majorBidi" w:hAnsiTheme="majorBidi" w:cstheme="majorBidi"/>
          <w:color w:val="0070C0"/>
        </w:rPr>
        <w:t>Project websites</w:t>
      </w:r>
    </w:p>
    <w:p w14:paraId="488FD29E" w14:textId="77777777" w:rsidR="008B6CFF" w:rsidRPr="00260DD5" w:rsidRDefault="008B6CFF" w:rsidP="00260DD5">
      <w:pPr>
        <w:pStyle w:val="NormalWeb"/>
        <w:numPr>
          <w:ilvl w:val="0"/>
          <w:numId w:val="94"/>
        </w:numPr>
        <w:jc w:val="both"/>
        <w:rPr>
          <w:rFonts w:asciiTheme="majorBidi" w:hAnsiTheme="majorBidi" w:cstheme="majorBidi"/>
          <w:color w:val="0070C0"/>
        </w:rPr>
      </w:pPr>
      <w:r w:rsidRPr="00260DD5">
        <w:rPr>
          <w:rFonts w:asciiTheme="majorBidi" w:hAnsiTheme="majorBidi" w:cstheme="majorBidi"/>
          <w:color w:val="0070C0"/>
        </w:rPr>
        <w:t>Demonstrations</w:t>
      </w:r>
    </w:p>
    <w:p w14:paraId="508FCED7" w14:textId="77777777" w:rsidR="008B6CFF" w:rsidRPr="00260DD5" w:rsidRDefault="008B6CFF" w:rsidP="00260DD5">
      <w:pPr>
        <w:pStyle w:val="Heading3"/>
        <w:jc w:val="both"/>
      </w:pPr>
      <w:bookmarkStart w:id="88" w:name="_Toc236217397"/>
      <w:r w:rsidRPr="00260DD5">
        <w:t>Additional Professional Activities</w:t>
      </w:r>
      <w:bookmarkEnd w:id="88"/>
    </w:p>
    <w:p w14:paraId="37FEE6F9"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If relevant, include:</w:t>
      </w:r>
    </w:p>
    <w:p w14:paraId="48EFA244" w14:textId="77777777" w:rsidR="008B6CFF" w:rsidRPr="00260DD5" w:rsidRDefault="008B6CFF" w:rsidP="00260DD5">
      <w:pPr>
        <w:pStyle w:val="NormalWeb"/>
        <w:numPr>
          <w:ilvl w:val="0"/>
          <w:numId w:val="95"/>
        </w:numPr>
        <w:jc w:val="both"/>
        <w:rPr>
          <w:rFonts w:asciiTheme="majorBidi" w:hAnsiTheme="majorBidi" w:cstheme="majorBidi"/>
        </w:rPr>
      </w:pPr>
      <w:r w:rsidRPr="00260DD5">
        <w:rPr>
          <w:rFonts w:asciiTheme="majorBidi" w:hAnsiTheme="majorBidi" w:cstheme="majorBidi"/>
        </w:rPr>
        <w:t>Conferences attended</w:t>
      </w:r>
    </w:p>
    <w:p w14:paraId="2C30F34E" w14:textId="77777777" w:rsidR="008B6CFF" w:rsidRPr="00260DD5" w:rsidRDefault="008B6CFF" w:rsidP="00260DD5">
      <w:pPr>
        <w:pStyle w:val="NormalWeb"/>
        <w:numPr>
          <w:ilvl w:val="0"/>
          <w:numId w:val="95"/>
        </w:numPr>
        <w:jc w:val="both"/>
        <w:rPr>
          <w:rFonts w:asciiTheme="majorBidi" w:hAnsiTheme="majorBidi" w:cstheme="majorBidi"/>
        </w:rPr>
      </w:pPr>
      <w:r w:rsidRPr="00260DD5">
        <w:rPr>
          <w:rFonts w:asciiTheme="majorBidi" w:hAnsiTheme="majorBidi" w:cstheme="majorBidi"/>
        </w:rPr>
        <w:t>Professional publications</w:t>
      </w:r>
    </w:p>
    <w:p w14:paraId="6CF2C0B0" w14:textId="77777777" w:rsidR="008B6CFF" w:rsidRPr="00260DD5" w:rsidRDefault="008B6CFF" w:rsidP="00260DD5">
      <w:pPr>
        <w:pStyle w:val="NormalWeb"/>
        <w:numPr>
          <w:ilvl w:val="0"/>
          <w:numId w:val="95"/>
        </w:numPr>
        <w:jc w:val="both"/>
        <w:rPr>
          <w:rFonts w:asciiTheme="majorBidi" w:hAnsiTheme="majorBidi" w:cstheme="majorBidi"/>
        </w:rPr>
      </w:pPr>
      <w:r w:rsidRPr="00260DD5">
        <w:rPr>
          <w:rFonts w:asciiTheme="majorBidi" w:hAnsiTheme="majorBidi" w:cstheme="majorBidi"/>
        </w:rPr>
        <w:t>Awards and recognitions</w:t>
      </w:r>
    </w:p>
    <w:p w14:paraId="37D71979" w14:textId="77777777" w:rsidR="008B6CFF" w:rsidRPr="00260DD5" w:rsidRDefault="008B6CFF" w:rsidP="00260DD5">
      <w:pPr>
        <w:pStyle w:val="Heading3"/>
        <w:jc w:val="both"/>
      </w:pPr>
      <w:bookmarkStart w:id="89" w:name="_Toc236217398"/>
      <w:r w:rsidRPr="00260DD5">
        <w:t>Hobbies, Interests, and Volunteer Work</w:t>
      </w:r>
      <w:bookmarkEnd w:id="89"/>
    </w:p>
    <w:p w14:paraId="51F90269"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Include these sections only when they are directly relevant to the position being applied for.</w:t>
      </w:r>
    </w:p>
    <w:p w14:paraId="58DE4C9C" w14:textId="77777777" w:rsidR="008B6CFF" w:rsidRPr="00260DD5" w:rsidRDefault="008B6CFF" w:rsidP="00260DD5">
      <w:pPr>
        <w:pStyle w:val="Heading2"/>
        <w:jc w:val="both"/>
      </w:pPr>
      <w:bookmarkStart w:id="90" w:name="_Toc236217399"/>
      <w:r w:rsidRPr="00260DD5">
        <w:t>Resume Tips</w:t>
      </w:r>
      <w:bookmarkEnd w:id="90"/>
    </w:p>
    <w:p w14:paraId="632DEE09" w14:textId="77777777" w:rsidR="008B6CFF" w:rsidRPr="00260DD5" w:rsidRDefault="008B6CFF" w:rsidP="00260DD5">
      <w:pPr>
        <w:pStyle w:val="NormalWeb"/>
        <w:jc w:val="both"/>
        <w:rPr>
          <w:rFonts w:asciiTheme="majorBidi" w:hAnsiTheme="majorBidi" w:cstheme="majorBidi"/>
        </w:rPr>
      </w:pPr>
      <w:r w:rsidRPr="00260DD5">
        <w:rPr>
          <w:rFonts w:asciiTheme="majorBidi" w:hAnsiTheme="majorBidi" w:cstheme="majorBidi"/>
        </w:rPr>
        <w:t>When preparing a professional resume:</w:t>
      </w:r>
    </w:p>
    <w:p w14:paraId="7411C8A7" w14:textId="77777777" w:rsidR="008B6CFF" w:rsidRPr="00260DD5" w:rsidRDefault="008B6CFF" w:rsidP="00260DD5">
      <w:pPr>
        <w:pStyle w:val="NormalWeb"/>
        <w:numPr>
          <w:ilvl w:val="0"/>
          <w:numId w:val="96"/>
        </w:numPr>
        <w:jc w:val="both"/>
        <w:rPr>
          <w:rFonts w:asciiTheme="majorBidi" w:hAnsiTheme="majorBidi" w:cstheme="majorBidi"/>
        </w:rPr>
      </w:pPr>
      <w:r w:rsidRPr="00260DD5">
        <w:rPr>
          <w:rFonts w:asciiTheme="majorBidi" w:hAnsiTheme="majorBidi" w:cstheme="majorBidi"/>
        </w:rPr>
        <w:t xml:space="preserve">Do </w:t>
      </w:r>
      <w:r w:rsidRPr="00260DD5">
        <w:rPr>
          <w:rStyle w:val="Strong"/>
          <w:rFonts w:asciiTheme="majorBidi" w:hAnsiTheme="majorBidi" w:cstheme="majorBidi"/>
        </w:rPr>
        <w:t>not</w:t>
      </w:r>
      <w:r w:rsidRPr="00260DD5">
        <w:rPr>
          <w:rFonts w:asciiTheme="majorBidi" w:hAnsiTheme="majorBidi" w:cstheme="majorBidi"/>
        </w:rPr>
        <w:t xml:space="preserve"> include a photograph because it may unintentionally contribute to discrimination.</w:t>
      </w:r>
    </w:p>
    <w:p w14:paraId="694B9265" w14:textId="77777777" w:rsidR="008B6CFF" w:rsidRPr="00260DD5" w:rsidRDefault="008B6CFF" w:rsidP="00260DD5">
      <w:pPr>
        <w:pStyle w:val="NormalWeb"/>
        <w:numPr>
          <w:ilvl w:val="0"/>
          <w:numId w:val="96"/>
        </w:numPr>
        <w:jc w:val="both"/>
        <w:rPr>
          <w:rFonts w:asciiTheme="majorBidi" w:hAnsiTheme="majorBidi" w:cstheme="majorBidi"/>
        </w:rPr>
      </w:pPr>
      <w:r w:rsidRPr="00260DD5">
        <w:rPr>
          <w:rFonts w:asciiTheme="majorBidi" w:hAnsiTheme="majorBidi" w:cstheme="majorBidi"/>
        </w:rPr>
        <w:t xml:space="preserve">Do </w:t>
      </w:r>
      <w:r w:rsidRPr="00260DD5">
        <w:rPr>
          <w:rStyle w:val="Strong"/>
          <w:rFonts w:asciiTheme="majorBidi" w:hAnsiTheme="majorBidi" w:cstheme="majorBidi"/>
        </w:rPr>
        <w:t>not</w:t>
      </w:r>
      <w:r w:rsidRPr="00260DD5">
        <w:rPr>
          <w:rFonts w:asciiTheme="majorBidi" w:hAnsiTheme="majorBidi" w:cstheme="majorBidi"/>
        </w:rPr>
        <w:t xml:space="preserve"> include references on the resume. References may change depending on the position and should be provided separately when requested.</w:t>
      </w:r>
    </w:p>
    <w:p w14:paraId="133C23E8" w14:textId="77777777" w:rsidR="008B6CFF" w:rsidRPr="00260DD5" w:rsidRDefault="008B6CFF" w:rsidP="00260DD5">
      <w:pPr>
        <w:pStyle w:val="NormalWeb"/>
        <w:numPr>
          <w:ilvl w:val="0"/>
          <w:numId w:val="96"/>
        </w:numPr>
        <w:jc w:val="both"/>
        <w:rPr>
          <w:rFonts w:asciiTheme="majorBidi" w:hAnsiTheme="majorBidi" w:cstheme="majorBidi"/>
        </w:rPr>
      </w:pPr>
      <w:r w:rsidRPr="00260DD5">
        <w:rPr>
          <w:rFonts w:asciiTheme="majorBidi" w:hAnsiTheme="majorBidi" w:cstheme="majorBidi"/>
        </w:rPr>
        <w:t>Ask a trusted friend or colleague to proofread the resume before submitting it. Employers may reject resumes containing spelling or grammatical mistakes.</w:t>
      </w:r>
    </w:p>
    <w:p w14:paraId="053A2E63" w14:textId="77777777" w:rsidR="008B6CFF" w:rsidRPr="00260DD5" w:rsidRDefault="008B6CFF" w:rsidP="00260DD5">
      <w:pPr>
        <w:pStyle w:val="NormalWeb"/>
        <w:numPr>
          <w:ilvl w:val="0"/>
          <w:numId w:val="96"/>
        </w:numPr>
        <w:jc w:val="both"/>
        <w:rPr>
          <w:rFonts w:asciiTheme="majorBidi" w:hAnsiTheme="majorBidi" w:cstheme="majorBidi"/>
        </w:rPr>
      </w:pPr>
      <w:r w:rsidRPr="00260DD5">
        <w:rPr>
          <w:rFonts w:asciiTheme="majorBidi" w:hAnsiTheme="majorBidi" w:cstheme="majorBidi"/>
        </w:rPr>
        <w:t xml:space="preserve">Save the resume in cloud storage services such as </w:t>
      </w:r>
      <w:r w:rsidRPr="00260DD5">
        <w:rPr>
          <w:rStyle w:val="Strong"/>
          <w:rFonts w:asciiTheme="majorBidi" w:hAnsiTheme="majorBidi" w:cstheme="majorBidi"/>
        </w:rPr>
        <w:t>Google Docs</w:t>
      </w:r>
      <w:r w:rsidRPr="00260DD5">
        <w:rPr>
          <w:rFonts w:asciiTheme="majorBidi" w:hAnsiTheme="majorBidi" w:cstheme="majorBidi"/>
        </w:rPr>
        <w:t xml:space="preserve"> or </w:t>
      </w:r>
      <w:r w:rsidRPr="00260DD5">
        <w:rPr>
          <w:rStyle w:val="Strong"/>
          <w:rFonts w:asciiTheme="majorBidi" w:hAnsiTheme="majorBidi" w:cstheme="majorBidi"/>
        </w:rPr>
        <w:t>Dropbox</w:t>
      </w:r>
      <w:r w:rsidRPr="00260DD5">
        <w:rPr>
          <w:rFonts w:asciiTheme="majorBidi" w:hAnsiTheme="majorBidi" w:cstheme="majorBidi"/>
        </w:rPr>
        <w:t xml:space="preserve"> so it can be accessed easily from any device.</w:t>
      </w:r>
    </w:p>
    <w:p w14:paraId="6B31C2F6" w14:textId="77777777" w:rsidR="00C35919" w:rsidRPr="00260DD5" w:rsidRDefault="00C35919" w:rsidP="00260DD5">
      <w:pPr>
        <w:pStyle w:val="Heading1"/>
        <w:jc w:val="both"/>
        <w:rPr>
          <w:rFonts w:cstheme="majorBidi"/>
        </w:rPr>
      </w:pPr>
      <w:bookmarkStart w:id="91" w:name="_Toc236217400"/>
      <w:r w:rsidRPr="00260DD5">
        <w:rPr>
          <w:rFonts w:cstheme="majorBidi"/>
        </w:rPr>
        <w:t>Create Your Cover Letter</w:t>
      </w:r>
      <w:bookmarkEnd w:id="91"/>
    </w:p>
    <w:p w14:paraId="6F1153F8" w14:textId="77777777" w:rsidR="00C35919" w:rsidRPr="00260DD5" w:rsidRDefault="00C35919" w:rsidP="00260DD5">
      <w:pPr>
        <w:pStyle w:val="Heading2"/>
        <w:jc w:val="both"/>
      </w:pPr>
      <w:bookmarkStart w:id="92" w:name="_Toc236217401"/>
      <w:r w:rsidRPr="00260DD5">
        <w:t>Learning Objectives</w:t>
      </w:r>
      <w:bookmarkEnd w:id="92"/>
    </w:p>
    <w:p w14:paraId="06CF53FF"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After completing this practice exercise, we will be able to:</w:t>
      </w:r>
    </w:p>
    <w:p w14:paraId="5AD61DB3" w14:textId="77777777" w:rsidR="00C35919" w:rsidRPr="00260DD5" w:rsidRDefault="00C35919" w:rsidP="00260DD5">
      <w:pPr>
        <w:pStyle w:val="NormalWeb"/>
        <w:numPr>
          <w:ilvl w:val="0"/>
          <w:numId w:val="104"/>
        </w:numPr>
        <w:jc w:val="both"/>
        <w:rPr>
          <w:rFonts w:asciiTheme="majorBidi" w:hAnsiTheme="majorBidi" w:cstheme="majorBidi"/>
        </w:rPr>
      </w:pPr>
      <w:r w:rsidRPr="00260DD5">
        <w:rPr>
          <w:rFonts w:asciiTheme="majorBidi" w:hAnsiTheme="majorBidi" w:cstheme="majorBidi"/>
        </w:rPr>
        <w:t>Create a basic cover letter.</w:t>
      </w:r>
    </w:p>
    <w:p w14:paraId="633E417A" w14:textId="77777777" w:rsidR="00C35919" w:rsidRPr="00260DD5" w:rsidRDefault="00C35919" w:rsidP="00260DD5">
      <w:pPr>
        <w:pStyle w:val="NormalWeb"/>
        <w:numPr>
          <w:ilvl w:val="0"/>
          <w:numId w:val="104"/>
        </w:numPr>
        <w:jc w:val="both"/>
        <w:rPr>
          <w:rFonts w:asciiTheme="majorBidi" w:hAnsiTheme="majorBidi" w:cstheme="majorBidi"/>
        </w:rPr>
      </w:pPr>
      <w:r w:rsidRPr="00260DD5">
        <w:rPr>
          <w:rFonts w:asciiTheme="majorBidi" w:hAnsiTheme="majorBidi" w:cstheme="majorBidi"/>
        </w:rPr>
        <w:t>Describe how to edit the letter to fit different job applications.</w:t>
      </w:r>
    </w:p>
    <w:p w14:paraId="5AAF8761" w14:textId="77777777" w:rsidR="00B67B44" w:rsidRPr="00260DD5" w:rsidRDefault="00B67B44" w:rsidP="00260DD5">
      <w:pPr>
        <w:pStyle w:val="Heading2"/>
        <w:jc w:val="both"/>
      </w:pPr>
      <w:bookmarkStart w:id="93" w:name="_Toc236217402"/>
      <w:r w:rsidRPr="00260DD5">
        <w:lastRenderedPageBreak/>
        <w:t>Introduction</w:t>
      </w:r>
      <w:bookmarkEnd w:id="93"/>
    </w:p>
    <w:p w14:paraId="1AE98562" w14:textId="77777777" w:rsidR="00B67B44" w:rsidRPr="00260DD5" w:rsidRDefault="00B67B44" w:rsidP="00260DD5">
      <w:pPr>
        <w:pStyle w:val="NormalWeb"/>
        <w:jc w:val="both"/>
        <w:rPr>
          <w:rFonts w:asciiTheme="majorBidi" w:hAnsiTheme="majorBidi" w:cstheme="majorBidi"/>
        </w:rPr>
      </w:pPr>
      <w:r w:rsidRPr="00260DD5">
        <w:rPr>
          <w:rFonts w:asciiTheme="majorBidi" w:hAnsiTheme="majorBidi" w:cstheme="majorBidi"/>
        </w:rPr>
        <w:t>One of the most important tasks when beginning a job search is to develop a basic cover letter. It is a good idea to draft a basic cover letter before applying for jobs. Although we will customize the letter for each position and application, having a well-written template makes the application process much easier.</w:t>
      </w:r>
    </w:p>
    <w:p w14:paraId="4B997F25" w14:textId="49D76293" w:rsidR="00B67B44" w:rsidRPr="00260DD5" w:rsidRDefault="00B67B44" w:rsidP="00260DD5">
      <w:pPr>
        <w:pStyle w:val="NormalWeb"/>
        <w:jc w:val="both"/>
        <w:rPr>
          <w:rFonts w:asciiTheme="majorBidi" w:hAnsiTheme="majorBidi" w:cstheme="majorBidi"/>
          <w:color w:val="EE0000"/>
        </w:rPr>
      </w:pPr>
      <w:r w:rsidRPr="00260DD5">
        <w:rPr>
          <w:rFonts w:asciiTheme="majorBidi" w:hAnsiTheme="majorBidi" w:cstheme="majorBidi"/>
          <w:color w:val="EE0000"/>
        </w:rPr>
        <w:t>A cover letter works alongside a resume to introduce us to a prospective employer. It should briefly introduce who we are and explain why we are a strong candidate for a particular position. Instead of repeating all of our qualifications, we should highlight only the most relevant information. Detailed qualifications should remain in our resume and LinkedIn profile. The objective of the cover letter is to generate enough interest for the employer to invite us for an interview.</w:t>
      </w:r>
    </w:p>
    <w:p w14:paraId="6662E346" w14:textId="77777777" w:rsidR="00C35919" w:rsidRPr="00260DD5" w:rsidRDefault="00C35919" w:rsidP="00260DD5">
      <w:pPr>
        <w:pStyle w:val="Heading2"/>
        <w:jc w:val="both"/>
      </w:pPr>
      <w:bookmarkStart w:id="94" w:name="_Toc236217403"/>
      <w:r w:rsidRPr="00260DD5">
        <w:t>Prerequisites</w:t>
      </w:r>
      <w:bookmarkEnd w:id="94"/>
    </w:p>
    <w:p w14:paraId="7AB5DB3A"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We will need the following to complete this practice exercise:</w:t>
      </w:r>
    </w:p>
    <w:p w14:paraId="2DA8485E" w14:textId="77777777" w:rsidR="00C35919" w:rsidRPr="00260DD5" w:rsidRDefault="00C35919" w:rsidP="00260DD5">
      <w:pPr>
        <w:pStyle w:val="NormalWeb"/>
        <w:numPr>
          <w:ilvl w:val="0"/>
          <w:numId w:val="105"/>
        </w:numPr>
        <w:jc w:val="both"/>
        <w:rPr>
          <w:rFonts w:asciiTheme="majorBidi" w:hAnsiTheme="majorBidi" w:cstheme="majorBidi"/>
        </w:rPr>
      </w:pPr>
      <w:r w:rsidRPr="00260DD5">
        <w:rPr>
          <w:rFonts w:asciiTheme="majorBidi" w:hAnsiTheme="majorBidi" w:cstheme="majorBidi"/>
        </w:rPr>
        <w:t>Word processing software.</w:t>
      </w:r>
    </w:p>
    <w:p w14:paraId="2BED0136" w14:textId="77777777" w:rsidR="00C35919" w:rsidRPr="00260DD5" w:rsidRDefault="00C35919" w:rsidP="00260DD5">
      <w:pPr>
        <w:pStyle w:val="NormalWeb"/>
        <w:numPr>
          <w:ilvl w:val="0"/>
          <w:numId w:val="105"/>
        </w:numPr>
        <w:jc w:val="both"/>
        <w:rPr>
          <w:rFonts w:asciiTheme="majorBidi" w:hAnsiTheme="majorBidi" w:cstheme="majorBidi"/>
        </w:rPr>
      </w:pPr>
      <w:r w:rsidRPr="00260DD5">
        <w:rPr>
          <w:rFonts w:asciiTheme="majorBidi" w:hAnsiTheme="majorBidi" w:cstheme="majorBidi"/>
        </w:rPr>
        <w:t>A source of information about our past work experience (a resume might be useful).</w:t>
      </w:r>
    </w:p>
    <w:p w14:paraId="3E543DE6" w14:textId="77777777" w:rsidR="00C35919" w:rsidRPr="00260DD5" w:rsidRDefault="00C35919" w:rsidP="00260DD5">
      <w:pPr>
        <w:pStyle w:val="NormalWeb"/>
        <w:numPr>
          <w:ilvl w:val="0"/>
          <w:numId w:val="105"/>
        </w:numPr>
        <w:jc w:val="both"/>
        <w:rPr>
          <w:rFonts w:asciiTheme="majorBidi" w:hAnsiTheme="majorBidi" w:cstheme="majorBidi"/>
        </w:rPr>
      </w:pPr>
      <w:r w:rsidRPr="00260DD5">
        <w:rPr>
          <w:rFonts w:asciiTheme="majorBidi" w:hAnsiTheme="majorBidi" w:cstheme="majorBidi"/>
        </w:rPr>
        <w:t>An example job listing to practice tailoring the letter to a specific role.</w:t>
      </w:r>
    </w:p>
    <w:p w14:paraId="40D76CC2" w14:textId="77777777" w:rsidR="00C35919" w:rsidRPr="00260DD5" w:rsidRDefault="00C35919" w:rsidP="00260DD5">
      <w:pPr>
        <w:pStyle w:val="Heading2"/>
        <w:jc w:val="both"/>
      </w:pPr>
      <w:bookmarkStart w:id="95" w:name="_Toc236217404"/>
      <w:r w:rsidRPr="00260DD5">
        <w:t>Keep in Mind</w:t>
      </w:r>
      <w:bookmarkEnd w:id="95"/>
    </w:p>
    <w:p w14:paraId="23741DE7" w14:textId="77777777" w:rsidR="00C35919" w:rsidRPr="00260DD5" w:rsidRDefault="00C35919" w:rsidP="00260DD5">
      <w:pPr>
        <w:pStyle w:val="NormalWeb"/>
        <w:numPr>
          <w:ilvl w:val="0"/>
          <w:numId w:val="106"/>
        </w:numPr>
        <w:jc w:val="both"/>
        <w:rPr>
          <w:rFonts w:asciiTheme="majorBidi" w:hAnsiTheme="majorBidi" w:cstheme="majorBidi"/>
          <w:color w:val="EE0000"/>
        </w:rPr>
      </w:pPr>
      <w:r w:rsidRPr="00260DD5">
        <w:rPr>
          <w:rFonts w:asciiTheme="majorBidi" w:hAnsiTheme="majorBidi" w:cstheme="majorBidi"/>
          <w:color w:val="EE0000"/>
        </w:rPr>
        <w:t xml:space="preserve">We will probably want to keep a copy of our cover letter in </w:t>
      </w:r>
      <w:r w:rsidRPr="00260DD5">
        <w:rPr>
          <w:rStyle w:val="Strong"/>
          <w:rFonts w:asciiTheme="majorBidi" w:hAnsiTheme="majorBidi" w:cstheme="majorBidi"/>
          <w:color w:val="EE0000"/>
        </w:rPr>
        <w:t>Microsoft Word (.doc)</w:t>
      </w:r>
      <w:r w:rsidRPr="00260DD5">
        <w:rPr>
          <w:rFonts w:asciiTheme="majorBidi" w:hAnsiTheme="majorBidi" w:cstheme="majorBidi"/>
          <w:color w:val="EE0000"/>
        </w:rPr>
        <w:t xml:space="preserve"> format because it is the format companies request more often than others.</w:t>
      </w:r>
    </w:p>
    <w:p w14:paraId="38ABEF13" w14:textId="77777777" w:rsidR="00C35919" w:rsidRPr="00260DD5" w:rsidRDefault="00C35919" w:rsidP="00260DD5">
      <w:pPr>
        <w:pStyle w:val="NormalWeb"/>
        <w:numPr>
          <w:ilvl w:val="0"/>
          <w:numId w:val="106"/>
        </w:numPr>
        <w:jc w:val="both"/>
        <w:rPr>
          <w:rFonts w:asciiTheme="majorBidi" w:hAnsiTheme="majorBidi" w:cstheme="majorBidi"/>
        </w:rPr>
      </w:pPr>
      <w:r w:rsidRPr="00260DD5">
        <w:rPr>
          <w:rFonts w:asciiTheme="majorBidi" w:hAnsiTheme="majorBidi" w:cstheme="majorBidi"/>
        </w:rPr>
        <w:t xml:space="preserve">It is also useful to save the letter in </w:t>
      </w:r>
      <w:r w:rsidRPr="00260DD5">
        <w:rPr>
          <w:rStyle w:val="Strong"/>
          <w:rFonts w:asciiTheme="majorBidi" w:hAnsiTheme="majorBidi" w:cstheme="majorBidi"/>
        </w:rPr>
        <w:t>plain text</w:t>
      </w:r>
      <w:r w:rsidRPr="00260DD5">
        <w:rPr>
          <w:rFonts w:asciiTheme="majorBidi" w:hAnsiTheme="majorBidi" w:cstheme="majorBidi"/>
        </w:rPr>
        <w:t xml:space="preserve"> format because it makes it easier to copy and paste into website application fields.</w:t>
      </w:r>
    </w:p>
    <w:p w14:paraId="36FF82AC" w14:textId="77777777" w:rsidR="00C35919" w:rsidRPr="00260DD5" w:rsidRDefault="00C35919" w:rsidP="00260DD5">
      <w:pPr>
        <w:pStyle w:val="NormalWeb"/>
        <w:numPr>
          <w:ilvl w:val="0"/>
          <w:numId w:val="106"/>
        </w:numPr>
        <w:jc w:val="both"/>
        <w:rPr>
          <w:rFonts w:asciiTheme="majorBidi" w:hAnsiTheme="majorBidi" w:cstheme="majorBidi"/>
        </w:rPr>
      </w:pPr>
      <w:r w:rsidRPr="00260DD5">
        <w:rPr>
          <w:rFonts w:asciiTheme="majorBidi" w:hAnsiTheme="majorBidi" w:cstheme="majorBidi"/>
        </w:rPr>
        <w:t>We can complete this practice exercise using pen and paper, but keeping the letter in electronic form makes it much easier to edit and reuse as a template.</w:t>
      </w:r>
    </w:p>
    <w:p w14:paraId="0344C100" w14:textId="77777777" w:rsidR="00C35919" w:rsidRPr="00260DD5" w:rsidRDefault="00C35919" w:rsidP="00260DD5">
      <w:pPr>
        <w:pStyle w:val="NormalWeb"/>
        <w:numPr>
          <w:ilvl w:val="0"/>
          <w:numId w:val="106"/>
        </w:numPr>
        <w:jc w:val="both"/>
        <w:rPr>
          <w:rFonts w:asciiTheme="majorBidi" w:hAnsiTheme="majorBidi" w:cstheme="majorBidi"/>
        </w:rPr>
      </w:pPr>
      <w:r w:rsidRPr="00260DD5">
        <w:rPr>
          <w:rFonts w:asciiTheme="majorBidi" w:hAnsiTheme="majorBidi" w:cstheme="majorBidi"/>
        </w:rPr>
        <w:t>We can use our example job listing to fill in information such as the job title, qualifications, contact person, and other details.</w:t>
      </w:r>
    </w:p>
    <w:p w14:paraId="7FACDF88" w14:textId="77777777" w:rsidR="00C35919" w:rsidRPr="00260DD5" w:rsidRDefault="00C35919" w:rsidP="00260DD5">
      <w:pPr>
        <w:pStyle w:val="NormalWeb"/>
        <w:numPr>
          <w:ilvl w:val="0"/>
          <w:numId w:val="106"/>
        </w:numPr>
        <w:jc w:val="both"/>
        <w:rPr>
          <w:rFonts w:asciiTheme="majorBidi" w:hAnsiTheme="majorBidi" w:cstheme="majorBidi"/>
        </w:rPr>
      </w:pPr>
      <w:r w:rsidRPr="00260DD5">
        <w:rPr>
          <w:rFonts w:asciiTheme="majorBidi" w:hAnsiTheme="majorBidi" w:cstheme="majorBidi"/>
        </w:rPr>
        <w:t>We should edit the letter whenever we tailor it to a different job listing.</w:t>
      </w:r>
    </w:p>
    <w:p w14:paraId="26087000" w14:textId="77777777" w:rsidR="00C35919" w:rsidRPr="00260DD5" w:rsidRDefault="00C35919" w:rsidP="00260DD5">
      <w:pPr>
        <w:pStyle w:val="NormalWeb"/>
        <w:numPr>
          <w:ilvl w:val="0"/>
          <w:numId w:val="106"/>
        </w:numPr>
        <w:jc w:val="both"/>
        <w:rPr>
          <w:rFonts w:asciiTheme="majorBidi" w:hAnsiTheme="majorBidi" w:cstheme="majorBidi"/>
          <w:color w:val="0070C0"/>
        </w:rPr>
      </w:pPr>
      <w:r w:rsidRPr="00260DD5">
        <w:rPr>
          <w:rFonts w:asciiTheme="majorBidi" w:hAnsiTheme="majorBidi" w:cstheme="majorBidi"/>
          <w:color w:val="0070C0"/>
        </w:rPr>
        <w:t>As we create the letter, we should highlight the sections that are likely to change, such as the job title, company name, or contact person. This makes future updates much easier.</w:t>
      </w:r>
    </w:p>
    <w:p w14:paraId="2CBD89B1" w14:textId="77777777" w:rsidR="00C35919" w:rsidRPr="00260DD5" w:rsidRDefault="00C35919" w:rsidP="00260DD5">
      <w:pPr>
        <w:pStyle w:val="Heading2"/>
        <w:jc w:val="both"/>
      </w:pPr>
      <w:bookmarkStart w:id="96" w:name="_Toc236217405"/>
      <w:r w:rsidRPr="00260DD5">
        <w:t>Begin the Cover Letter</w:t>
      </w:r>
      <w:bookmarkEnd w:id="96"/>
    </w:p>
    <w:p w14:paraId="7E580F08"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Open a new document in our preferred word processor.</w:t>
      </w:r>
    </w:p>
    <w:p w14:paraId="1345ADE7"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Choose an opening for the letter and type it in.</w:t>
      </w:r>
    </w:p>
    <w:p w14:paraId="732D4477" w14:textId="77777777" w:rsidR="00C35919" w:rsidRPr="00260DD5" w:rsidRDefault="00C35919" w:rsidP="00260DD5">
      <w:pPr>
        <w:pStyle w:val="NormalWeb"/>
        <w:jc w:val="both"/>
        <w:rPr>
          <w:rFonts w:asciiTheme="majorBidi" w:hAnsiTheme="majorBidi" w:cstheme="majorBidi"/>
        </w:rPr>
      </w:pPr>
      <w:r w:rsidRPr="00260DD5">
        <w:rPr>
          <w:rStyle w:val="Strong"/>
          <w:rFonts w:asciiTheme="majorBidi" w:hAnsiTheme="majorBidi" w:cstheme="majorBidi"/>
        </w:rPr>
        <w:t>Example:</w:t>
      </w:r>
    </w:p>
    <w:p w14:paraId="2AA8895C" w14:textId="77777777" w:rsidR="00C35919" w:rsidRPr="00260DD5" w:rsidRDefault="00C35919" w:rsidP="00260DD5">
      <w:pPr>
        <w:pStyle w:val="HTMLPreformatted"/>
        <w:jc w:val="both"/>
        <w:rPr>
          <w:rStyle w:val="HTMLCode"/>
          <w:rFonts w:asciiTheme="majorBidi" w:hAnsiTheme="majorBidi" w:cstheme="majorBidi"/>
        </w:rPr>
      </w:pPr>
      <w:r w:rsidRPr="00260DD5">
        <w:rPr>
          <w:rStyle w:val="HTMLCode"/>
          <w:rFonts w:asciiTheme="majorBidi" w:hAnsiTheme="majorBidi" w:cstheme="majorBidi"/>
        </w:rPr>
        <w:t>Dear (Manager):</w:t>
      </w:r>
    </w:p>
    <w:p w14:paraId="1EAA5947" w14:textId="77777777" w:rsidR="00C35919" w:rsidRPr="00260DD5" w:rsidRDefault="00C35919" w:rsidP="00260DD5">
      <w:pPr>
        <w:pStyle w:val="NormalWeb"/>
        <w:jc w:val="both"/>
        <w:rPr>
          <w:rFonts w:asciiTheme="majorBidi" w:hAnsiTheme="majorBidi" w:cstheme="majorBidi"/>
        </w:rPr>
      </w:pPr>
      <w:r w:rsidRPr="00260DD5">
        <w:rPr>
          <w:rStyle w:val="Strong"/>
          <w:rFonts w:asciiTheme="majorBidi" w:hAnsiTheme="majorBidi" w:cstheme="majorBidi"/>
        </w:rPr>
        <w:t>Note:</w:t>
      </w:r>
      <w:r w:rsidRPr="00260DD5">
        <w:rPr>
          <w:rFonts w:asciiTheme="majorBidi" w:hAnsiTheme="majorBidi" w:cstheme="majorBidi"/>
        </w:rPr>
        <w:t xml:space="preserve"> </w:t>
      </w:r>
      <w:r w:rsidRPr="00260DD5">
        <w:rPr>
          <w:rStyle w:val="Strong"/>
          <w:rFonts w:asciiTheme="majorBidi" w:hAnsiTheme="majorBidi" w:cstheme="majorBidi"/>
        </w:rPr>
        <w:t>(Manager)</w:t>
      </w:r>
      <w:r w:rsidRPr="00260DD5">
        <w:rPr>
          <w:rFonts w:asciiTheme="majorBidi" w:hAnsiTheme="majorBidi" w:cstheme="majorBidi"/>
        </w:rPr>
        <w:t xml:space="preserve"> is a placeholder. When preparing an actual cover letter, replace it with the name of the hiring manager or contact person for the specific job application.</w:t>
      </w:r>
    </w:p>
    <w:p w14:paraId="082FBDE1" w14:textId="77777777" w:rsidR="00C35919" w:rsidRPr="00260DD5" w:rsidRDefault="00C35919" w:rsidP="00260DD5">
      <w:pPr>
        <w:pStyle w:val="Heading2"/>
        <w:jc w:val="both"/>
      </w:pPr>
      <w:bookmarkStart w:id="97" w:name="_Toc236217406"/>
      <w:r w:rsidRPr="00260DD5">
        <w:lastRenderedPageBreak/>
        <w:t>Write the First Paragraph</w:t>
      </w:r>
      <w:bookmarkEnd w:id="97"/>
    </w:p>
    <w:p w14:paraId="2A942659"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The first paragraph should:</w:t>
      </w:r>
    </w:p>
    <w:p w14:paraId="108FF45C" w14:textId="77777777" w:rsidR="00C35919" w:rsidRPr="00260DD5" w:rsidRDefault="00C35919" w:rsidP="00260DD5">
      <w:pPr>
        <w:pStyle w:val="NormalWeb"/>
        <w:numPr>
          <w:ilvl w:val="0"/>
          <w:numId w:val="107"/>
        </w:numPr>
        <w:jc w:val="both"/>
        <w:rPr>
          <w:rFonts w:asciiTheme="majorBidi" w:hAnsiTheme="majorBidi" w:cstheme="majorBidi"/>
        </w:rPr>
      </w:pPr>
      <w:r w:rsidRPr="00260DD5">
        <w:rPr>
          <w:rFonts w:asciiTheme="majorBidi" w:hAnsiTheme="majorBidi" w:cstheme="majorBidi"/>
        </w:rPr>
        <w:t>State the title of the position we are applying for.</w:t>
      </w:r>
    </w:p>
    <w:p w14:paraId="7D9E2098" w14:textId="77777777" w:rsidR="00C35919" w:rsidRPr="00260DD5" w:rsidRDefault="00C35919" w:rsidP="00260DD5">
      <w:pPr>
        <w:pStyle w:val="NormalWeb"/>
        <w:numPr>
          <w:ilvl w:val="0"/>
          <w:numId w:val="107"/>
        </w:numPr>
        <w:jc w:val="both"/>
        <w:rPr>
          <w:rFonts w:asciiTheme="majorBidi" w:hAnsiTheme="majorBidi" w:cstheme="majorBidi"/>
        </w:rPr>
      </w:pPr>
      <w:r w:rsidRPr="00260DD5">
        <w:rPr>
          <w:rFonts w:asciiTheme="majorBidi" w:hAnsiTheme="majorBidi" w:cstheme="majorBidi"/>
        </w:rPr>
        <w:t>Explain why we believe we are a strong fit for the role.</w:t>
      </w:r>
    </w:p>
    <w:p w14:paraId="365569BF" w14:textId="77777777" w:rsidR="00C35919" w:rsidRPr="00260DD5" w:rsidRDefault="00C35919" w:rsidP="00260DD5">
      <w:pPr>
        <w:pStyle w:val="NormalWeb"/>
        <w:numPr>
          <w:ilvl w:val="0"/>
          <w:numId w:val="107"/>
        </w:numPr>
        <w:jc w:val="both"/>
        <w:rPr>
          <w:rFonts w:asciiTheme="majorBidi" w:hAnsiTheme="majorBidi" w:cstheme="majorBidi"/>
        </w:rPr>
      </w:pPr>
      <w:r w:rsidRPr="00260DD5">
        <w:rPr>
          <w:rFonts w:asciiTheme="majorBidi" w:hAnsiTheme="majorBidi" w:cstheme="majorBidi"/>
        </w:rPr>
        <w:t>Mention where we found the job posting or who referred us, if applicable.</w:t>
      </w:r>
    </w:p>
    <w:p w14:paraId="05C6880D" w14:textId="77777777" w:rsidR="00C35919" w:rsidRPr="00260DD5" w:rsidRDefault="00C35919" w:rsidP="00260DD5">
      <w:pPr>
        <w:pStyle w:val="NormalWeb"/>
        <w:numPr>
          <w:ilvl w:val="0"/>
          <w:numId w:val="107"/>
        </w:numPr>
        <w:jc w:val="both"/>
        <w:rPr>
          <w:rFonts w:asciiTheme="majorBidi" w:hAnsiTheme="majorBidi" w:cstheme="majorBidi"/>
        </w:rPr>
      </w:pPr>
      <w:r w:rsidRPr="00260DD5">
        <w:rPr>
          <w:rFonts w:asciiTheme="majorBidi" w:hAnsiTheme="majorBidi" w:cstheme="majorBidi"/>
        </w:rPr>
        <w:t>Express enthusiasm for the company whenever possible.</w:t>
      </w:r>
    </w:p>
    <w:p w14:paraId="2C5E0F06" w14:textId="77777777" w:rsidR="00C35919" w:rsidRPr="00260DD5" w:rsidRDefault="00C35919" w:rsidP="00260DD5">
      <w:pPr>
        <w:pStyle w:val="NormalWeb"/>
        <w:jc w:val="both"/>
        <w:rPr>
          <w:rFonts w:asciiTheme="majorBidi" w:hAnsiTheme="majorBidi" w:cstheme="majorBidi"/>
        </w:rPr>
      </w:pPr>
      <w:r w:rsidRPr="00260DD5">
        <w:rPr>
          <w:rStyle w:val="Strong"/>
          <w:rFonts w:asciiTheme="majorBidi" w:hAnsiTheme="majorBidi" w:cstheme="majorBidi"/>
        </w:rPr>
        <w:t>Example:</w:t>
      </w:r>
    </w:p>
    <w:p w14:paraId="2F732AC7" w14:textId="77777777" w:rsidR="00C35919" w:rsidRPr="00260DD5" w:rsidRDefault="00C35919" w:rsidP="00260DD5">
      <w:pPr>
        <w:pStyle w:val="HTMLPreformatted"/>
        <w:jc w:val="both"/>
        <w:rPr>
          <w:rStyle w:val="HTMLCode"/>
          <w:rFonts w:asciiTheme="majorBidi" w:hAnsiTheme="majorBidi" w:cstheme="majorBidi"/>
        </w:rPr>
      </w:pPr>
      <w:r w:rsidRPr="00260DD5">
        <w:rPr>
          <w:rStyle w:val="HTMLCode"/>
          <w:rFonts w:asciiTheme="majorBidi" w:hAnsiTheme="majorBidi" w:cstheme="majorBidi"/>
        </w:rPr>
        <w:t>I was excited when my colleague Janna Navarro told me your company had an opening for a Data Analyst. I have admired the products developed by Torotoni Software for many years, and I would be very interested in joining your team.</w:t>
      </w:r>
    </w:p>
    <w:p w14:paraId="703CE6B6" w14:textId="77777777" w:rsidR="00C35919" w:rsidRPr="00260DD5" w:rsidRDefault="00C35919" w:rsidP="00260DD5">
      <w:pPr>
        <w:pStyle w:val="HTMLPreformatted"/>
        <w:jc w:val="both"/>
        <w:rPr>
          <w:rStyle w:val="HTMLCode"/>
          <w:rFonts w:asciiTheme="majorBidi" w:hAnsiTheme="majorBidi" w:cstheme="majorBidi"/>
        </w:rPr>
      </w:pPr>
    </w:p>
    <w:p w14:paraId="6B6BCCD3" w14:textId="77777777" w:rsidR="00C35919" w:rsidRPr="00260DD5" w:rsidRDefault="00C35919" w:rsidP="00260DD5">
      <w:pPr>
        <w:pStyle w:val="HTMLPreformatted"/>
        <w:jc w:val="both"/>
        <w:rPr>
          <w:rStyle w:val="HTMLCode"/>
          <w:rFonts w:asciiTheme="majorBidi" w:hAnsiTheme="majorBidi" w:cstheme="majorBidi"/>
        </w:rPr>
      </w:pPr>
      <w:r w:rsidRPr="00260DD5">
        <w:rPr>
          <w:rStyle w:val="HTMLCode"/>
          <w:rFonts w:asciiTheme="majorBidi" w:hAnsiTheme="majorBidi" w:cstheme="majorBidi"/>
        </w:rPr>
        <w:t>I am a data analyst with 3 years of professional experience and skills that match your needs, and I think I would be a strong candidate.</w:t>
      </w:r>
    </w:p>
    <w:p w14:paraId="219DAC78"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The final sentence serves as a transition into the next paragraph, where we expand on our qualifications.</w:t>
      </w:r>
    </w:p>
    <w:p w14:paraId="38EE4E23" w14:textId="77777777" w:rsidR="00C35919" w:rsidRPr="00260DD5" w:rsidRDefault="00C35919" w:rsidP="00260DD5">
      <w:pPr>
        <w:pStyle w:val="Heading2"/>
        <w:jc w:val="both"/>
      </w:pPr>
      <w:bookmarkStart w:id="98" w:name="_Toc236217407"/>
      <w:r w:rsidRPr="00260DD5">
        <w:t>Write the Main Body of the Letter</w:t>
      </w:r>
      <w:bookmarkEnd w:id="98"/>
    </w:p>
    <w:p w14:paraId="293866B0"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The main body should build a strong case for why we are a suitable candidate.</w:t>
      </w:r>
    </w:p>
    <w:p w14:paraId="73C83CD6"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We should:</w:t>
      </w:r>
    </w:p>
    <w:p w14:paraId="63D2C1D8" w14:textId="77777777" w:rsidR="00C35919" w:rsidRPr="00260DD5" w:rsidRDefault="00C35919" w:rsidP="00260DD5">
      <w:pPr>
        <w:pStyle w:val="NormalWeb"/>
        <w:numPr>
          <w:ilvl w:val="0"/>
          <w:numId w:val="108"/>
        </w:numPr>
        <w:jc w:val="both"/>
        <w:rPr>
          <w:rFonts w:asciiTheme="majorBidi" w:hAnsiTheme="majorBidi" w:cstheme="majorBidi"/>
        </w:rPr>
      </w:pPr>
      <w:r w:rsidRPr="00260DD5">
        <w:rPr>
          <w:rFonts w:asciiTheme="majorBidi" w:hAnsiTheme="majorBidi" w:cstheme="majorBidi"/>
        </w:rPr>
        <w:t>Highlight examples from our experience that match the skills listed in the job description.</w:t>
      </w:r>
    </w:p>
    <w:p w14:paraId="27636F16" w14:textId="77777777" w:rsidR="00C35919" w:rsidRPr="00260DD5" w:rsidRDefault="00C35919" w:rsidP="00260DD5">
      <w:pPr>
        <w:pStyle w:val="NormalWeb"/>
        <w:numPr>
          <w:ilvl w:val="0"/>
          <w:numId w:val="108"/>
        </w:numPr>
        <w:jc w:val="both"/>
        <w:rPr>
          <w:rFonts w:asciiTheme="majorBidi" w:hAnsiTheme="majorBidi" w:cstheme="majorBidi"/>
        </w:rPr>
      </w:pPr>
      <w:r w:rsidRPr="00260DD5">
        <w:rPr>
          <w:rFonts w:asciiTheme="majorBidi" w:hAnsiTheme="majorBidi" w:cstheme="majorBidi"/>
        </w:rPr>
        <w:t>Draw connections between the job listing, our resume, and our portfolio.</w:t>
      </w:r>
    </w:p>
    <w:p w14:paraId="2CA95CE2" w14:textId="77777777" w:rsidR="00C35919" w:rsidRPr="00260DD5" w:rsidRDefault="00C35919" w:rsidP="00260DD5">
      <w:pPr>
        <w:pStyle w:val="NormalWeb"/>
        <w:numPr>
          <w:ilvl w:val="0"/>
          <w:numId w:val="108"/>
        </w:numPr>
        <w:jc w:val="both"/>
        <w:rPr>
          <w:rFonts w:asciiTheme="majorBidi" w:hAnsiTheme="majorBidi" w:cstheme="majorBidi"/>
        </w:rPr>
      </w:pPr>
      <w:r w:rsidRPr="00260DD5">
        <w:rPr>
          <w:rFonts w:asciiTheme="majorBidi" w:hAnsiTheme="majorBidi" w:cstheme="majorBidi"/>
        </w:rPr>
        <w:t>Quantify our accomplishments whenever possible.</w:t>
      </w:r>
    </w:p>
    <w:p w14:paraId="785D2549" w14:textId="77777777" w:rsidR="00C35919" w:rsidRPr="00260DD5" w:rsidRDefault="00C35919" w:rsidP="00260DD5">
      <w:pPr>
        <w:pStyle w:val="NormalWeb"/>
        <w:numPr>
          <w:ilvl w:val="0"/>
          <w:numId w:val="108"/>
        </w:numPr>
        <w:jc w:val="both"/>
        <w:rPr>
          <w:rFonts w:asciiTheme="majorBidi" w:hAnsiTheme="majorBidi" w:cstheme="majorBidi"/>
        </w:rPr>
      </w:pPr>
      <w:r w:rsidRPr="00260DD5">
        <w:rPr>
          <w:rFonts w:asciiTheme="majorBidi" w:hAnsiTheme="majorBidi" w:cstheme="majorBidi"/>
        </w:rPr>
        <w:t>Keep the content concise and focused.</w:t>
      </w:r>
    </w:p>
    <w:p w14:paraId="286C63E6" w14:textId="77777777" w:rsidR="00C35919" w:rsidRPr="00260DD5" w:rsidRDefault="00C35919" w:rsidP="00260DD5">
      <w:pPr>
        <w:pStyle w:val="NormalWeb"/>
        <w:numPr>
          <w:ilvl w:val="0"/>
          <w:numId w:val="108"/>
        </w:numPr>
        <w:jc w:val="both"/>
        <w:rPr>
          <w:rFonts w:asciiTheme="majorBidi" w:hAnsiTheme="majorBidi" w:cstheme="majorBidi"/>
        </w:rPr>
      </w:pPr>
      <w:r w:rsidRPr="00260DD5">
        <w:rPr>
          <w:rFonts w:asciiTheme="majorBidi" w:hAnsiTheme="majorBidi" w:cstheme="majorBidi"/>
        </w:rPr>
        <w:t>Save additional examples for discussion during the interview.</w:t>
      </w:r>
    </w:p>
    <w:p w14:paraId="61412420" w14:textId="77777777" w:rsidR="00C35919" w:rsidRPr="00260DD5" w:rsidRDefault="00C35919" w:rsidP="00260DD5">
      <w:pPr>
        <w:pStyle w:val="NormalWeb"/>
        <w:jc w:val="both"/>
        <w:rPr>
          <w:rFonts w:asciiTheme="majorBidi" w:hAnsiTheme="majorBidi" w:cstheme="majorBidi"/>
        </w:rPr>
      </w:pPr>
      <w:r w:rsidRPr="00260DD5">
        <w:rPr>
          <w:rStyle w:val="Strong"/>
          <w:rFonts w:asciiTheme="majorBidi" w:hAnsiTheme="majorBidi" w:cstheme="majorBidi"/>
        </w:rPr>
        <w:t>Example:</w:t>
      </w:r>
    </w:p>
    <w:p w14:paraId="1B13DAF6" w14:textId="77777777" w:rsidR="00C35919" w:rsidRPr="00260DD5" w:rsidRDefault="00C35919" w:rsidP="00260DD5">
      <w:pPr>
        <w:pStyle w:val="HTMLPreformatted"/>
        <w:jc w:val="both"/>
        <w:rPr>
          <w:rStyle w:val="HTMLCode"/>
          <w:rFonts w:asciiTheme="majorBidi" w:hAnsiTheme="majorBidi" w:cstheme="majorBidi"/>
        </w:rPr>
      </w:pPr>
      <w:r w:rsidRPr="00260DD5">
        <w:rPr>
          <w:rStyle w:val="HTMLCode"/>
          <w:rFonts w:asciiTheme="majorBidi" w:hAnsiTheme="majorBidi" w:cstheme="majorBidi"/>
        </w:rPr>
        <w:t>In my most recent role, I maintained and extended a mission-critical database and prepared a weekly report of changes and trends for stakeholders. I also worked with the coding and management teams to improve functionality of the database by 45%, advised on compliance issues, and supervised the work of two interns. I know SQL and Python, have intermediate proficiency in Hadoop and Apache Spark, and have used Tableau software for visualization.</w:t>
      </w:r>
    </w:p>
    <w:p w14:paraId="63C3C217" w14:textId="77777777" w:rsidR="00C35919" w:rsidRPr="00260DD5" w:rsidRDefault="00C35919" w:rsidP="00260DD5">
      <w:pPr>
        <w:pStyle w:val="Heading2"/>
        <w:jc w:val="both"/>
      </w:pPr>
      <w:bookmarkStart w:id="99" w:name="_Toc236217408"/>
      <w:r w:rsidRPr="00260DD5">
        <w:t>Close the Cover Letter</w:t>
      </w:r>
      <w:bookmarkEnd w:id="99"/>
    </w:p>
    <w:p w14:paraId="67F9EB6F"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The closing section should remain simple and professional.</w:t>
      </w:r>
    </w:p>
    <w:p w14:paraId="79C9DD8F" w14:textId="77777777" w:rsidR="00C35919" w:rsidRPr="00260DD5" w:rsidRDefault="00C35919" w:rsidP="00260DD5">
      <w:pPr>
        <w:pStyle w:val="NormalWeb"/>
        <w:jc w:val="both"/>
        <w:rPr>
          <w:rFonts w:asciiTheme="majorBidi" w:hAnsiTheme="majorBidi" w:cstheme="majorBidi"/>
        </w:rPr>
      </w:pPr>
      <w:r w:rsidRPr="00260DD5">
        <w:rPr>
          <w:rFonts w:asciiTheme="majorBidi" w:hAnsiTheme="majorBidi" w:cstheme="majorBidi"/>
        </w:rPr>
        <w:t>We should:</w:t>
      </w:r>
    </w:p>
    <w:p w14:paraId="5045A7CA" w14:textId="77777777" w:rsidR="00C35919" w:rsidRPr="00260DD5" w:rsidRDefault="00C35919" w:rsidP="00260DD5">
      <w:pPr>
        <w:pStyle w:val="NormalWeb"/>
        <w:numPr>
          <w:ilvl w:val="0"/>
          <w:numId w:val="109"/>
        </w:numPr>
        <w:jc w:val="both"/>
        <w:rPr>
          <w:rFonts w:asciiTheme="majorBidi" w:hAnsiTheme="majorBidi" w:cstheme="majorBidi"/>
        </w:rPr>
      </w:pPr>
      <w:r w:rsidRPr="00260DD5">
        <w:rPr>
          <w:rFonts w:asciiTheme="majorBidi" w:hAnsiTheme="majorBidi" w:cstheme="majorBidi"/>
        </w:rPr>
        <w:t>Restate our interest in the position.</w:t>
      </w:r>
    </w:p>
    <w:p w14:paraId="1B42DF81" w14:textId="77777777" w:rsidR="00C35919" w:rsidRPr="00260DD5" w:rsidRDefault="00C35919" w:rsidP="00260DD5">
      <w:pPr>
        <w:pStyle w:val="NormalWeb"/>
        <w:numPr>
          <w:ilvl w:val="0"/>
          <w:numId w:val="109"/>
        </w:numPr>
        <w:jc w:val="both"/>
        <w:rPr>
          <w:rFonts w:asciiTheme="majorBidi" w:hAnsiTheme="majorBidi" w:cstheme="majorBidi"/>
        </w:rPr>
      </w:pPr>
      <w:r w:rsidRPr="00260DD5">
        <w:rPr>
          <w:rFonts w:asciiTheme="majorBidi" w:hAnsiTheme="majorBidi" w:cstheme="majorBidi"/>
        </w:rPr>
        <w:t>Express our desire to discuss the opportunity further.</w:t>
      </w:r>
    </w:p>
    <w:p w14:paraId="6F8519A6" w14:textId="77777777" w:rsidR="00C35919" w:rsidRPr="00260DD5" w:rsidRDefault="00C35919" w:rsidP="00260DD5">
      <w:pPr>
        <w:pStyle w:val="NormalWeb"/>
        <w:numPr>
          <w:ilvl w:val="0"/>
          <w:numId w:val="109"/>
        </w:numPr>
        <w:jc w:val="both"/>
        <w:rPr>
          <w:rFonts w:asciiTheme="majorBidi" w:hAnsiTheme="majorBidi" w:cstheme="majorBidi"/>
        </w:rPr>
      </w:pPr>
      <w:r w:rsidRPr="00260DD5">
        <w:rPr>
          <w:rFonts w:asciiTheme="majorBidi" w:hAnsiTheme="majorBidi" w:cstheme="majorBidi"/>
        </w:rPr>
        <w:t>Include a call to action.</w:t>
      </w:r>
    </w:p>
    <w:p w14:paraId="6035E193" w14:textId="77777777" w:rsidR="00C35919" w:rsidRPr="00260DD5" w:rsidRDefault="00C35919" w:rsidP="00260DD5">
      <w:pPr>
        <w:pStyle w:val="NormalWeb"/>
        <w:numPr>
          <w:ilvl w:val="0"/>
          <w:numId w:val="109"/>
        </w:numPr>
        <w:jc w:val="both"/>
        <w:rPr>
          <w:rFonts w:asciiTheme="majorBidi" w:hAnsiTheme="majorBidi" w:cstheme="majorBidi"/>
        </w:rPr>
      </w:pPr>
      <w:r w:rsidRPr="00260DD5">
        <w:rPr>
          <w:rFonts w:asciiTheme="majorBidi" w:hAnsiTheme="majorBidi" w:cstheme="majorBidi"/>
        </w:rPr>
        <w:lastRenderedPageBreak/>
        <w:t>End with a polite closing followed by our full name.</w:t>
      </w:r>
    </w:p>
    <w:p w14:paraId="0E1BB061" w14:textId="77777777" w:rsidR="00C35919" w:rsidRPr="00260DD5" w:rsidRDefault="00C35919" w:rsidP="00260DD5">
      <w:pPr>
        <w:pStyle w:val="NormalWeb"/>
        <w:jc w:val="both"/>
        <w:rPr>
          <w:rFonts w:asciiTheme="majorBidi" w:hAnsiTheme="majorBidi" w:cstheme="majorBidi"/>
        </w:rPr>
      </w:pPr>
      <w:r w:rsidRPr="00260DD5">
        <w:rPr>
          <w:rStyle w:val="Strong"/>
          <w:rFonts w:asciiTheme="majorBidi" w:hAnsiTheme="majorBidi" w:cstheme="majorBidi"/>
        </w:rPr>
        <w:t>Example:</w:t>
      </w:r>
    </w:p>
    <w:p w14:paraId="574A22E6" w14:textId="77777777" w:rsidR="00C35919" w:rsidRPr="00260DD5" w:rsidRDefault="00C35919" w:rsidP="00260DD5">
      <w:pPr>
        <w:pStyle w:val="HTMLPreformatted"/>
        <w:jc w:val="both"/>
        <w:rPr>
          <w:rStyle w:val="HTMLCode"/>
          <w:rFonts w:asciiTheme="majorBidi" w:hAnsiTheme="majorBidi" w:cstheme="majorBidi"/>
        </w:rPr>
      </w:pPr>
      <w:r w:rsidRPr="00260DD5">
        <w:rPr>
          <w:rStyle w:val="HTMLCode"/>
          <w:rFonts w:asciiTheme="majorBidi" w:hAnsiTheme="majorBidi" w:cstheme="majorBidi"/>
        </w:rPr>
        <w:t>Thank you for your consideration. I would love to bring my skills to Torotoni Software, and I'm eager to discuss the contributions I can make to your team. Please call me at your earliest convenience.</w:t>
      </w:r>
    </w:p>
    <w:p w14:paraId="5229AB18" w14:textId="77777777" w:rsidR="00C35919" w:rsidRPr="00260DD5" w:rsidRDefault="00C35919" w:rsidP="00260DD5">
      <w:pPr>
        <w:pStyle w:val="HTMLPreformatted"/>
        <w:jc w:val="both"/>
        <w:rPr>
          <w:rStyle w:val="HTMLCode"/>
          <w:rFonts w:asciiTheme="majorBidi" w:hAnsiTheme="majorBidi" w:cstheme="majorBidi"/>
        </w:rPr>
      </w:pPr>
    </w:p>
    <w:p w14:paraId="239593E2" w14:textId="77777777" w:rsidR="00C35919" w:rsidRPr="00260DD5" w:rsidRDefault="00C35919" w:rsidP="00260DD5">
      <w:pPr>
        <w:pStyle w:val="HTMLPreformatted"/>
        <w:jc w:val="both"/>
        <w:rPr>
          <w:rStyle w:val="HTMLCode"/>
          <w:rFonts w:asciiTheme="majorBidi" w:hAnsiTheme="majorBidi" w:cstheme="majorBidi"/>
        </w:rPr>
      </w:pPr>
      <w:r w:rsidRPr="00260DD5">
        <w:rPr>
          <w:rStyle w:val="HTMLCode"/>
          <w:rFonts w:asciiTheme="majorBidi" w:hAnsiTheme="majorBidi" w:cstheme="majorBidi"/>
        </w:rPr>
        <w:t>Best regards,</w:t>
      </w:r>
    </w:p>
    <w:p w14:paraId="3C57089D" w14:textId="77777777" w:rsidR="00C35919" w:rsidRPr="00260DD5" w:rsidRDefault="00C35919" w:rsidP="00260DD5">
      <w:pPr>
        <w:pStyle w:val="HTMLPreformatted"/>
        <w:jc w:val="both"/>
        <w:rPr>
          <w:rStyle w:val="HTMLCode"/>
          <w:rFonts w:asciiTheme="majorBidi" w:hAnsiTheme="majorBidi" w:cstheme="majorBidi"/>
        </w:rPr>
      </w:pPr>
    </w:p>
    <w:p w14:paraId="71F23BC2" w14:textId="77777777" w:rsidR="00C35919" w:rsidRPr="00260DD5" w:rsidRDefault="00C35919" w:rsidP="00260DD5">
      <w:pPr>
        <w:pStyle w:val="HTMLPreformatted"/>
        <w:jc w:val="both"/>
        <w:rPr>
          <w:rStyle w:val="HTMLCode"/>
          <w:rFonts w:asciiTheme="majorBidi" w:hAnsiTheme="majorBidi" w:cstheme="majorBidi"/>
        </w:rPr>
      </w:pPr>
      <w:r w:rsidRPr="00260DD5">
        <w:rPr>
          <w:rStyle w:val="HTMLCode"/>
          <w:rFonts w:asciiTheme="majorBidi" w:hAnsiTheme="majorBidi" w:cstheme="majorBidi"/>
        </w:rPr>
        <w:t>Olivia Torvald</w:t>
      </w:r>
    </w:p>
    <w:p w14:paraId="74EB81AD" w14:textId="77777777" w:rsidR="00C35919" w:rsidRPr="00260DD5" w:rsidRDefault="00C35919" w:rsidP="00260DD5">
      <w:pPr>
        <w:pStyle w:val="Heading2"/>
        <w:jc w:val="both"/>
      </w:pPr>
      <w:bookmarkStart w:id="100" w:name="_Toc236217409"/>
      <w:r w:rsidRPr="00260DD5">
        <w:t>Tips</w:t>
      </w:r>
      <w:bookmarkEnd w:id="100"/>
    </w:p>
    <w:p w14:paraId="09DAC1F6" w14:textId="77777777" w:rsidR="00C35919" w:rsidRPr="00260DD5" w:rsidRDefault="00C35919" w:rsidP="00260DD5">
      <w:pPr>
        <w:pStyle w:val="NormalWeb"/>
        <w:numPr>
          <w:ilvl w:val="0"/>
          <w:numId w:val="110"/>
        </w:numPr>
        <w:jc w:val="both"/>
        <w:rPr>
          <w:rFonts w:asciiTheme="majorBidi" w:hAnsiTheme="majorBidi" w:cstheme="majorBidi"/>
        </w:rPr>
      </w:pPr>
      <w:r w:rsidRPr="00260DD5">
        <w:rPr>
          <w:rFonts w:asciiTheme="majorBidi" w:hAnsiTheme="majorBidi" w:cstheme="majorBidi"/>
        </w:rPr>
        <w:t>Ask a friend or colleague to proofread the letter before sending it. A polished cover letter creates a stronger first impression, and some employers may remove applicants from consideration if the letter contains numerous mistakes.</w:t>
      </w:r>
    </w:p>
    <w:p w14:paraId="284FB470" w14:textId="77777777" w:rsidR="00C35919" w:rsidRPr="00260DD5" w:rsidRDefault="00C35919" w:rsidP="00260DD5">
      <w:pPr>
        <w:pStyle w:val="NormalWeb"/>
        <w:numPr>
          <w:ilvl w:val="0"/>
          <w:numId w:val="110"/>
        </w:numPr>
        <w:jc w:val="both"/>
        <w:rPr>
          <w:rFonts w:asciiTheme="majorBidi" w:hAnsiTheme="majorBidi" w:cstheme="majorBidi"/>
        </w:rPr>
      </w:pPr>
      <w:r w:rsidRPr="00260DD5">
        <w:rPr>
          <w:rFonts w:asciiTheme="majorBidi" w:hAnsiTheme="majorBidi" w:cstheme="majorBidi"/>
        </w:rPr>
        <w:t>We can reuse the cover letter for different application methods, including:</w:t>
      </w:r>
    </w:p>
    <w:p w14:paraId="14C9FDC3" w14:textId="77777777" w:rsidR="00C35919" w:rsidRPr="00260DD5" w:rsidRDefault="00C35919" w:rsidP="00260DD5">
      <w:pPr>
        <w:pStyle w:val="NormalWeb"/>
        <w:numPr>
          <w:ilvl w:val="1"/>
          <w:numId w:val="110"/>
        </w:numPr>
        <w:jc w:val="both"/>
        <w:rPr>
          <w:rFonts w:asciiTheme="majorBidi" w:hAnsiTheme="majorBidi" w:cstheme="majorBidi"/>
        </w:rPr>
      </w:pPr>
      <w:r w:rsidRPr="00260DD5">
        <w:rPr>
          <w:rFonts w:asciiTheme="majorBidi" w:hAnsiTheme="majorBidi" w:cstheme="majorBidi"/>
        </w:rPr>
        <w:t>Email.</w:t>
      </w:r>
    </w:p>
    <w:p w14:paraId="2418E9D9" w14:textId="77777777" w:rsidR="00C35919" w:rsidRPr="00260DD5" w:rsidRDefault="00C35919" w:rsidP="00260DD5">
      <w:pPr>
        <w:pStyle w:val="NormalWeb"/>
        <w:numPr>
          <w:ilvl w:val="1"/>
          <w:numId w:val="110"/>
        </w:numPr>
        <w:jc w:val="both"/>
        <w:rPr>
          <w:rFonts w:asciiTheme="majorBidi" w:hAnsiTheme="majorBidi" w:cstheme="majorBidi"/>
        </w:rPr>
      </w:pPr>
      <w:r w:rsidRPr="00260DD5">
        <w:rPr>
          <w:rFonts w:asciiTheme="majorBidi" w:hAnsiTheme="majorBidi" w:cstheme="majorBidi"/>
        </w:rPr>
        <w:t>Printed business letters.</w:t>
      </w:r>
    </w:p>
    <w:p w14:paraId="6ACFF2A9" w14:textId="77777777" w:rsidR="00C35919" w:rsidRPr="00260DD5" w:rsidRDefault="00C35919" w:rsidP="00260DD5">
      <w:pPr>
        <w:pStyle w:val="NormalWeb"/>
        <w:numPr>
          <w:ilvl w:val="1"/>
          <w:numId w:val="110"/>
        </w:numPr>
        <w:jc w:val="both"/>
        <w:rPr>
          <w:rFonts w:asciiTheme="majorBidi" w:hAnsiTheme="majorBidi" w:cstheme="majorBidi"/>
        </w:rPr>
      </w:pPr>
      <w:r w:rsidRPr="00260DD5">
        <w:rPr>
          <w:rFonts w:asciiTheme="majorBidi" w:hAnsiTheme="majorBidi" w:cstheme="majorBidi"/>
        </w:rPr>
        <w:t>Online job application portals.</w:t>
      </w:r>
    </w:p>
    <w:p w14:paraId="469D2C83" w14:textId="77777777" w:rsidR="00C35919" w:rsidRPr="00260DD5" w:rsidRDefault="00C35919" w:rsidP="00260DD5">
      <w:pPr>
        <w:pStyle w:val="NormalWeb"/>
        <w:numPr>
          <w:ilvl w:val="0"/>
          <w:numId w:val="110"/>
        </w:numPr>
        <w:jc w:val="both"/>
        <w:rPr>
          <w:rFonts w:asciiTheme="majorBidi" w:hAnsiTheme="majorBidi" w:cstheme="majorBidi"/>
        </w:rPr>
      </w:pPr>
      <w:r w:rsidRPr="00260DD5">
        <w:rPr>
          <w:rFonts w:asciiTheme="majorBidi" w:hAnsiTheme="majorBidi" w:cstheme="majorBidi"/>
        </w:rPr>
        <w:t>If sending the cover letter by post, format it as a professional business letter by including:</w:t>
      </w:r>
    </w:p>
    <w:p w14:paraId="16C185D1" w14:textId="77777777" w:rsidR="00C35919" w:rsidRPr="00260DD5" w:rsidRDefault="00C35919" w:rsidP="00260DD5">
      <w:pPr>
        <w:pStyle w:val="NormalWeb"/>
        <w:numPr>
          <w:ilvl w:val="1"/>
          <w:numId w:val="110"/>
        </w:numPr>
        <w:jc w:val="both"/>
        <w:rPr>
          <w:rFonts w:asciiTheme="majorBidi" w:hAnsiTheme="majorBidi" w:cstheme="majorBidi"/>
        </w:rPr>
      </w:pPr>
      <w:r w:rsidRPr="00260DD5">
        <w:rPr>
          <w:rFonts w:asciiTheme="majorBidi" w:hAnsiTheme="majorBidi" w:cstheme="majorBidi"/>
        </w:rPr>
        <w:t>Our address.</w:t>
      </w:r>
    </w:p>
    <w:p w14:paraId="19376FCE" w14:textId="77777777" w:rsidR="00C35919" w:rsidRPr="00260DD5" w:rsidRDefault="00C35919" w:rsidP="00260DD5">
      <w:pPr>
        <w:pStyle w:val="NormalWeb"/>
        <w:numPr>
          <w:ilvl w:val="1"/>
          <w:numId w:val="110"/>
        </w:numPr>
        <w:jc w:val="both"/>
        <w:rPr>
          <w:rFonts w:asciiTheme="majorBidi" w:hAnsiTheme="majorBidi" w:cstheme="majorBidi"/>
        </w:rPr>
      </w:pPr>
      <w:r w:rsidRPr="00260DD5">
        <w:rPr>
          <w:rFonts w:asciiTheme="majorBidi" w:hAnsiTheme="majorBidi" w:cstheme="majorBidi"/>
        </w:rPr>
        <w:t>The employer's business address.</w:t>
      </w:r>
    </w:p>
    <w:p w14:paraId="7EC8F33F" w14:textId="77777777" w:rsidR="00C35919" w:rsidRPr="00260DD5" w:rsidRDefault="00C35919" w:rsidP="00260DD5">
      <w:pPr>
        <w:pStyle w:val="NormalWeb"/>
        <w:numPr>
          <w:ilvl w:val="1"/>
          <w:numId w:val="110"/>
        </w:numPr>
        <w:jc w:val="both"/>
        <w:rPr>
          <w:rFonts w:asciiTheme="majorBidi" w:hAnsiTheme="majorBidi" w:cstheme="majorBidi"/>
        </w:rPr>
      </w:pPr>
      <w:r w:rsidRPr="00260DD5">
        <w:rPr>
          <w:rFonts w:asciiTheme="majorBidi" w:hAnsiTheme="majorBidi" w:cstheme="majorBidi"/>
        </w:rPr>
        <w:t>Proper business letter formatting (consult an appropriate reference if needed).</w:t>
      </w:r>
    </w:p>
    <w:p w14:paraId="7E28A7AD" w14:textId="77777777" w:rsidR="00C35919" w:rsidRPr="00260DD5" w:rsidRDefault="00C35919" w:rsidP="00260DD5">
      <w:pPr>
        <w:pStyle w:val="NormalWeb"/>
        <w:numPr>
          <w:ilvl w:val="0"/>
          <w:numId w:val="110"/>
        </w:numPr>
        <w:jc w:val="both"/>
        <w:rPr>
          <w:rFonts w:asciiTheme="majorBidi" w:hAnsiTheme="majorBidi" w:cstheme="majorBidi"/>
        </w:rPr>
      </w:pPr>
      <w:r w:rsidRPr="00260DD5">
        <w:rPr>
          <w:rFonts w:asciiTheme="majorBidi" w:hAnsiTheme="majorBidi" w:cstheme="majorBidi"/>
        </w:rPr>
        <w:t xml:space="preserve">Save the cover letter in a cloud storage service, such as </w:t>
      </w:r>
      <w:r w:rsidRPr="00260DD5">
        <w:rPr>
          <w:rStyle w:val="Strong"/>
          <w:rFonts w:asciiTheme="majorBidi" w:hAnsiTheme="majorBidi" w:cstheme="majorBidi"/>
        </w:rPr>
        <w:t>Google Docs</w:t>
      </w:r>
      <w:r w:rsidRPr="00260DD5">
        <w:rPr>
          <w:rFonts w:asciiTheme="majorBidi" w:hAnsiTheme="majorBidi" w:cstheme="majorBidi"/>
        </w:rPr>
        <w:t xml:space="preserve"> or </w:t>
      </w:r>
      <w:r w:rsidRPr="00260DD5">
        <w:rPr>
          <w:rStyle w:val="Strong"/>
          <w:rFonts w:asciiTheme="majorBidi" w:hAnsiTheme="majorBidi" w:cstheme="majorBidi"/>
        </w:rPr>
        <w:t>Dropbox</w:t>
      </w:r>
      <w:r w:rsidRPr="00260DD5">
        <w:rPr>
          <w:rFonts w:asciiTheme="majorBidi" w:hAnsiTheme="majorBidi" w:cstheme="majorBidi"/>
        </w:rPr>
        <w:t>, so it can be easily accessed from any device.</w:t>
      </w:r>
    </w:p>
    <w:p w14:paraId="5F6B9664" w14:textId="77777777" w:rsidR="00F14E9D" w:rsidRPr="00260DD5" w:rsidRDefault="00F14E9D" w:rsidP="00260DD5">
      <w:pPr>
        <w:pStyle w:val="Heading1"/>
        <w:jc w:val="both"/>
        <w:rPr>
          <w:rFonts w:cstheme="majorBidi"/>
        </w:rPr>
      </w:pPr>
      <w:bookmarkStart w:id="101" w:name="_Toc236217410"/>
      <w:r w:rsidRPr="00260DD5">
        <w:rPr>
          <w:rFonts w:cstheme="majorBidi"/>
        </w:rPr>
        <w:t>Expert Viewpoints: Standing Out from the Crowd</w:t>
      </w:r>
      <w:bookmarkEnd w:id="101"/>
    </w:p>
    <w:p w14:paraId="3D755E82" w14:textId="77777777" w:rsidR="00F14E9D" w:rsidRPr="00260DD5" w:rsidRDefault="00F14E9D" w:rsidP="00260DD5">
      <w:pPr>
        <w:pStyle w:val="Heading2"/>
        <w:jc w:val="both"/>
      </w:pPr>
      <w:bookmarkStart w:id="102" w:name="_Toc236217411"/>
      <w:r w:rsidRPr="00260DD5">
        <w:t>Learning Objectives</w:t>
      </w:r>
      <w:bookmarkEnd w:id="102"/>
    </w:p>
    <w:p w14:paraId="5AB77572"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After completing this topic, we will be able to:</w:t>
      </w:r>
    </w:p>
    <w:p w14:paraId="4B21768C" w14:textId="77777777" w:rsidR="00F14E9D" w:rsidRPr="00260DD5" w:rsidRDefault="00F14E9D" w:rsidP="00260DD5">
      <w:pPr>
        <w:pStyle w:val="NormalWeb"/>
        <w:numPr>
          <w:ilvl w:val="0"/>
          <w:numId w:val="111"/>
        </w:numPr>
        <w:jc w:val="both"/>
        <w:rPr>
          <w:rFonts w:asciiTheme="majorBidi" w:hAnsiTheme="majorBidi" w:cstheme="majorBidi"/>
        </w:rPr>
      </w:pPr>
      <w:r w:rsidRPr="00260DD5">
        <w:rPr>
          <w:rFonts w:asciiTheme="majorBidi" w:hAnsiTheme="majorBidi" w:cstheme="majorBidi"/>
        </w:rPr>
        <w:t>Identify the technical skills that distinguish strong data science candidates.</w:t>
      </w:r>
    </w:p>
    <w:p w14:paraId="5DCDB46C" w14:textId="77777777" w:rsidR="00F14E9D" w:rsidRPr="00260DD5" w:rsidRDefault="00F14E9D" w:rsidP="00260DD5">
      <w:pPr>
        <w:pStyle w:val="NormalWeb"/>
        <w:numPr>
          <w:ilvl w:val="0"/>
          <w:numId w:val="111"/>
        </w:numPr>
        <w:jc w:val="both"/>
        <w:rPr>
          <w:rFonts w:asciiTheme="majorBidi" w:hAnsiTheme="majorBidi" w:cstheme="majorBidi"/>
        </w:rPr>
      </w:pPr>
      <w:r w:rsidRPr="00260DD5">
        <w:rPr>
          <w:rFonts w:asciiTheme="majorBidi" w:hAnsiTheme="majorBidi" w:cstheme="majorBidi"/>
        </w:rPr>
        <w:t>Understand the importance of mathematical and statistical foundations in data science.</w:t>
      </w:r>
    </w:p>
    <w:p w14:paraId="378F6BBA" w14:textId="77777777" w:rsidR="00F14E9D" w:rsidRPr="00260DD5" w:rsidRDefault="00F14E9D" w:rsidP="00260DD5">
      <w:pPr>
        <w:pStyle w:val="NormalWeb"/>
        <w:numPr>
          <w:ilvl w:val="0"/>
          <w:numId w:val="111"/>
        </w:numPr>
        <w:jc w:val="both"/>
        <w:rPr>
          <w:rFonts w:asciiTheme="majorBidi" w:hAnsiTheme="majorBidi" w:cstheme="majorBidi"/>
        </w:rPr>
      </w:pPr>
      <w:r w:rsidRPr="00260DD5">
        <w:rPr>
          <w:rFonts w:asciiTheme="majorBidi" w:hAnsiTheme="majorBidi" w:cstheme="majorBidi"/>
        </w:rPr>
        <w:t>Recognize the role of programming, databases, and cloud technologies in data science careers.</w:t>
      </w:r>
    </w:p>
    <w:p w14:paraId="142485E8" w14:textId="77777777" w:rsidR="00F14E9D" w:rsidRPr="00260DD5" w:rsidRDefault="00F14E9D" w:rsidP="00260DD5">
      <w:pPr>
        <w:pStyle w:val="NormalWeb"/>
        <w:numPr>
          <w:ilvl w:val="0"/>
          <w:numId w:val="111"/>
        </w:numPr>
        <w:jc w:val="both"/>
        <w:rPr>
          <w:rFonts w:asciiTheme="majorBidi" w:hAnsiTheme="majorBidi" w:cstheme="majorBidi"/>
        </w:rPr>
      </w:pPr>
      <w:r w:rsidRPr="00260DD5">
        <w:rPr>
          <w:rFonts w:asciiTheme="majorBidi" w:hAnsiTheme="majorBidi" w:cstheme="majorBidi"/>
        </w:rPr>
        <w:t>Explain why soft skills are equally important alongside technical expertise.</w:t>
      </w:r>
    </w:p>
    <w:p w14:paraId="5831C5C2" w14:textId="77777777" w:rsidR="00F14E9D" w:rsidRPr="00260DD5" w:rsidRDefault="00F14E9D" w:rsidP="00260DD5">
      <w:pPr>
        <w:pStyle w:val="NormalWeb"/>
        <w:numPr>
          <w:ilvl w:val="0"/>
          <w:numId w:val="111"/>
        </w:numPr>
        <w:jc w:val="both"/>
        <w:rPr>
          <w:rFonts w:asciiTheme="majorBidi" w:hAnsiTheme="majorBidi" w:cstheme="majorBidi"/>
        </w:rPr>
      </w:pPr>
      <w:r w:rsidRPr="00260DD5">
        <w:rPr>
          <w:rFonts w:asciiTheme="majorBidi" w:hAnsiTheme="majorBidi" w:cstheme="majorBidi"/>
        </w:rPr>
        <w:t>Understand the value of continuous learning, research, and perseverance in a data science career.</w:t>
      </w:r>
    </w:p>
    <w:p w14:paraId="087C9153" w14:textId="77777777" w:rsidR="00F14E9D" w:rsidRPr="00260DD5" w:rsidRDefault="00F14E9D" w:rsidP="00260DD5">
      <w:pPr>
        <w:pStyle w:val="Heading2"/>
        <w:jc w:val="both"/>
      </w:pPr>
      <w:bookmarkStart w:id="103" w:name="_Toc236217412"/>
      <w:r w:rsidRPr="00260DD5">
        <w:t>What Sets Apart a Great Data Science Candidate?</w:t>
      </w:r>
      <w:bookmarkEnd w:id="103"/>
    </w:p>
    <w:p w14:paraId="2DDFDB92" w14:textId="77777777" w:rsidR="00F14E9D" w:rsidRPr="00260DD5" w:rsidRDefault="00F14E9D" w:rsidP="00260DD5">
      <w:pPr>
        <w:pStyle w:val="NormalWeb"/>
        <w:jc w:val="both"/>
        <w:rPr>
          <w:rFonts w:asciiTheme="majorBidi" w:hAnsiTheme="majorBidi" w:cstheme="majorBidi"/>
          <w:color w:val="EE0000"/>
        </w:rPr>
      </w:pPr>
      <w:r w:rsidRPr="00260DD5">
        <w:rPr>
          <w:rFonts w:asciiTheme="majorBidi" w:hAnsiTheme="majorBidi" w:cstheme="majorBidi"/>
          <w:color w:val="EE0000"/>
        </w:rPr>
        <w:t xml:space="preserve">Data science professionals emphasize that standing out from other candidates requires a combination of </w:t>
      </w:r>
      <w:r w:rsidRPr="00260DD5">
        <w:rPr>
          <w:rStyle w:val="Strong"/>
          <w:rFonts w:asciiTheme="majorBidi" w:hAnsiTheme="majorBidi" w:cstheme="majorBidi"/>
          <w:color w:val="EE0000"/>
        </w:rPr>
        <w:t>technical expertise</w:t>
      </w:r>
      <w:r w:rsidRPr="00260DD5">
        <w:rPr>
          <w:rFonts w:asciiTheme="majorBidi" w:hAnsiTheme="majorBidi" w:cstheme="majorBidi"/>
          <w:color w:val="EE0000"/>
        </w:rPr>
        <w:t xml:space="preserve">, </w:t>
      </w:r>
      <w:r w:rsidRPr="00260DD5">
        <w:rPr>
          <w:rStyle w:val="Strong"/>
          <w:rFonts w:asciiTheme="majorBidi" w:hAnsiTheme="majorBidi" w:cstheme="majorBidi"/>
          <w:color w:val="EE0000"/>
        </w:rPr>
        <w:t>analytical thinking</w:t>
      </w:r>
      <w:r w:rsidRPr="00260DD5">
        <w:rPr>
          <w:rFonts w:asciiTheme="majorBidi" w:hAnsiTheme="majorBidi" w:cstheme="majorBidi"/>
          <w:color w:val="EE0000"/>
        </w:rPr>
        <w:t xml:space="preserve">, </w:t>
      </w:r>
      <w:r w:rsidRPr="00260DD5">
        <w:rPr>
          <w:rStyle w:val="Strong"/>
          <w:rFonts w:asciiTheme="majorBidi" w:hAnsiTheme="majorBidi" w:cstheme="majorBidi"/>
          <w:color w:val="EE0000"/>
        </w:rPr>
        <w:t>business understanding</w:t>
      </w:r>
      <w:r w:rsidRPr="00260DD5">
        <w:rPr>
          <w:rFonts w:asciiTheme="majorBidi" w:hAnsiTheme="majorBidi" w:cstheme="majorBidi"/>
          <w:color w:val="EE0000"/>
        </w:rPr>
        <w:t xml:space="preserve">, and </w:t>
      </w:r>
      <w:r w:rsidRPr="00260DD5">
        <w:rPr>
          <w:rStyle w:val="Strong"/>
          <w:rFonts w:asciiTheme="majorBidi" w:hAnsiTheme="majorBidi" w:cstheme="majorBidi"/>
          <w:color w:val="EE0000"/>
        </w:rPr>
        <w:t>strong interpersonal skills</w:t>
      </w:r>
      <w:r w:rsidRPr="00260DD5">
        <w:rPr>
          <w:rFonts w:asciiTheme="majorBidi" w:hAnsiTheme="majorBidi" w:cstheme="majorBidi"/>
          <w:color w:val="EE0000"/>
        </w:rPr>
        <w:t>.</w:t>
      </w:r>
    </w:p>
    <w:p w14:paraId="7FF72F46" w14:textId="77777777" w:rsidR="00F14E9D" w:rsidRPr="00260DD5" w:rsidRDefault="00F14E9D" w:rsidP="00260DD5">
      <w:pPr>
        <w:pStyle w:val="Heading2"/>
        <w:jc w:val="both"/>
      </w:pPr>
      <w:bookmarkStart w:id="104" w:name="_Toc236217413"/>
      <w:r w:rsidRPr="00260DD5">
        <w:lastRenderedPageBreak/>
        <w:t>Technical Foundations</w:t>
      </w:r>
      <w:bookmarkEnd w:id="104"/>
    </w:p>
    <w:p w14:paraId="48DD9C52"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A strong data science candidate should possess a solid understanding of the mathematical concepts behind machine learning and deep learning.</w:t>
      </w:r>
    </w:p>
    <w:p w14:paraId="78C2D46C" w14:textId="77777777" w:rsidR="00F14E9D" w:rsidRPr="00260DD5" w:rsidRDefault="00F14E9D" w:rsidP="00260DD5">
      <w:pPr>
        <w:pStyle w:val="NormalWeb"/>
        <w:numPr>
          <w:ilvl w:val="0"/>
          <w:numId w:val="112"/>
        </w:numPr>
        <w:jc w:val="both"/>
        <w:rPr>
          <w:rFonts w:asciiTheme="majorBidi" w:hAnsiTheme="majorBidi" w:cstheme="majorBidi"/>
        </w:rPr>
      </w:pPr>
      <w:r w:rsidRPr="00260DD5">
        <w:rPr>
          <w:rFonts w:asciiTheme="majorBidi" w:hAnsiTheme="majorBidi" w:cstheme="majorBidi"/>
        </w:rPr>
        <w:t>We should have a relatively deep understanding of the mathematics used in machine learning and deep learning.</w:t>
      </w:r>
    </w:p>
    <w:p w14:paraId="655C1CE2" w14:textId="77777777" w:rsidR="00F14E9D" w:rsidRPr="00260DD5" w:rsidRDefault="00F14E9D" w:rsidP="00260DD5">
      <w:pPr>
        <w:pStyle w:val="NormalWeb"/>
        <w:numPr>
          <w:ilvl w:val="0"/>
          <w:numId w:val="112"/>
        </w:numPr>
        <w:jc w:val="both"/>
        <w:rPr>
          <w:rFonts w:asciiTheme="majorBidi" w:hAnsiTheme="majorBidi" w:cstheme="majorBidi"/>
        </w:rPr>
      </w:pPr>
      <w:r w:rsidRPr="00260DD5">
        <w:rPr>
          <w:rFonts w:asciiTheme="majorBidi" w:hAnsiTheme="majorBidi" w:cstheme="majorBidi"/>
        </w:rPr>
        <w:t xml:space="preserve">We do </w:t>
      </w:r>
      <w:r w:rsidRPr="00260DD5">
        <w:rPr>
          <w:rStyle w:val="Strong"/>
          <w:rFonts w:asciiTheme="majorBidi" w:hAnsiTheme="majorBidi" w:cstheme="majorBidi"/>
        </w:rPr>
        <w:t>not</w:t>
      </w:r>
      <w:r w:rsidRPr="00260DD5">
        <w:rPr>
          <w:rFonts w:asciiTheme="majorBidi" w:hAnsiTheme="majorBidi" w:cstheme="majorBidi"/>
        </w:rPr>
        <w:t xml:space="preserve"> have to become experts in linear algebra or solving differential equations.</w:t>
      </w:r>
    </w:p>
    <w:p w14:paraId="19CCE870" w14:textId="77777777" w:rsidR="00F14E9D" w:rsidRPr="00260DD5" w:rsidRDefault="00F14E9D" w:rsidP="00260DD5">
      <w:pPr>
        <w:pStyle w:val="NormalWeb"/>
        <w:numPr>
          <w:ilvl w:val="0"/>
          <w:numId w:val="112"/>
        </w:numPr>
        <w:jc w:val="both"/>
        <w:rPr>
          <w:rFonts w:asciiTheme="majorBidi" w:hAnsiTheme="majorBidi" w:cstheme="majorBidi"/>
        </w:rPr>
      </w:pPr>
      <w:r w:rsidRPr="00260DD5">
        <w:rPr>
          <w:rFonts w:asciiTheme="majorBidi" w:hAnsiTheme="majorBidi" w:cstheme="majorBidi"/>
        </w:rPr>
        <w:t>However, we should understand how machine learning algorithms work internally.</w:t>
      </w:r>
    </w:p>
    <w:p w14:paraId="64FDDE76"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A highly recommended learning path includes:</w:t>
      </w:r>
    </w:p>
    <w:p w14:paraId="7A4C4388" w14:textId="77777777" w:rsidR="00F14E9D" w:rsidRPr="00260DD5" w:rsidRDefault="00F14E9D" w:rsidP="00260DD5">
      <w:pPr>
        <w:pStyle w:val="NormalWeb"/>
        <w:numPr>
          <w:ilvl w:val="0"/>
          <w:numId w:val="113"/>
        </w:numPr>
        <w:jc w:val="both"/>
        <w:rPr>
          <w:rFonts w:asciiTheme="majorBidi" w:hAnsiTheme="majorBidi" w:cstheme="majorBidi"/>
        </w:rPr>
      </w:pPr>
      <w:r w:rsidRPr="00260DD5">
        <w:rPr>
          <w:rFonts w:asciiTheme="majorBidi" w:hAnsiTheme="majorBidi" w:cstheme="majorBidi"/>
        </w:rPr>
        <w:t>Machine Learning courses on Coursera.</w:t>
      </w:r>
    </w:p>
    <w:p w14:paraId="5AC7C379" w14:textId="77777777" w:rsidR="00F14E9D" w:rsidRPr="00260DD5" w:rsidRDefault="00F14E9D" w:rsidP="00260DD5">
      <w:pPr>
        <w:pStyle w:val="NormalWeb"/>
        <w:numPr>
          <w:ilvl w:val="0"/>
          <w:numId w:val="113"/>
        </w:numPr>
        <w:jc w:val="both"/>
        <w:rPr>
          <w:rFonts w:asciiTheme="majorBidi" w:hAnsiTheme="majorBidi" w:cstheme="majorBidi"/>
        </w:rPr>
      </w:pPr>
      <w:r w:rsidRPr="00260DD5">
        <w:rPr>
          <w:rFonts w:asciiTheme="majorBidi" w:hAnsiTheme="majorBidi" w:cstheme="majorBidi"/>
        </w:rPr>
        <w:t>Deep Learning AI specialization.</w:t>
      </w:r>
    </w:p>
    <w:p w14:paraId="3CA2D798" w14:textId="77777777" w:rsidR="00F14E9D" w:rsidRPr="00260DD5" w:rsidRDefault="00F14E9D" w:rsidP="00260DD5">
      <w:pPr>
        <w:pStyle w:val="NormalWeb"/>
        <w:numPr>
          <w:ilvl w:val="0"/>
          <w:numId w:val="113"/>
        </w:numPr>
        <w:jc w:val="both"/>
        <w:rPr>
          <w:rFonts w:asciiTheme="majorBidi" w:hAnsiTheme="majorBidi" w:cstheme="majorBidi"/>
        </w:rPr>
      </w:pPr>
      <w:r w:rsidRPr="00260DD5">
        <w:rPr>
          <w:rFonts w:asciiTheme="majorBidi" w:hAnsiTheme="majorBidi" w:cstheme="majorBidi"/>
        </w:rPr>
        <w:t xml:space="preserve">The Introduction to Deep Learning specialization consisting of </w:t>
      </w:r>
      <w:r w:rsidRPr="00260DD5">
        <w:rPr>
          <w:rStyle w:val="Strong"/>
          <w:rFonts w:asciiTheme="majorBidi" w:hAnsiTheme="majorBidi" w:cstheme="majorBidi"/>
        </w:rPr>
        <w:t>five to seven courses</w:t>
      </w:r>
      <w:r w:rsidRPr="00260DD5">
        <w:rPr>
          <w:rFonts w:asciiTheme="majorBidi" w:hAnsiTheme="majorBidi" w:cstheme="majorBidi"/>
        </w:rPr>
        <w:t>.</w:t>
      </w:r>
    </w:p>
    <w:p w14:paraId="4E35A581"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 xml:space="preserve">One major advantage of these courses is that we are required to implement machine learning algorithms using </w:t>
      </w:r>
      <w:r w:rsidRPr="00260DD5">
        <w:rPr>
          <w:rStyle w:val="Strong"/>
          <w:rFonts w:asciiTheme="majorBidi" w:hAnsiTheme="majorBidi" w:cstheme="majorBidi"/>
        </w:rPr>
        <w:t>NumPy</w:t>
      </w:r>
      <w:r w:rsidRPr="00260DD5">
        <w:rPr>
          <w:rFonts w:asciiTheme="majorBidi" w:hAnsiTheme="majorBidi" w:cstheme="majorBidi"/>
        </w:rPr>
        <w:t>, providing a strong practical foundation.</w:t>
      </w:r>
    </w:p>
    <w:p w14:paraId="7B1B240B"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 xml:space="preserve">Although this level of mathematical understanding is </w:t>
      </w:r>
      <w:r w:rsidRPr="00260DD5">
        <w:rPr>
          <w:rStyle w:val="Strong"/>
          <w:rFonts w:asciiTheme="majorBidi" w:hAnsiTheme="majorBidi" w:cstheme="majorBidi"/>
        </w:rPr>
        <w:t>not required for every data science role</w:t>
      </w:r>
      <w:r w:rsidRPr="00260DD5">
        <w:rPr>
          <w:rFonts w:asciiTheme="majorBidi" w:hAnsiTheme="majorBidi" w:cstheme="majorBidi"/>
        </w:rPr>
        <w:t>, it provides an excellent foundation for long-term growth.</w:t>
      </w:r>
    </w:p>
    <w:p w14:paraId="5B42C68F" w14:textId="77777777" w:rsidR="00F14E9D" w:rsidRPr="00260DD5" w:rsidRDefault="00F14E9D" w:rsidP="00260DD5">
      <w:pPr>
        <w:pStyle w:val="Heading2"/>
        <w:jc w:val="both"/>
      </w:pPr>
      <w:bookmarkStart w:id="105" w:name="_Toc236217414"/>
      <w:r w:rsidRPr="00260DD5">
        <w:t>Data Acquisition and Data Transformation Skills</w:t>
      </w:r>
      <w:bookmarkEnd w:id="105"/>
    </w:p>
    <w:p w14:paraId="2BC852DD"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Data acquisition and transformation skills are equally important.</w:t>
      </w:r>
    </w:p>
    <w:p w14:paraId="3F1FA5E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Essential knowledge includes:</w:t>
      </w:r>
    </w:p>
    <w:p w14:paraId="3C2B680E" w14:textId="77777777" w:rsidR="00F14E9D" w:rsidRPr="00260DD5" w:rsidRDefault="00F14E9D" w:rsidP="00260DD5">
      <w:pPr>
        <w:pStyle w:val="NormalWeb"/>
        <w:numPr>
          <w:ilvl w:val="0"/>
          <w:numId w:val="114"/>
        </w:numPr>
        <w:jc w:val="both"/>
        <w:rPr>
          <w:rFonts w:asciiTheme="majorBidi" w:hAnsiTheme="majorBidi" w:cstheme="majorBidi"/>
        </w:rPr>
      </w:pPr>
      <w:r w:rsidRPr="00260DD5">
        <w:rPr>
          <w:rFonts w:asciiTheme="majorBidi" w:hAnsiTheme="majorBidi" w:cstheme="majorBidi"/>
        </w:rPr>
        <w:t>Fundamental SQL knowledge.</w:t>
      </w:r>
    </w:p>
    <w:p w14:paraId="6843A737" w14:textId="77777777" w:rsidR="00F14E9D" w:rsidRPr="00260DD5" w:rsidRDefault="00F14E9D" w:rsidP="00260DD5">
      <w:pPr>
        <w:pStyle w:val="NormalWeb"/>
        <w:numPr>
          <w:ilvl w:val="0"/>
          <w:numId w:val="114"/>
        </w:numPr>
        <w:jc w:val="both"/>
        <w:rPr>
          <w:rFonts w:asciiTheme="majorBidi" w:hAnsiTheme="majorBidi" w:cstheme="majorBidi"/>
        </w:rPr>
      </w:pPr>
      <w:r w:rsidRPr="00260DD5">
        <w:rPr>
          <w:rFonts w:asciiTheme="majorBidi" w:hAnsiTheme="majorBidi" w:cstheme="majorBidi"/>
        </w:rPr>
        <w:t>Understanding of databases.</w:t>
      </w:r>
    </w:p>
    <w:p w14:paraId="0672E9C9" w14:textId="77777777" w:rsidR="00F14E9D" w:rsidRPr="00260DD5" w:rsidRDefault="00F14E9D" w:rsidP="00260DD5">
      <w:pPr>
        <w:pStyle w:val="NormalWeb"/>
        <w:numPr>
          <w:ilvl w:val="0"/>
          <w:numId w:val="114"/>
        </w:numPr>
        <w:jc w:val="both"/>
        <w:rPr>
          <w:rFonts w:asciiTheme="majorBidi" w:hAnsiTheme="majorBidi" w:cstheme="majorBidi"/>
        </w:rPr>
      </w:pPr>
      <w:r w:rsidRPr="00260DD5">
        <w:rPr>
          <w:rFonts w:asciiTheme="majorBidi" w:hAnsiTheme="majorBidi" w:cstheme="majorBidi"/>
        </w:rPr>
        <w:t>Shell scripting.</w:t>
      </w:r>
    </w:p>
    <w:p w14:paraId="017F80B7" w14:textId="77777777" w:rsidR="00F14E9D" w:rsidRPr="00260DD5" w:rsidRDefault="00F14E9D" w:rsidP="00260DD5">
      <w:pPr>
        <w:pStyle w:val="NormalWeb"/>
        <w:numPr>
          <w:ilvl w:val="0"/>
          <w:numId w:val="114"/>
        </w:numPr>
        <w:jc w:val="both"/>
        <w:rPr>
          <w:rFonts w:asciiTheme="majorBidi" w:hAnsiTheme="majorBidi" w:cstheme="majorBidi"/>
        </w:rPr>
      </w:pPr>
      <w:r w:rsidRPr="00260DD5">
        <w:rPr>
          <w:rFonts w:asciiTheme="majorBidi" w:hAnsiTheme="majorBidi" w:cstheme="majorBidi"/>
        </w:rPr>
        <w:t>Big data tools.</w:t>
      </w:r>
    </w:p>
    <w:p w14:paraId="1379A4E8"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Recommended technologies include:</w:t>
      </w:r>
    </w:p>
    <w:p w14:paraId="3CB80324" w14:textId="77777777" w:rsidR="00F14E9D" w:rsidRPr="00260DD5" w:rsidRDefault="00F14E9D" w:rsidP="00260DD5">
      <w:pPr>
        <w:pStyle w:val="NormalWeb"/>
        <w:numPr>
          <w:ilvl w:val="0"/>
          <w:numId w:val="115"/>
        </w:numPr>
        <w:jc w:val="both"/>
        <w:rPr>
          <w:rFonts w:asciiTheme="majorBidi" w:hAnsiTheme="majorBidi" w:cstheme="majorBidi"/>
        </w:rPr>
      </w:pPr>
      <w:r w:rsidRPr="00260DD5">
        <w:rPr>
          <w:rFonts w:asciiTheme="majorBidi" w:hAnsiTheme="majorBidi" w:cstheme="majorBidi"/>
        </w:rPr>
        <w:t>Apache Spark</w:t>
      </w:r>
    </w:p>
    <w:p w14:paraId="7A5D5D85" w14:textId="77777777" w:rsidR="00F14E9D" w:rsidRPr="00260DD5" w:rsidRDefault="00F14E9D" w:rsidP="00260DD5">
      <w:pPr>
        <w:pStyle w:val="NormalWeb"/>
        <w:numPr>
          <w:ilvl w:val="0"/>
          <w:numId w:val="115"/>
        </w:numPr>
        <w:jc w:val="both"/>
        <w:rPr>
          <w:rFonts w:asciiTheme="majorBidi" w:hAnsiTheme="majorBidi" w:cstheme="majorBidi"/>
        </w:rPr>
      </w:pPr>
      <w:r w:rsidRPr="00260DD5">
        <w:rPr>
          <w:rFonts w:asciiTheme="majorBidi" w:hAnsiTheme="majorBidi" w:cstheme="majorBidi"/>
        </w:rPr>
        <w:t>Apache Spark SQL</w:t>
      </w:r>
    </w:p>
    <w:p w14:paraId="6AD9ACF4" w14:textId="77777777" w:rsidR="00F14E9D" w:rsidRPr="00260DD5" w:rsidRDefault="00F14E9D" w:rsidP="00260DD5">
      <w:pPr>
        <w:pStyle w:val="NormalWeb"/>
        <w:numPr>
          <w:ilvl w:val="0"/>
          <w:numId w:val="115"/>
        </w:numPr>
        <w:jc w:val="both"/>
        <w:rPr>
          <w:rFonts w:asciiTheme="majorBidi" w:hAnsiTheme="majorBidi" w:cstheme="majorBidi"/>
        </w:rPr>
      </w:pPr>
      <w:r w:rsidRPr="00260DD5">
        <w:rPr>
          <w:rFonts w:asciiTheme="majorBidi" w:hAnsiTheme="majorBidi" w:cstheme="majorBidi"/>
        </w:rPr>
        <w:t>Spark ML (</w:t>
      </w:r>
      <w:r w:rsidRPr="00260DD5">
        <w:rPr>
          <w:rStyle w:val="HTMLCode"/>
          <w:rFonts w:asciiTheme="majorBidi" w:eastAsiaTheme="majorEastAsia" w:hAnsiTheme="majorBidi" w:cstheme="majorBidi"/>
        </w:rPr>
        <w:t>spark.ml</w:t>
      </w:r>
      <w:r w:rsidRPr="00260DD5">
        <w:rPr>
          <w:rFonts w:asciiTheme="majorBidi" w:hAnsiTheme="majorBidi" w:cstheme="majorBidi"/>
        </w:rPr>
        <w:t>)</w:t>
      </w:r>
    </w:p>
    <w:p w14:paraId="3BCCED6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However, for many use cases, the following tools are sufficient:</w:t>
      </w:r>
    </w:p>
    <w:p w14:paraId="3FBB4288" w14:textId="77777777" w:rsidR="00F14E9D" w:rsidRPr="00260DD5" w:rsidRDefault="00F14E9D" w:rsidP="00260DD5">
      <w:pPr>
        <w:pStyle w:val="NormalWeb"/>
        <w:numPr>
          <w:ilvl w:val="0"/>
          <w:numId w:val="116"/>
        </w:numPr>
        <w:jc w:val="both"/>
        <w:rPr>
          <w:rFonts w:asciiTheme="majorBidi" w:hAnsiTheme="majorBidi" w:cstheme="majorBidi"/>
        </w:rPr>
      </w:pPr>
      <w:r w:rsidRPr="00260DD5">
        <w:rPr>
          <w:rFonts w:asciiTheme="majorBidi" w:hAnsiTheme="majorBidi" w:cstheme="majorBidi"/>
        </w:rPr>
        <w:t>Scikit-learn</w:t>
      </w:r>
    </w:p>
    <w:p w14:paraId="0DF44043" w14:textId="77777777" w:rsidR="00F14E9D" w:rsidRPr="00260DD5" w:rsidRDefault="00F14E9D" w:rsidP="00260DD5">
      <w:pPr>
        <w:pStyle w:val="NormalWeb"/>
        <w:numPr>
          <w:ilvl w:val="0"/>
          <w:numId w:val="116"/>
        </w:numPr>
        <w:jc w:val="both"/>
        <w:rPr>
          <w:rFonts w:asciiTheme="majorBidi" w:hAnsiTheme="majorBidi" w:cstheme="majorBidi"/>
        </w:rPr>
      </w:pPr>
      <w:r w:rsidRPr="00260DD5">
        <w:rPr>
          <w:rFonts w:asciiTheme="majorBidi" w:hAnsiTheme="majorBidi" w:cstheme="majorBidi"/>
        </w:rPr>
        <w:t>R</w:t>
      </w:r>
    </w:p>
    <w:p w14:paraId="6E52108C"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For deep learning, commonly used frameworks include:</w:t>
      </w:r>
    </w:p>
    <w:p w14:paraId="5D51AC44" w14:textId="77777777" w:rsidR="00F14E9D" w:rsidRPr="00260DD5" w:rsidRDefault="00F14E9D" w:rsidP="00260DD5">
      <w:pPr>
        <w:pStyle w:val="NormalWeb"/>
        <w:numPr>
          <w:ilvl w:val="0"/>
          <w:numId w:val="117"/>
        </w:numPr>
        <w:jc w:val="both"/>
        <w:rPr>
          <w:rFonts w:asciiTheme="majorBidi" w:hAnsiTheme="majorBidi" w:cstheme="majorBidi"/>
        </w:rPr>
      </w:pPr>
      <w:r w:rsidRPr="00260DD5">
        <w:rPr>
          <w:rFonts w:asciiTheme="majorBidi" w:hAnsiTheme="majorBidi" w:cstheme="majorBidi"/>
        </w:rPr>
        <w:t>Python</w:t>
      </w:r>
    </w:p>
    <w:p w14:paraId="214A8BA4" w14:textId="77777777" w:rsidR="00F14E9D" w:rsidRPr="00260DD5" w:rsidRDefault="00F14E9D" w:rsidP="00260DD5">
      <w:pPr>
        <w:pStyle w:val="NormalWeb"/>
        <w:numPr>
          <w:ilvl w:val="0"/>
          <w:numId w:val="117"/>
        </w:numPr>
        <w:jc w:val="both"/>
        <w:rPr>
          <w:rFonts w:asciiTheme="majorBidi" w:hAnsiTheme="majorBidi" w:cstheme="majorBidi"/>
        </w:rPr>
      </w:pPr>
      <w:r w:rsidRPr="00260DD5">
        <w:rPr>
          <w:rFonts w:asciiTheme="majorBidi" w:hAnsiTheme="majorBidi" w:cstheme="majorBidi"/>
        </w:rPr>
        <w:t>TensorFlow</w:t>
      </w:r>
    </w:p>
    <w:p w14:paraId="43DBCB60" w14:textId="77777777" w:rsidR="00F14E9D" w:rsidRPr="00260DD5" w:rsidRDefault="00F14E9D" w:rsidP="00260DD5">
      <w:pPr>
        <w:pStyle w:val="NormalWeb"/>
        <w:numPr>
          <w:ilvl w:val="0"/>
          <w:numId w:val="117"/>
        </w:numPr>
        <w:jc w:val="both"/>
        <w:rPr>
          <w:rFonts w:asciiTheme="majorBidi" w:hAnsiTheme="majorBidi" w:cstheme="majorBidi"/>
        </w:rPr>
      </w:pPr>
      <w:r w:rsidRPr="00260DD5">
        <w:rPr>
          <w:rFonts w:asciiTheme="majorBidi" w:hAnsiTheme="majorBidi" w:cstheme="majorBidi"/>
        </w:rPr>
        <w:t>Keras</w:t>
      </w:r>
    </w:p>
    <w:p w14:paraId="6215EF93"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lastRenderedPageBreak/>
        <w:t>These technologies continue to gain widespread adoption across the industry.</w:t>
      </w:r>
    </w:p>
    <w:p w14:paraId="7E94C219" w14:textId="77777777" w:rsidR="00F14E9D" w:rsidRPr="00260DD5" w:rsidRDefault="00F14E9D" w:rsidP="00260DD5">
      <w:pPr>
        <w:pStyle w:val="Heading2"/>
        <w:jc w:val="both"/>
      </w:pPr>
      <w:bookmarkStart w:id="106" w:name="_Toc236217415"/>
      <w:r w:rsidRPr="00260DD5">
        <w:t>Technical Skills and Non-Technical Skills</w:t>
      </w:r>
      <w:bookmarkEnd w:id="106"/>
    </w:p>
    <w:p w14:paraId="2BE74846"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Success in data science is not determined by technical knowledge alone.</w:t>
      </w:r>
    </w:p>
    <w:p w14:paraId="62CC5D66"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Employers also evaluate:</w:t>
      </w:r>
    </w:p>
    <w:p w14:paraId="55280631" w14:textId="77777777" w:rsidR="00F14E9D" w:rsidRPr="00260DD5" w:rsidRDefault="00F14E9D" w:rsidP="00260DD5">
      <w:pPr>
        <w:pStyle w:val="NormalWeb"/>
        <w:numPr>
          <w:ilvl w:val="0"/>
          <w:numId w:val="118"/>
        </w:numPr>
        <w:jc w:val="both"/>
        <w:rPr>
          <w:rFonts w:asciiTheme="majorBidi" w:hAnsiTheme="majorBidi" w:cstheme="majorBidi"/>
        </w:rPr>
      </w:pPr>
      <w:r w:rsidRPr="00260DD5">
        <w:rPr>
          <w:rFonts w:asciiTheme="majorBidi" w:hAnsiTheme="majorBidi" w:cstheme="majorBidi"/>
        </w:rPr>
        <w:t>How well we answer technical and behavioral questions.</w:t>
      </w:r>
    </w:p>
    <w:p w14:paraId="7B827477" w14:textId="77777777" w:rsidR="00F14E9D" w:rsidRPr="00260DD5" w:rsidRDefault="00F14E9D" w:rsidP="00260DD5">
      <w:pPr>
        <w:pStyle w:val="NormalWeb"/>
        <w:numPr>
          <w:ilvl w:val="0"/>
          <w:numId w:val="118"/>
        </w:numPr>
        <w:jc w:val="both"/>
        <w:rPr>
          <w:rFonts w:asciiTheme="majorBidi" w:hAnsiTheme="majorBidi" w:cstheme="majorBidi"/>
        </w:rPr>
      </w:pPr>
      <w:r w:rsidRPr="00260DD5">
        <w:rPr>
          <w:rFonts w:asciiTheme="majorBidi" w:hAnsiTheme="majorBidi" w:cstheme="majorBidi"/>
        </w:rPr>
        <w:t>How methodical our approach is.</w:t>
      </w:r>
    </w:p>
    <w:p w14:paraId="56BB044C" w14:textId="77777777" w:rsidR="00F14E9D" w:rsidRPr="00260DD5" w:rsidRDefault="00F14E9D" w:rsidP="00260DD5">
      <w:pPr>
        <w:pStyle w:val="NormalWeb"/>
        <w:numPr>
          <w:ilvl w:val="0"/>
          <w:numId w:val="118"/>
        </w:numPr>
        <w:jc w:val="both"/>
        <w:rPr>
          <w:rFonts w:asciiTheme="majorBidi" w:hAnsiTheme="majorBidi" w:cstheme="majorBidi"/>
        </w:rPr>
      </w:pPr>
      <w:r w:rsidRPr="00260DD5">
        <w:rPr>
          <w:rFonts w:asciiTheme="majorBidi" w:hAnsiTheme="majorBidi" w:cstheme="majorBidi"/>
        </w:rPr>
        <w:t>What it would be like to work with us on a team.</w:t>
      </w:r>
    </w:p>
    <w:p w14:paraId="5FA0B63E"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When projects become challenging, team members should be able to rely on us and trust us.</w:t>
      </w:r>
    </w:p>
    <w:p w14:paraId="337C522C"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Building rapport with coworkers is therefore an important professional skill.</w:t>
      </w:r>
    </w:p>
    <w:p w14:paraId="4369402B" w14:textId="77777777" w:rsidR="00F14E9D" w:rsidRPr="00260DD5" w:rsidRDefault="00F14E9D" w:rsidP="00260DD5">
      <w:pPr>
        <w:pStyle w:val="Heading2"/>
        <w:jc w:val="both"/>
      </w:pPr>
      <w:bookmarkStart w:id="107" w:name="_Toc236217416"/>
      <w:r w:rsidRPr="00260DD5">
        <w:t>Research, Mathematics, Statistics, and Programming</w:t>
      </w:r>
      <w:bookmarkEnd w:id="107"/>
    </w:p>
    <w:p w14:paraId="37CF97D3"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A successful data science career is built on a combination of:</w:t>
      </w:r>
    </w:p>
    <w:p w14:paraId="32004A34" w14:textId="77777777" w:rsidR="00F14E9D" w:rsidRPr="00260DD5" w:rsidRDefault="00F14E9D" w:rsidP="00260DD5">
      <w:pPr>
        <w:pStyle w:val="NormalWeb"/>
        <w:numPr>
          <w:ilvl w:val="0"/>
          <w:numId w:val="119"/>
        </w:numPr>
        <w:jc w:val="both"/>
        <w:rPr>
          <w:rFonts w:asciiTheme="majorBidi" w:hAnsiTheme="majorBidi" w:cstheme="majorBidi"/>
        </w:rPr>
      </w:pPr>
      <w:r w:rsidRPr="00260DD5">
        <w:rPr>
          <w:rFonts w:asciiTheme="majorBidi" w:hAnsiTheme="majorBidi" w:cstheme="majorBidi"/>
        </w:rPr>
        <w:t>Research methodology.</w:t>
      </w:r>
    </w:p>
    <w:p w14:paraId="502B6A7B" w14:textId="77777777" w:rsidR="00F14E9D" w:rsidRPr="00260DD5" w:rsidRDefault="00F14E9D" w:rsidP="00260DD5">
      <w:pPr>
        <w:pStyle w:val="NormalWeb"/>
        <w:numPr>
          <w:ilvl w:val="0"/>
          <w:numId w:val="119"/>
        </w:numPr>
        <w:jc w:val="both"/>
        <w:rPr>
          <w:rFonts w:asciiTheme="majorBidi" w:hAnsiTheme="majorBidi" w:cstheme="majorBidi"/>
        </w:rPr>
      </w:pPr>
      <w:r w:rsidRPr="00260DD5">
        <w:rPr>
          <w:rFonts w:asciiTheme="majorBidi" w:hAnsiTheme="majorBidi" w:cstheme="majorBidi"/>
        </w:rPr>
        <w:t>Mathematics.</w:t>
      </w:r>
    </w:p>
    <w:p w14:paraId="2CA0D65D" w14:textId="77777777" w:rsidR="00F14E9D" w:rsidRPr="00260DD5" w:rsidRDefault="00F14E9D" w:rsidP="00260DD5">
      <w:pPr>
        <w:pStyle w:val="NormalWeb"/>
        <w:numPr>
          <w:ilvl w:val="0"/>
          <w:numId w:val="119"/>
        </w:numPr>
        <w:jc w:val="both"/>
        <w:rPr>
          <w:rFonts w:asciiTheme="majorBidi" w:hAnsiTheme="majorBidi" w:cstheme="majorBidi"/>
        </w:rPr>
      </w:pPr>
      <w:r w:rsidRPr="00260DD5">
        <w:rPr>
          <w:rFonts w:asciiTheme="majorBidi" w:hAnsiTheme="majorBidi" w:cstheme="majorBidi"/>
        </w:rPr>
        <w:t>Statistics.</w:t>
      </w:r>
    </w:p>
    <w:p w14:paraId="314C73EB" w14:textId="77777777" w:rsidR="00F14E9D" w:rsidRPr="00260DD5" w:rsidRDefault="00F14E9D" w:rsidP="00260DD5">
      <w:pPr>
        <w:pStyle w:val="NormalWeb"/>
        <w:numPr>
          <w:ilvl w:val="0"/>
          <w:numId w:val="119"/>
        </w:numPr>
        <w:jc w:val="both"/>
        <w:rPr>
          <w:rFonts w:asciiTheme="majorBidi" w:hAnsiTheme="majorBidi" w:cstheme="majorBidi"/>
        </w:rPr>
      </w:pPr>
      <w:r w:rsidRPr="00260DD5">
        <w:rPr>
          <w:rFonts w:asciiTheme="majorBidi" w:hAnsiTheme="majorBidi" w:cstheme="majorBidi"/>
        </w:rPr>
        <w:t>Programming.</w:t>
      </w:r>
    </w:p>
    <w:p w14:paraId="5D07D8CF"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Helpful areas of study include:</w:t>
      </w:r>
    </w:p>
    <w:p w14:paraId="11156042" w14:textId="77777777" w:rsidR="00F14E9D" w:rsidRPr="00260DD5" w:rsidRDefault="00F14E9D" w:rsidP="00260DD5">
      <w:pPr>
        <w:pStyle w:val="NormalWeb"/>
        <w:numPr>
          <w:ilvl w:val="0"/>
          <w:numId w:val="120"/>
        </w:numPr>
        <w:jc w:val="both"/>
        <w:rPr>
          <w:rFonts w:asciiTheme="majorBidi" w:hAnsiTheme="majorBidi" w:cstheme="majorBidi"/>
        </w:rPr>
      </w:pPr>
      <w:r w:rsidRPr="00260DD5">
        <w:rPr>
          <w:rFonts w:asciiTheme="majorBidi" w:hAnsiTheme="majorBidi" w:cstheme="majorBidi"/>
        </w:rPr>
        <w:t>Research methodology involving mathematics and statistics.</w:t>
      </w:r>
    </w:p>
    <w:p w14:paraId="7C1A7C65" w14:textId="77777777" w:rsidR="00F14E9D" w:rsidRPr="00260DD5" w:rsidRDefault="00F14E9D" w:rsidP="00260DD5">
      <w:pPr>
        <w:pStyle w:val="NormalWeb"/>
        <w:numPr>
          <w:ilvl w:val="0"/>
          <w:numId w:val="120"/>
        </w:numPr>
        <w:jc w:val="both"/>
        <w:rPr>
          <w:rFonts w:asciiTheme="majorBidi" w:hAnsiTheme="majorBidi" w:cstheme="majorBidi"/>
        </w:rPr>
      </w:pPr>
      <w:r w:rsidRPr="00260DD5">
        <w:rPr>
          <w:rFonts w:asciiTheme="majorBidi" w:hAnsiTheme="majorBidi" w:cstheme="majorBidi"/>
        </w:rPr>
        <w:t>SQL.</w:t>
      </w:r>
    </w:p>
    <w:p w14:paraId="1F232647" w14:textId="77777777" w:rsidR="00F14E9D" w:rsidRPr="00260DD5" w:rsidRDefault="00F14E9D" w:rsidP="00260DD5">
      <w:pPr>
        <w:pStyle w:val="NormalWeb"/>
        <w:numPr>
          <w:ilvl w:val="0"/>
          <w:numId w:val="120"/>
        </w:numPr>
        <w:jc w:val="both"/>
        <w:rPr>
          <w:rFonts w:asciiTheme="majorBidi" w:hAnsiTheme="majorBidi" w:cstheme="majorBidi"/>
        </w:rPr>
      </w:pPr>
      <w:r w:rsidRPr="00260DD5">
        <w:rPr>
          <w:rFonts w:asciiTheme="majorBidi" w:hAnsiTheme="majorBidi" w:cstheme="majorBidi"/>
        </w:rPr>
        <w:t>Python programming.</w:t>
      </w:r>
    </w:p>
    <w:p w14:paraId="228047BD"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Experience with data analysis and visualization tools also strengthens our profile.</w:t>
      </w:r>
    </w:p>
    <w:p w14:paraId="2E4CDE4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Examples include:</w:t>
      </w:r>
    </w:p>
    <w:p w14:paraId="55F706C1" w14:textId="77777777" w:rsidR="00F14E9D" w:rsidRPr="00260DD5" w:rsidRDefault="00F14E9D" w:rsidP="00260DD5">
      <w:pPr>
        <w:pStyle w:val="NormalWeb"/>
        <w:numPr>
          <w:ilvl w:val="0"/>
          <w:numId w:val="121"/>
        </w:numPr>
        <w:jc w:val="both"/>
        <w:rPr>
          <w:rFonts w:asciiTheme="majorBidi" w:hAnsiTheme="majorBidi" w:cstheme="majorBidi"/>
        </w:rPr>
      </w:pPr>
      <w:r w:rsidRPr="00260DD5">
        <w:rPr>
          <w:rFonts w:asciiTheme="majorBidi" w:hAnsiTheme="majorBidi" w:cstheme="majorBidi"/>
        </w:rPr>
        <w:t>Tableau</w:t>
      </w:r>
    </w:p>
    <w:p w14:paraId="00CAFB39" w14:textId="77777777" w:rsidR="00F14E9D" w:rsidRPr="00260DD5" w:rsidRDefault="00F14E9D" w:rsidP="00260DD5">
      <w:pPr>
        <w:pStyle w:val="NormalWeb"/>
        <w:numPr>
          <w:ilvl w:val="0"/>
          <w:numId w:val="121"/>
        </w:numPr>
        <w:jc w:val="both"/>
        <w:rPr>
          <w:rFonts w:asciiTheme="majorBidi" w:hAnsiTheme="majorBidi" w:cstheme="majorBidi"/>
        </w:rPr>
      </w:pPr>
      <w:r w:rsidRPr="00260DD5">
        <w:rPr>
          <w:rFonts w:asciiTheme="majorBidi" w:hAnsiTheme="majorBidi" w:cstheme="majorBidi"/>
        </w:rPr>
        <w:t>MicroStrategy</w:t>
      </w:r>
    </w:p>
    <w:p w14:paraId="06147CC6"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Overall, an ideal combination includes:</w:t>
      </w:r>
    </w:p>
    <w:p w14:paraId="5B035AD9" w14:textId="77777777" w:rsidR="00F14E9D" w:rsidRPr="00260DD5" w:rsidRDefault="00F14E9D" w:rsidP="00260DD5">
      <w:pPr>
        <w:pStyle w:val="NormalWeb"/>
        <w:numPr>
          <w:ilvl w:val="0"/>
          <w:numId w:val="122"/>
        </w:numPr>
        <w:jc w:val="both"/>
        <w:rPr>
          <w:rFonts w:asciiTheme="majorBidi" w:hAnsiTheme="majorBidi" w:cstheme="majorBidi"/>
        </w:rPr>
      </w:pPr>
      <w:r w:rsidRPr="00260DD5">
        <w:rPr>
          <w:rFonts w:asciiTheme="majorBidi" w:hAnsiTheme="majorBidi" w:cstheme="majorBidi"/>
        </w:rPr>
        <w:t>Data analysis experience.</w:t>
      </w:r>
    </w:p>
    <w:p w14:paraId="2AC10E88" w14:textId="77777777" w:rsidR="00F14E9D" w:rsidRPr="00260DD5" w:rsidRDefault="00F14E9D" w:rsidP="00260DD5">
      <w:pPr>
        <w:pStyle w:val="NormalWeb"/>
        <w:numPr>
          <w:ilvl w:val="0"/>
          <w:numId w:val="122"/>
        </w:numPr>
        <w:jc w:val="both"/>
        <w:rPr>
          <w:rFonts w:asciiTheme="majorBidi" w:hAnsiTheme="majorBidi" w:cstheme="majorBidi"/>
        </w:rPr>
      </w:pPr>
      <w:r w:rsidRPr="00260DD5">
        <w:rPr>
          <w:rFonts w:asciiTheme="majorBidi" w:hAnsiTheme="majorBidi" w:cstheme="majorBidi"/>
        </w:rPr>
        <w:t>Data visualization tools.</w:t>
      </w:r>
    </w:p>
    <w:p w14:paraId="4B574DE0" w14:textId="77777777" w:rsidR="00F14E9D" w:rsidRPr="00260DD5" w:rsidRDefault="00F14E9D" w:rsidP="00260DD5">
      <w:pPr>
        <w:pStyle w:val="NormalWeb"/>
        <w:numPr>
          <w:ilvl w:val="0"/>
          <w:numId w:val="122"/>
        </w:numPr>
        <w:jc w:val="both"/>
        <w:rPr>
          <w:rFonts w:asciiTheme="majorBidi" w:hAnsiTheme="majorBidi" w:cstheme="majorBidi"/>
        </w:rPr>
      </w:pPr>
      <w:r w:rsidRPr="00260DD5">
        <w:rPr>
          <w:rFonts w:asciiTheme="majorBidi" w:hAnsiTheme="majorBidi" w:cstheme="majorBidi"/>
        </w:rPr>
        <w:t>Mathematical methods.</w:t>
      </w:r>
    </w:p>
    <w:p w14:paraId="6F535560" w14:textId="77777777" w:rsidR="00F14E9D" w:rsidRPr="00260DD5" w:rsidRDefault="00F14E9D" w:rsidP="00260DD5">
      <w:pPr>
        <w:pStyle w:val="NormalWeb"/>
        <w:numPr>
          <w:ilvl w:val="0"/>
          <w:numId w:val="122"/>
        </w:numPr>
        <w:jc w:val="both"/>
        <w:rPr>
          <w:rFonts w:asciiTheme="majorBidi" w:hAnsiTheme="majorBidi" w:cstheme="majorBidi"/>
        </w:rPr>
      </w:pPr>
      <w:r w:rsidRPr="00260DD5">
        <w:rPr>
          <w:rFonts w:asciiTheme="majorBidi" w:hAnsiTheme="majorBidi" w:cstheme="majorBidi"/>
        </w:rPr>
        <w:t>Statistical methods.</w:t>
      </w:r>
    </w:p>
    <w:p w14:paraId="6AFF3D42" w14:textId="77777777" w:rsidR="00F14E9D" w:rsidRPr="00260DD5" w:rsidRDefault="00F14E9D" w:rsidP="00260DD5">
      <w:pPr>
        <w:pStyle w:val="NormalWeb"/>
        <w:numPr>
          <w:ilvl w:val="0"/>
          <w:numId w:val="122"/>
        </w:numPr>
        <w:jc w:val="both"/>
        <w:rPr>
          <w:rFonts w:asciiTheme="majorBidi" w:hAnsiTheme="majorBidi" w:cstheme="majorBidi"/>
        </w:rPr>
      </w:pPr>
      <w:r w:rsidRPr="00260DD5">
        <w:rPr>
          <w:rFonts w:asciiTheme="majorBidi" w:hAnsiTheme="majorBidi" w:cstheme="majorBidi"/>
        </w:rPr>
        <w:t>Python programming.</w:t>
      </w:r>
    </w:p>
    <w:p w14:paraId="5CDDF0B4" w14:textId="77777777" w:rsidR="00F14E9D" w:rsidRPr="00260DD5" w:rsidRDefault="00F14E9D" w:rsidP="00260DD5">
      <w:pPr>
        <w:pStyle w:val="NormalWeb"/>
        <w:numPr>
          <w:ilvl w:val="0"/>
          <w:numId w:val="122"/>
        </w:numPr>
        <w:jc w:val="both"/>
        <w:rPr>
          <w:rFonts w:asciiTheme="majorBidi" w:hAnsiTheme="majorBidi" w:cstheme="majorBidi"/>
        </w:rPr>
      </w:pPr>
      <w:r w:rsidRPr="00260DD5">
        <w:rPr>
          <w:rFonts w:asciiTheme="majorBidi" w:hAnsiTheme="majorBidi" w:cstheme="majorBidi"/>
        </w:rPr>
        <w:t>SQL.</w:t>
      </w:r>
    </w:p>
    <w:p w14:paraId="4968209A" w14:textId="77777777" w:rsidR="00F14E9D" w:rsidRPr="00260DD5" w:rsidRDefault="00F14E9D" w:rsidP="00260DD5">
      <w:pPr>
        <w:pStyle w:val="Heading2"/>
        <w:jc w:val="both"/>
      </w:pPr>
      <w:bookmarkStart w:id="108" w:name="_Toc236217417"/>
      <w:r w:rsidRPr="00260DD5">
        <w:lastRenderedPageBreak/>
        <w:t>Database, Cloud, and Analytics Skills</w:t>
      </w:r>
      <w:bookmarkEnd w:id="108"/>
    </w:p>
    <w:p w14:paraId="3AB78D69"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A great data science candidate should have strong knowledge of databases and programming languages.</w:t>
      </w:r>
    </w:p>
    <w:p w14:paraId="2EB8CA57"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Important technical skills include:</w:t>
      </w:r>
    </w:p>
    <w:p w14:paraId="0237333E" w14:textId="77777777" w:rsidR="00F14E9D" w:rsidRPr="00260DD5" w:rsidRDefault="00F14E9D" w:rsidP="00260DD5">
      <w:pPr>
        <w:pStyle w:val="NormalWeb"/>
        <w:numPr>
          <w:ilvl w:val="0"/>
          <w:numId w:val="123"/>
        </w:numPr>
        <w:jc w:val="both"/>
        <w:rPr>
          <w:rFonts w:asciiTheme="majorBidi" w:hAnsiTheme="majorBidi" w:cstheme="majorBidi"/>
        </w:rPr>
      </w:pPr>
      <w:r w:rsidRPr="00260DD5">
        <w:rPr>
          <w:rFonts w:asciiTheme="majorBidi" w:hAnsiTheme="majorBidi" w:cstheme="majorBidi"/>
        </w:rPr>
        <w:t>Database concepts.</w:t>
      </w:r>
    </w:p>
    <w:p w14:paraId="1AB57784" w14:textId="77777777" w:rsidR="00F14E9D" w:rsidRPr="00260DD5" w:rsidRDefault="00F14E9D" w:rsidP="00260DD5">
      <w:pPr>
        <w:pStyle w:val="NormalWeb"/>
        <w:numPr>
          <w:ilvl w:val="0"/>
          <w:numId w:val="123"/>
        </w:numPr>
        <w:jc w:val="both"/>
        <w:rPr>
          <w:rFonts w:asciiTheme="majorBidi" w:hAnsiTheme="majorBidi" w:cstheme="majorBidi"/>
        </w:rPr>
      </w:pPr>
      <w:r w:rsidRPr="00260DD5">
        <w:rPr>
          <w:rFonts w:asciiTheme="majorBidi" w:hAnsiTheme="majorBidi" w:cstheme="majorBidi"/>
        </w:rPr>
        <w:t>SQL.</w:t>
      </w:r>
    </w:p>
    <w:p w14:paraId="3EB6B9F4" w14:textId="77777777" w:rsidR="00F14E9D" w:rsidRPr="00260DD5" w:rsidRDefault="00F14E9D" w:rsidP="00260DD5">
      <w:pPr>
        <w:pStyle w:val="NormalWeb"/>
        <w:numPr>
          <w:ilvl w:val="0"/>
          <w:numId w:val="123"/>
        </w:numPr>
        <w:jc w:val="both"/>
        <w:rPr>
          <w:rFonts w:asciiTheme="majorBidi" w:hAnsiTheme="majorBidi" w:cstheme="majorBidi"/>
        </w:rPr>
      </w:pPr>
      <w:r w:rsidRPr="00260DD5">
        <w:rPr>
          <w:rFonts w:asciiTheme="majorBidi" w:hAnsiTheme="majorBidi" w:cstheme="majorBidi"/>
        </w:rPr>
        <w:t>Python for data science.</w:t>
      </w:r>
    </w:p>
    <w:p w14:paraId="03089C9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Python is especially valuable because it can be used across many different areas of data science.</w:t>
      </w:r>
    </w:p>
    <w:p w14:paraId="7C6AE865"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Cloud computing knowledge is becoming increasingly important.</w:t>
      </w:r>
    </w:p>
    <w:p w14:paraId="2C6271B7"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We should understand:</w:t>
      </w:r>
    </w:p>
    <w:p w14:paraId="57B1502C" w14:textId="77777777" w:rsidR="00F14E9D" w:rsidRPr="00260DD5" w:rsidRDefault="00F14E9D" w:rsidP="00260DD5">
      <w:pPr>
        <w:pStyle w:val="NormalWeb"/>
        <w:numPr>
          <w:ilvl w:val="0"/>
          <w:numId w:val="124"/>
        </w:numPr>
        <w:jc w:val="both"/>
        <w:rPr>
          <w:rFonts w:asciiTheme="majorBidi" w:hAnsiTheme="majorBidi" w:cstheme="majorBidi"/>
        </w:rPr>
      </w:pPr>
      <w:r w:rsidRPr="00260DD5">
        <w:rPr>
          <w:rFonts w:asciiTheme="majorBidi" w:hAnsiTheme="majorBidi" w:cstheme="majorBidi"/>
        </w:rPr>
        <w:t>Data lakes (centralized repositories that store structured, semi-structured, and unstructured data at scale).</w:t>
      </w:r>
    </w:p>
    <w:p w14:paraId="485D87E4" w14:textId="77777777" w:rsidR="00F14E9D" w:rsidRPr="00260DD5" w:rsidRDefault="00F14E9D" w:rsidP="00260DD5">
      <w:pPr>
        <w:pStyle w:val="NormalWeb"/>
        <w:numPr>
          <w:ilvl w:val="0"/>
          <w:numId w:val="124"/>
        </w:numPr>
        <w:jc w:val="both"/>
        <w:rPr>
          <w:rFonts w:asciiTheme="majorBidi" w:hAnsiTheme="majorBidi" w:cstheme="majorBidi"/>
        </w:rPr>
      </w:pPr>
      <w:r w:rsidRPr="00260DD5">
        <w:rPr>
          <w:rFonts w:asciiTheme="majorBidi" w:hAnsiTheme="majorBidi" w:cstheme="majorBidi"/>
        </w:rPr>
        <w:t>Data warehouses (systems designed for storing and analyzing structured business data).</w:t>
      </w:r>
    </w:p>
    <w:p w14:paraId="473322D9" w14:textId="77777777" w:rsidR="00F14E9D" w:rsidRPr="00260DD5" w:rsidRDefault="00F14E9D" w:rsidP="00260DD5">
      <w:pPr>
        <w:pStyle w:val="NormalWeb"/>
        <w:numPr>
          <w:ilvl w:val="0"/>
          <w:numId w:val="124"/>
        </w:numPr>
        <w:jc w:val="both"/>
        <w:rPr>
          <w:rFonts w:asciiTheme="majorBidi" w:hAnsiTheme="majorBidi" w:cstheme="majorBidi"/>
        </w:rPr>
      </w:pPr>
      <w:r w:rsidRPr="00260DD5">
        <w:rPr>
          <w:rFonts w:asciiTheme="majorBidi" w:hAnsiTheme="majorBidi" w:cstheme="majorBidi"/>
        </w:rPr>
        <w:t>Managing data in cloud environments.</w:t>
      </w:r>
    </w:p>
    <w:p w14:paraId="0FCCC3B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These cloud-related skills are becoming increasingly critical in modern data science roles.</w:t>
      </w:r>
    </w:p>
    <w:p w14:paraId="3D7BFD25" w14:textId="77777777" w:rsidR="00F14E9D" w:rsidRPr="00260DD5" w:rsidRDefault="00F14E9D" w:rsidP="00260DD5">
      <w:pPr>
        <w:pStyle w:val="Heading2"/>
        <w:jc w:val="both"/>
      </w:pPr>
      <w:bookmarkStart w:id="109" w:name="_Toc236217418"/>
      <w:r w:rsidRPr="00260DD5">
        <w:t>Statistics and Business Intelligence Tools</w:t>
      </w:r>
      <w:bookmarkEnd w:id="109"/>
    </w:p>
    <w:p w14:paraId="58AB55D9"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Statistics plays a major role in advanced analytics, including:</w:t>
      </w:r>
    </w:p>
    <w:p w14:paraId="400944C4" w14:textId="77777777" w:rsidR="00F14E9D" w:rsidRPr="00260DD5" w:rsidRDefault="00F14E9D" w:rsidP="00260DD5">
      <w:pPr>
        <w:pStyle w:val="NormalWeb"/>
        <w:numPr>
          <w:ilvl w:val="0"/>
          <w:numId w:val="125"/>
        </w:numPr>
        <w:jc w:val="both"/>
        <w:rPr>
          <w:rFonts w:asciiTheme="majorBidi" w:hAnsiTheme="majorBidi" w:cstheme="majorBidi"/>
        </w:rPr>
      </w:pPr>
      <w:r w:rsidRPr="00260DD5">
        <w:rPr>
          <w:rFonts w:asciiTheme="majorBidi" w:hAnsiTheme="majorBidi" w:cstheme="majorBidi"/>
        </w:rPr>
        <w:t>Predictive analytics.</w:t>
      </w:r>
    </w:p>
    <w:p w14:paraId="3E9FF25D" w14:textId="77777777" w:rsidR="00F14E9D" w:rsidRPr="00260DD5" w:rsidRDefault="00F14E9D" w:rsidP="00260DD5">
      <w:pPr>
        <w:pStyle w:val="NormalWeb"/>
        <w:numPr>
          <w:ilvl w:val="0"/>
          <w:numId w:val="125"/>
        </w:numPr>
        <w:jc w:val="both"/>
        <w:rPr>
          <w:rFonts w:asciiTheme="majorBidi" w:hAnsiTheme="majorBidi" w:cstheme="majorBidi"/>
        </w:rPr>
      </w:pPr>
      <w:r w:rsidRPr="00260DD5">
        <w:rPr>
          <w:rFonts w:asciiTheme="majorBidi" w:hAnsiTheme="majorBidi" w:cstheme="majorBidi"/>
        </w:rPr>
        <w:t>Diagnostic analytics.</w:t>
      </w:r>
    </w:p>
    <w:p w14:paraId="1921A77D" w14:textId="77777777" w:rsidR="00F14E9D" w:rsidRPr="00260DD5" w:rsidRDefault="00F14E9D" w:rsidP="00260DD5">
      <w:pPr>
        <w:pStyle w:val="NormalWeb"/>
        <w:numPr>
          <w:ilvl w:val="0"/>
          <w:numId w:val="125"/>
        </w:numPr>
        <w:jc w:val="both"/>
        <w:rPr>
          <w:rFonts w:asciiTheme="majorBidi" w:hAnsiTheme="majorBidi" w:cstheme="majorBidi"/>
        </w:rPr>
      </w:pPr>
      <w:r w:rsidRPr="00260DD5">
        <w:rPr>
          <w:rFonts w:asciiTheme="majorBidi" w:hAnsiTheme="majorBidi" w:cstheme="majorBidi"/>
        </w:rPr>
        <w:t>Prescriptive analytics.</w:t>
      </w:r>
    </w:p>
    <w:p w14:paraId="3B2327C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Common business intelligence and analytics tools include:</w:t>
      </w:r>
    </w:p>
    <w:p w14:paraId="4EB8B336" w14:textId="77777777" w:rsidR="00F14E9D" w:rsidRPr="00260DD5" w:rsidRDefault="00F14E9D" w:rsidP="00260DD5">
      <w:pPr>
        <w:pStyle w:val="NormalWeb"/>
        <w:numPr>
          <w:ilvl w:val="0"/>
          <w:numId w:val="126"/>
        </w:numPr>
        <w:jc w:val="both"/>
        <w:rPr>
          <w:rFonts w:asciiTheme="majorBidi" w:hAnsiTheme="majorBidi" w:cstheme="majorBidi"/>
        </w:rPr>
      </w:pPr>
      <w:r w:rsidRPr="00260DD5">
        <w:rPr>
          <w:rFonts w:asciiTheme="majorBidi" w:hAnsiTheme="majorBidi" w:cstheme="majorBidi"/>
        </w:rPr>
        <w:t>Microsoft Excel</w:t>
      </w:r>
    </w:p>
    <w:p w14:paraId="1EBFFCE1" w14:textId="77777777" w:rsidR="00F14E9D" w:rsidRPr="00260DD5" w:rsidRDefault="00F14E9D" w:rsidP="00260DD5">
      <w:pPr>
        <w:pStyle w:val="NormalWeb"/>
        <w:numPr>
          <w:ilvl w:val="0"/>
          <w:numId w:val="126"/>
        </w:numPr>
        <w:jc w:val="both"/>
        <w:rPr>
          <w:rFonts w:asciiTheme="majorBidi" w:hAnsiTheme="majorBidi" w:cstheme="majorBidi"/>
        </w:rPr>
      </w:pPr>
      <w:r w:rsidRPr="00260DD5">
        <w:rPr>
          <w:rFonts w:asciiTheme="majorBidi" w:hAnsiTheme="majorBidi" w:cstheme="majorBidi"/>
        </w:rPr>
        <w:t>Tableau</w:t>
      </w:r>
    </w:p>
    <w:p w14:paraId="46550A8C" w14:textId="77777777" w:rsidR="00F14E9D" w:rsidRPr="00260DD5" w:rsidRDefault="00F14E9D" w:rsidP="00260DD5">
      <w:pPr>
        <w:pStyle w:val="NormalWeb"/>
        <w:numPr>
          <w:ilvl w:val="0"/>
          <w:numId w:val="126"/>
        </w:numPr>
        <w:jc w:val="both"/>
        <w:rPr>
          <w:rFonts w:asciiTheme="majorBidi" w:hAnsiTheme="majorBidi" w:cstheme="majorBidi"/>
        </w:rPr>
      </w:pPr>
      <w:r w:rsidRPr="00260DD5">
        <w:rPr>
          <w:rFonts w:asciiTheme="majorBidi" w:hAnsiTheme="majorBidi" w:cstheme="majorBidi"/>
        </w:rPr>
        <w:t>Looker</w:t>
      </w:r>
    </w:p>
    <w:p w14:paraId="47826949" w14:textId="77777777" w:rsidR="00F14E9D" w:rsidRPr="00260DD5" w:rsidRDefault="00F14E9D" w:rsidP="00260DD5">
      <w:pPr>
        <w:pStyle w:val="NormalWeb"/>
        <w:numPr>
          <w:ilvl w:val="0"/>
          <w:numId w:val="126"/>
        </w:numPr>
        <w:jc w:val="both"/>
        <w:rPr>
          <w:rFonts w:asciiTheme="majorBidi" w:hAnsiTheme="majorBidi" w:cstheme="majorBidi"/>
        </w:rPr>
      </w:pPr>
      <w:r w:rsidRPr="00260DD5">
        <w:rPr>
          <w:rFonts w:asciiTheme="majorBidi" w:hAnsiTheme="majorBidi" w:cstheme="majorBidi"/>
        </w:rPr>
        <w:t>Power BI</w:t>
      </w:r>
    </w:p>
    <w:p w14:paraId="710DF9D9"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These tools represent many of the hard skills required to succeed in data science roles.</w:t>
      </w:r>
    </w:p>
    <w:p w14:paraId="4036DBFD" w14:textId="77777777" w:rsidR="00F14E9D" w:rsidRPr="00260DD5" w:rsidRDefault="00F14E9D" w:rsidP="00260DD5">
      <w:pPr>
        <w:pStyle w:val="Heading2"/>
        <w:jc w:val="both"/>
      </w:pPr>
      <w:bookmarkStart w:id="110" w:name="_Toc236217419"/>
      <w:r w:rsidRPr="00260DD5">
        <w:t>Essential Soft Skills</w:t>
      </w:r>
      <w:bookmarkEnd w:id="110"/>
    </w:p>
    <w:p w14:paraId="13A250F4"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Technical skills alone are not enough.</w:t>
      </w:r>
    </w:p>
    <w:p w14:paraId="55086486"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Successful data scientists also develop strong soft skills.</w:t>
      </w:r>
    </w:p>
    <w:p w14:paraId="3E05584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Important soft skills include:</w:t>
      </w:r>
    </w:p>
    <w:p w14:paraId="6E17547B" w14:textId="77777777" w:rsidR="00F14E9D" w:rsidRPr="00260DD5" w:rsidRDefault="00F14E9D" w:rsidP="00260DD5">
      <w:pPr>
        <w:pStyle w:val="NormalWeb"/>
        <w:numPr>
          <w:ilvl w:val="0"/>
          <w:numId w:val="127"/>
        </w:numPr>
        <w:jc w:val="both"/>
        <w:rPr>
          <w:rFonts w:asciiTheme="majorBidi" w:hAnsiTheme="majorBidi" w:cstheme="majorBidi"/>
        </w:rPr>
      </w:pPr>
      <w:r w:rsidRPr="00260DD5">
        <w:rPr>
          <w:rFonts w:asciiTheme="majorBidi" w:hAnsiTheme="majorBidi" w:cstheme="majorBidi"/>
        </w:rPr>
        <w:lastRenderedPageBreak/>
        <w:t>Business analysis.</w:t>
      </w:r>
    </w:p>
    <w:p w14:paraId="1010EC98" w14:textId="77777777" w:rsidR="00F14E9D" w:rsidRPr="00260DD5" w:rsidRDefault="00F14E9D" w:rsidP="00260DD5">
      <w:pPr>
        <w:pStyle w:val="NormalWeb"/>
        <w:numPr>
          <w:ilvl w:val="0"/>
          <w:numId w:val="127"/>
        </w:numPr>
        <w:jc w:val="both"/>
        <w:rPr>
          <w:rFonts w:asciiTheme="majorBidi" w:hAnsiTheme="majorBidi" w:cstheme="majorBidi"/>
        </w:rPr>
      </w:pPr>
      <w:r w:rsidRPr="00260DD5">
        <w:rPr>
          <w:rFonts w:asciiTheme="majorBidi" w:hAnsiTheme="majorBidi" w:cstheme="majorBidi"/>
        </w:rPr>
        <w:t>Stakeholder communication.</w:t>
      </w:r>
    </w:p>
    <w:p w14:paraId="74514B12" w14:textId="77777777" w:rsidR="00F14E9D" w:rsidRPr="00260DD5" w:rsidRDefault="00F14E9D" w:rsidP="00260DD5">
      <w:pPr>
        <w:pStyle w:val="NormalWeb"/>
        <w:numPr>
          <w:ilvl w:val="0"/>
          <w:numId w:val="127"/>
        </w:numPr>
        <w:jc w:val="both"/>
        <w:rPr>
          <w:rFonts w:asciiTheme="majorBidi" w:hAnsiTheme="majorBidi" w:cstheme="majorBidi"/>
        </w:rPr>
      </w:pPr>
      <w:r w:rsidRPr="00260DD5">
        <w:rPr>
          <w:rFonts w:asciiTheme="majorBidi" w:hAnsiTheme="majorBidi" w:cstheme="majorBidi"/>
        </w:rPr>
        <w:t>Strategic communication.</w:t>
      </w:r>
    </w:p>
    <w:p w14:paraId="6DB9F928" w14:textId="77777777" w:rsidR="00F14E9D" w:rsidRPr="00260DD5" w:rsidRDefault="00F14E9D" w:rsidP="00260DD5">
      <w:pPr>
        <w:pStyle w:val="NormalWeb"/>
        <w:numPr>
          <w:ilvl w:val="0"/>
          <w:numId w:val="127"/>
        </w:numPr>
        <w:jc w:val="both"/>
        <w:rPr>
          <w:rFonts w:asciiTheme="majorBidi" w:hAnsiTheme="majorBidi" w:cstheme="majorBidi"/>
        </w:rPr>
      </w:pPr>
      <w:r w:rsidRPr="00260DD5">
        <w:rPr>
          <w:rFonts w:asciiTheme="majorBidi" w:hAnsiTheme="majorBidi" w:cstheme="majorBidi"/>
        </w:rPr>
        <w:t>Research skills.</w:t>
      </w:r>
    </w:p>
    <w:p w14:paraId="12986B0C" w14:textId="77777777" w:rsidR="00F14E9D" w:rsidRPr="00260DD5" w:rsidRDefault="00F14E9D" w:rsidP="00260DD5">
      <w:pPr>
        <w:pStyle w:val="NormalWeb"/>
        <w:numPr>
          <w:ilvl w:val="0"/>
          <w:numId w:val="127"/>
        </w:numPr>
        <w:jc w:val="both"/>
        <w:rPr>
          <w:rFonts w:asciiTheme="majorBidi" w:hAnsiTheme="majorBidi" w:cstheme="majorBidi"/>
        </w:rPr>
      </w:pPr>
      <w:r w:rsidRPr="00260DD5">
        <w:rPr>
          <w:rFonts w:asciiTheme="majorBidi" w:hAnsiTheme="majorBidi" w:cstheme="majorBidi"/>
        </w:rPr>
        <w:t>Grit and perseverance.</w:t>
      </w:r>
    </w:p>
    <w:p w14:paraId="7C4F540B" w14:textId="77777777" w:rsidR="00F14E9D" w:rsidRPr="00260DD5" w:rsidRDefault="00F14E9D" w:rsidP="00260DD5">
      <w:pPr>
        <w:pStyle w:val="Heading3"/>
        <w:jc w:val="both"/>
      </w:pPr>
      <w:bookmarkStart w:id="111" w:name="_Toc236217420"/>
      <w:r w:rsidRPr="00260DD5">
        <w:t>Business Analysis</w:t>
      </w:r>
      <w:bookmarkEnd w:id="111"/>
    </w:p>
    <w:p w14:paraId="0A581C0A"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Business analysis involves understanding problems from a business or domain perspective.</w:t>
      </w:r>
    </w:p>
    <w:p w14:paraId="713870CA" w14:textId="77777777" w:rsidR="00F14E9D" w:rsidRPr="00260DD5" w:rsidRDefault="00F14E9D" w:rsidP="00260DD5">
      <w:pPr>
        <w:pStyle w:val="NormalWeb"/>
        <w:jc w:val="both"/>
        <w:rPr>
          <w:rFonts w:asciiTheme="majorBidi" w:hAnsiTheme="majorBidi" w:cstheme="majorBidi"/>
          <w:color w:val="0070C0"/>
        </w:rPr>
      </w:pPr>
      <w:r w:rsidRPr="00260DD5">
        <w:rPr>
          <w:rFonts w:asciiTheme="majorBidi" w:hAnsiTheme="majorBidi" w:cstheme="majorBidi"/>
          <w:color w:val="0070C0"/>
        </w:rPr>
        <w:t>For example:</w:t>
      </w:r>
    </w:p>
    <w:p w14:paraId="1D4BE853" w14:textId="77777777" w:rsidR="00F14E9D" w:rsidRPr="00260DD5" w:rsidRDefault="00F14E9D" w:rsidP="00260DD5">
      <w:pPr>
        <w:pStyle w:val="NormalWeb"/>
        <w:numPr>
          <w:ilvl w:val="0"/>
          <w:numId w:val="128"/>
        </w:numPr>
        <w:jc w:val="both"/>
        <w:rPr>
          <w:rFonts w:asciiTheme="majorBidi" w:hAnsiTheme="majorBidi" w:cstheme="majorBidi"/>
          <w:color w:val="0070C0"/>
        </w:rPr>
      </w:pPr>
      <w:r w:rsidRPr="00260DD5">
        <w:rPr>
          <w:rFonts w:asciiTheme="majorBidi" w:hAnsiTheme="majorBidi" w:cstheme="majorBidi"/>
          <w:color w:val="0070C0"/>
        </w:rPr>
        <w:t>The approach used in the financial sector may differ from the approach used in the healthcare sector because each domain has different requirements and objectives.</w:t>
      </w:r>
    </w:p>
    <w:p w14:paraId="041C8435"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Understanding the business context helps us develop more effective solutions.</w:t>
      </w:r>
    </w:p>
    <w:p w14:paraId="5508A6BE" w14:textId="77777777" w:rsidR="00F14E9D" w:rsidRPr="00260DD5" w:rsidRDefault="00F14E9D" w:rsidP="00260DD5">
      <w:pPr>
        <w:pStyle w:val="Heading3"/>
        <w:jc w:val="both"/>
      </w:pPr>
      <w:bookmarkStart w:id="112" w:name="_Toc236217421"/>
      <w:r w:rsidRPr="00260DD5">
        <w:t>Stakeholder Communication</w:t>
      </w:r>
      <w:bookmarkEnd w:id="112"/>
    </w:p>
    <w:p w14:paraId="47F1976C"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We should be able to:</w:t>
      </w:r>
    </w:p>
    <w:p w14:paraId="1A4AE041" w14:textId="77777777" w:rsidR="00F14E9D" w:rsidRPr="00260DD5" w:rsidRDefault="00F14E9D" w:rsidP="00260DD5">
      <w:pPr>
        <w:pStyle w:val="NormalWeb"/>
        <w:numPr>
          <w:ilvl w:val="0"/>
          <w:numId w:val="129"/>
        </w:numPr>
        <w:jc w:val="both"/>
        <w:rPr>
          <w:rFonts w:asciiTheme="majorBidi" w:hAnsiTheme="majorBidi" w:cstheme="majorBidi"/>
        </w:rPr>
      </w:pPr>
      <w:r w:rsidRPr="00260DD5">
        <w:rPr>
          <w:rFonts w:asciiTheme="majorBidi" w:hAnsiTheme="majorBidi" w:cstheme="majorBidi"/>
        </w:rPr>
        <w:t>Communicate technical ideas clearly.</w:t>
      </w:r>
    </w:p>
    <w:p w14:paraId="4589E52B" w14:textId="77777777" w:rsidR="00F14E9D" w:rsidRPr="00260DD5" w:rsidRDefault="00F14E9D" w:rsidP="00260DD5">
      <w:pPr>
        <w:pStyle w:val="NormalWeb"/>
        <w:numPr>
          <w:ilvl w:val="0"/>
          <w:numId w:val="129"/>
        </w:numPr>
        <w:jc w:val="both"/>
        <w:rPr>
          <w:rFonts w:asciiTheme="majorBidi" w:hAnsiTheme="majorBidi" w:cstheme="majorBidi"/>
        </w:rPr>
      </w:pPr>
      <w:r w:rsidRPr="00260DD5">
        <w:rPr>
          <w:rFonts w:asciiTheme="majorBidi" w:hAnsiTheme="majorBidi" w:cstheme="majorBidi"/>
        </w:rPr>
        <w:t>Explain our analytical approach.</w:t>
      </w:r>
    </w:p>
    <w:p w14:paraId="56298E5E" w14:textId="77777777" w:rsidR="00F14E9D" w:rsidRPr="00260DD5" w:rsidRDefault="00F14E9D" w:rsidP="00260DD5">
      <w:pPr>
        <w:pStyle w:val="NormalWeb"/>
        <w:numPr>
          <w:ilvl w:val="0"/>
          <w:numId w:val="129"/>
        </w:numPr>
        <w:jc w:val="both"/>
        <w:rPr>
          <w:rFonts w:asciiTheme="majorBidi" w:hAnsiTheme="majorBidi" w:cstheme="majorBidi"/>
        </w:rPr>
      </w:pPr>
      <w:r w:rsidRPr="00260DD5">
        <w:rPr>
          <w:rFonts w:asciiTheme="majorBidi" w:hAnsiTheme="majorBidi" w:cstheme="majorBidi"/>
        </w:rPr>
        <w:t>Engage effectively with stakeholders.</w:t>
      </w:r>
    </w:p>
    <w:p w14:paraId="13478DA2" w14:textId="77777777" w:rsidR="00F14E9D" w:rsidRPr="00260DD5" w:rsidRDefault="00F14E9D" w:rsidP="00260DD5">
      <w:pPr>
        <w:pStyle w:val="NormalWeb"/>
        <w:numPr>
          <w:ilvl w:val="0"/>
          <w:numId w:val="129"/>
        </w:numPr>
        <w:jc w:val="both"/>
        <w:rPr>
          <w:rFonts w:asciiTheme="majorBidi" w:hAnsiTheme="majorBidi" w:cstheme="majorBidi"/>
        </w:rPr>
      </w:pPr>
      <w:r w:rsidRPr="00260DD5">
        <w:rPr>
          <w:rFonts w:asciiTheme="majorBidi" w:hAnsiTheme="majorBidi" w:cstheme="majorBidi"/>
        </w:rPr>
        <w:t>Deliver solutions strategically.</w:t>
      </w:r>
    </w:p>
    <w:p w14:paraId="3B113F64"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Strong communication is critical to the successful delivery of data science projects.</w:t>
      </w:r>
    </w:p>
    <w:p w14:paraId="1FB9BA5E" w14:textId="77777777" w:rsidR="00F14E9D" w:rsidRPr="00260DD5" w:rsidRDefault="00F14E9D" w:rsidP="00260DD5">
      <w:pPr>
        <w:pStyle w:val="Heading3"/>
        <w:jc w:val="both"/>
      </w:pPr>
      <w:bookmarkStart w:id="113" w:name="_Toc236217422"/>
      <w:r w:rsidRPr="00260DD5">
        <w:t>Research and Problem-Solving</w:t>
      </w:r>
      <w:bookmarkEnd w:id="113"/>
    </w:p>
    <w:p w14:paraId="332F763A"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An effective data scientist knows how to:</w:t>
      </w:r>
    </w:p>
    <w:p w14:paraId="3ED74CE3" w14:textId="77777777" w:rsidR="00F14E9D" w:rsidRPr="00260DD5" w:rsidRDefault="00F14E9D" w:rsidP="00260DD5">
      <w:pPr>
        <w:pStyle w:val="NormalWeb"/>
        <w:numPr>
          <w:ilvl w:val="0"/>
          <w:numId w:val="130"/>
        </w:numPr>
        <w:jc w:val="both"/>
        <w:rPr>
          <w:rFonts w:asciiTheme="majorBidi" w:hAnsiTheme="majorBidi" w:cstheme="majorBidi"/>
        </w:rPr>
      </w:pPr>
      <w:r w:rsidRPr="00260DD5">
        <w:rPr>
          <w:rFonts w:asciiTheme="majorBidi" w:hAnsiTheme="majorBidi" w:cstheme="majorBidi"/>
        </w:rPr>
        <w:t>Research problems.</w:t>
      </w:r>
    </w:p>
    <w:p w14:paraId="64AD74AF" w14:textId="77777777" w:rsidR="00F14E9D" w:rsidRPr="00260DD5" w:rsidRDefault="00F14E9D" w:rsidP="00260DD5">
      <w:pPr>
        <w:pStyle w:val="NormalWeb"/>
        <w:numPr>
          <w:ilvl w:val="0"/>
          <w:numId w:val="130"/>
        </w:numPr>
        <w:jc w:val="both"/>
        <w:rPr>
          <w:rFonts w:asciiTheme="majorBidi" w:hAnsiTheme="majorBidi" w:cstheme="majorBidi"/>
        </w:rPr>
      </w:pPr>
      <w:r w:rsidRPr="00260DD5">
        <w:rPr>
          <w:rFonts w:asciiTheme="majorBidi" w:hAnsiTheme="majorBidi" w:cstheme="majorBidi"/>
        </w:rPr>
        <w:t>Search for information efficiently.</w:t>
      </w:r>
    </w:p>
    <w:p w14:paraId="6D623DB4" w14:textId="77777777" w:rsidR="00F14E9D" w:rsidRPr="00260DD5" w:rsidRDefault="00F14E9D" w:rsidP="00260DD5">
      <w:pPr>
        <w:pStyle w:val="NormalWeb"/>
        <w:numPr>
          <w:ilvl w:val="0"/>
          <w:numId w:val="130"/>
        </w:numPr>
        <w:jc w:val="both"/>
        <w:rPr>
          <w:rFonts w:asciiTheme="majorBidi" w:hAnsiTheme="majorBidi" w:cstheme="majorBidi"/>
        </w:rPr>
      </w:pPr>
      <w:r w:rsidRPr="00260DD5">
        <w:rPr>
          <w:rFonts w:asciiTheme="majorBidi" w:hAnsiTheme="majorBidi" w:cstheme="majorBidi"/>
        </w:rPr>
        <w:t>Learn independently.</w:t>
      </w:r>
    </w:p>
    <w:p w14:paraId="6CE62450"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The ability to investigate unfamiliar problems is an essential professional skill.</w:t>
      </w:r>
    </w:p>
    <w:p w14:paraId="540C1011" w14:textId="77777777" w:rsidR="00F14E9D" w:rsidRPr="00260DD5" w:rsidRDefault="00F14E9D" w:rsidP="00260DD5">
      <w:pPr>
        <w:pStyle w:val="Heading3"/>
        <w:jc w:val="both"/>
      </w:pPr>
      <w:bookmarkStart w:id="114" w:name="_Toc236217423"/>
      <w:r w:rsidRPr="00260DD5">
        <w:t>Grit and Perseverance</w:t>
      </w:r>
      <w:bookmarkEnd w:id="114"/>
    </w:p>
    <w:p w14:paraId="6DD13184"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Grit is one of the most valuable qualities for long-term success.</w:t>
      </w:r>
    </w:p>
    <w:p w14:paraId="0D6590E3"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Throughout a data science career, we will encounter:</w:t>
      </w:r>
    </w:p>
    <w:p w14:paraId="0C7418BA" w14:textId="77777777" w:rsidR="00F14E9D" w:rsidRPr="00260DD5" w:rsidRDefault="00F14E9D" w:rsidP="00260DD5">
      <w:pPr>
        <w:pStyle w:val="NormalWeb"/>
        <w:numPr>
          <w:ilvl w:val="0"/>
          <w:numId w:val="131"/>
        </w:numPr>
        <w:jc w:val="both"/>
        <w:rPr>
          <w:rFonts w:asciiTheme="majorBidi" w:hAnsiTheme="majorBidi" w:cstheme="majorBidi"/>
        </w:rPr>
      </w:pPr>
      <w:r w:rsidRPr="00260DD5">
        <w:rPr>
          <w:rFonts w:asciiTheme="majorBidi" w:hAnsiTheme="majorBidi" w:cstheme="majorBidi"/>
        </w:rPr>
        <w:t>Coding challenges.</w:t>
      </w:r>
    </w:p>
    <w:p w14:paraId="5CE55D41" w14:textId="77777777" w:rsidR="00F14E9D" w:rsidRPr="00260DD5" w:rsidRDefault="00F14E9D" w:rsidP="00260DD5">
      <w:pPr>
        <w:pStyle w:val="NormalWeb"/>
        <w:numPr>
          <w:ilvl w:val="0"/>
          <w:numId w:val="131"/>
        </w:numPr>
        <w:jc w:val="both"/>
        <w:rPr>
          <w:rFonts w:asciiTheme="majorBidi" w:hAnsiTheme="majorBidi" w:cstheme="majorBidi"/>
        </w:rPr>
      </w:pPr>
      <w:r w:rsidRPr="00260DD5">
        <w:rPr>
          <w:rFonts w:asciiTheme="majorBidi" w:hAnsiTheme="majorBidi" w:cstheme="majorBidi"/>
        </w:rPr>
        <w:t>Project setbacks.</w:t>
      </w:r>
    </w:p>
    <w:p w14:paraId="66375D9A" w14:textId="77777777" w:rsidR="00F14E9D" w:rsidRPr="00260DD5" w:rsidRDefault="00F14E9D" w:rsidP="00260DD5">
      <w:pPr>
        <w:pStyle w:val="NormalWeb"/>
        <w:numPr>
          <w:ilvl w:val="0"/>
          <w:numId w:val="131"/>
        </w:numPr>
        <w:jc w:val="both"/>
        <w:rPr>
          <w:rFonts w:asciiTheme="majorBidi" w:hAnsiTheme="majorBidi" w:cstheme="majorBidi"/>
        </w:rPr>
      </w:pPr>
      <w:r w:rsidRPr="00260DD5">
        <w:rPr>
          <w:rFonts w:asciiTheme="majorBidi" w:hAnsiTheme="majorBidi" w:cstheme="majorBidi"/>
        </w:rPr>
        <w:t>Difficult debugging sessions.</w:t>
      </w:r>
    </w:p>
    <w:p w14:paraId="750ED8B9" w14:textId="77777777" w:rsidR="00F14E9D" w:rsidRPr="00260DD5" w:rsidRDefault="00F14E9D" w:rsidP="00260DD5">
      <w:pPr>
        <w:pStyle w:val="NormalWeb"/>
        <w:numPr>
          <w:ilvl w:val="0"/>
          <w:numId w:val="131"/>
        </w:numPr>
        <w:jc w:val="both"/>
        <w:rPr>
          <w:rFonts w:asciiTheme="majorBidi" w:hAnsiTheme="majorBidi" w:cstheme="majorBidi"/>
        </w:rPr>
      </w:pPr>
      <w:r w:rsidRPr="00260DD5">
        <w:rPr>
          <w:rFonts w:asciiTheme="majorBidi" w:hAnsiTheme="majorBidi" w:cstheme="majorBidi"/>
        </w:rPr>
        <w:t>Unexpected obstacles.</w:t>
      </w:r>
    </w:p>
    <w:p w14:paraId="559D341B"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lastRenderedPageBreak/>
        <w:t>Ups and downs are a normal part of every data science career.</w:t>
      </w:r>
    </w:p>
    <w:p w14:paraId="0AE4D63D" w14:textId="77777777" w:rsidR="00F14E9D" w:rsidRPr="00260DD5" w:rsidRDefault="00F14E9D" w:rsidP="00260DD5">
      <w:pPr>
        <w:pStyle w:val="NormalWeb"/>
        <w:jc w:val="both"/>
        <w:rPr>
          <w:rFonts w:asciiTheme="majorBidi" w:hAnsiTheme="majorBidi" w:cstheme="majorBidi"/>
        </w:rPr>
      </w:pPr>
      <w:r w:rsidRPr="00260DD5">
        <w:rPr>
          <w:rFonts w:asciiTheme="majorBidi" w:hAnsiTheme="majorBidi" w:cstheme="majorBidi"/>
        </w:rPr>
        <w:t>Success depends on our ability to remain persistent, continue learning, and push ourselves toward the final goal.</w:t>
      </w:r>
    </w:p>
    <w:p w14:paraId="07FBA141" w14:textId="77777777" w:rsidR="00F14E9D" w:rsidRPr="00260DD5" w:rsidRDefault="00F14E9D" w:rsidP="00260DD5">
      <w:pPr>
        <w:pStyle w:val="Heading2"/>
        <w:jc w:val="both"/>
      </w:pPr>
      <w:bookmarkStart w:id="115" w:name="_Toc236217424"/>
      <w:r w:rsidRPr="00260DD5">
        <w:t>Key Takeaways</w:t>
      </w:r>
      <w:bookmarkEnd w:id="115"/>
    </w:p>
    <w:p w14:paraId="5B65EBD7" w14:textId="77777777" w:rsidR="00F14E9D" w:rsidRPr="00260DD5" w:rsidRDefault="00F14E9D" w:rsidP="00260DD5">
      <w:pPr>
        <w:pStyle w:val="NormalWeb"/>
        <w:numPr>
          <w:ilvl w:val="0"/>
          <w:numId w:val="132"/>
        </w:numPr>
        <w:jc w:val="both"/>
        <w:rPr>
          <w:rFonts w:asciiTheme="majorBidi" w:hAnsiTheme="majorBidi" w:cstheme="majorBidi"/>
        </w:rPr>
      </w:pPr>
      <w:r w:rsidRPr="00260DD5">
        <w:rPr>
          <w:rFonts w:asciiTheme="majorBidi" w:hAnsiTheme="majorBidi" w:cstheme="majorBidi"/>
        </w:rPr>
        <w:t>A strong mathematical foundation helps us understand how machine learning and deep learning algorithms work.</w:t>
      </w:r>
    </w:p>
    <w:p w14:paraId="70157DE8" w14:textId="77777777" w:rsidR="00F14E9D" w:rsidRPr="00260DD5" w:rsidRDefault="00F14E9D" w:rsidP="00260DD5">
      <w:pPr>
        <w:pStyle w:val="NormalWeb"/>
        <w:numPr>
          <w:ilvl w:val="0"/>
          <w:numId w:val="132"/>
        </w:numPr>
        <w:jc w:val="both"/>
        <w:rPr>
          <w:rFonts w:asciiTheme="majorBidi" w:hAnsiTheme="majorBidi" w:cstheme="majorBidi"/>
        </w:rPr>
      </w:pPr>
      <w:r w:rsidRPr="00260DD5">
        <w:rPr>
          <w:rFonts w:asciiTheme="majorBidi" w:hAnsiTheme="majorBidi" w:cstheme="majorBidi"/>
        </w:rPr>
        <w:t>SQL, Python, databases, shell scripting, and big data technologies are essential technical skills.</w:t>
      </w:r>
    </w:p>
    <w:p w14:paraId="038C0F37" w14:textId="77777777" w:rsidR="00F14E9D" w:rsidRPr="00260DD5" w:rsidRDefault="00F14E9D" w:rsidP="00260DD5">
      <w:pPr>
        <w:pStyle w:val="NormalWeb"/>
        <w:numPr>
          <w:ilvl w:val="0"/>
          <w:numId w:val="132"/>
        </w:numPr>
        <w:jc w:val="both"/>
        <w:rPr>
          <w:rFonts w:asciiTheme="majorBidi" w:hAnsiTheme="majorBidi" w:cstheme="majorBidi"/>
        </w:rPr>
      </w:pPr>
      <w:r w:rsidRPr="00260DD5">
        <w:rPr>
          <w:rFonts w:asciiTheme="majorBidi" w:hAnsiTheme="majorBidi" w:cstheme="majorBidi"/>
        </w:rPr>
        <w:t>Apache Spark, Spark SQL, TensorFlow, Keras, Scikit-learn, and R are valuable technologies for data science.</w:t>
      </w:r>
    </w:p>
    <w:p w14:paraId="2F30740B" w14:textId="77777777" w:rsidR="00F14E9D" w:rsidRPr="00260DD5" w:rsidRDefault="00F14E9D" w:rsidP="00260DD5">
      <w:pPr>
        <w:pStyle w:val="NormalWeb"/>
        <w:numPr>
          <w:ilvl w:val="0"/>
          <w:numId w:val="132"/>
        </w:numPr>
        <w:jc w:val="both"/>
        <w:rPr>
          <w:rFonts w:asciiTheme="majorBidi" w:hAnsiTheme="majorBidi" w:cstheme="majorBidi"/>
        </w:rPr>
      </w:pPr>
      <w:r w:rsidRPr="00260DD5">
        <w:rPr>
          <w:rFonts w:asciiTheme="majorBidi" w:hAnsiTheme="majorBidi" w:cstheme="majorBidi"/>
        </w:rPr>
        <w:t>Research methodology, mathematics, statistics, and programming together create a strong foundation for success.</w:t>
      </w:r>
    </w:p>
    <w:p w14:paraId="70E09346" w14:textId="77777777" w:rsidR="00F14E9D" w:rsidRPr="00260DD5" w:rsidRDefault="00F14E9D" w:rsidP="00260DD5">
      <w:pPr>
        <w:pStyle w:val="NormalWeb"/>
        <w:numPr>
          <w:ilvl w:val="0"/>
          <w:numId w:val="132"/>
        </w:numPr>
        <w:jc w:val="both"/>
        <w:rPr>
          <w:rFonts w:asciiTheme="majorBidi" w:hAnsiTheme="majorBidi" w:cstheme="majorBidi"/>
        </w:rPr>
      </w:pPr>
      <w:r w:rsidRPr="00260DD5">
        <w:rPr>
          <w:rFonts w:asciiTheme="majorBidi" w:hAnsiTheme="majorBidi" w:cstheme="majorBidi"/>
        </w:rPr>
        <w:t>Cloud technologies, data lakes, and data warehouses are becoming increasingly important.</w:t>
      </w:r>
    </w:p>
    <w:p w14:paraId="727ED6FE" w14:textId="77777777" w:rsidR="00F14E9D" w:rsidRPr="00260DD5" w:rsidRDefault="00F14E9D" w:rsidP="00260DD5">
      <w:pPr>
        <w:pStyle w:val="NormalWeb"/>
        <w:numPr>
          <w:ilvl w:val="0"/>
          <w:numId w:val="132"/>
        </w:numPr>
        <w:jc w:val="both"/>
        <w:rPr>
          <w:rFonts w:asciiTheme="majorBidi" w:hAnsiTheme="majorBidi" w:cstheme="majorBidi"/>
        </w:rPr>
      </w:pPr>
      <w:r w:rsidRPr="00260DD5">
        <w:rPr>
          <w:rFonts w:asciiTheme="majorBidi" w:hAnsiTheme="majorBidi" w:cstheme="majorBidi"/>
        </w:rPr>
        <w:t>Business intelligence tools such as Excel, Tableau, Looker, Power BI, and MicroStrategy strengthen data analysis capabilities.</w:t>
      </w:r>
    </w:p>
    <w:p w14:paraId="070AC424" w14:textId="77777777" w:rsidR="00F14E9D" w:rsidRPr="00260DD5" w:rsidRDefault="00F14E9D" w:rsidP="00260DD5">
      <w:pPr>
        <w:pStyle w:val="NormalWeb"/>
        <w:numPr>
          <w:ilvl w:val="0"/>
          <w:numId w:val="132"/>
        </w:numPr>
        <w:jc w:val="both"/>
        <w:rPr>
          <w:rFonts w:asciiTheme="majorBidi" w:hAnsiTheme="majorBidi" w:cstheme="majorBidi"/>
        </w:rPr>
      </w:pPr>
      <w:r w:rsidRPr="00260DD5">
        <w:rPr>
          <w:rFonts w:asciiTheme="majorBidi" w:hAnsiTheme="majorBidi" w:cstheme="majorBidi"/>
        </w:rPr>
        <w:t>Great data scientists combine technical expertise with communication, business understanding, research skills, and perseverance.</w:t>
      </w:r>
    </w:p>
    <w:p w14:paraId="3B425A19" w14:textId="77777777" w:rsidR="002629E4" w:rsidRPr="00260DD5" w:rsidRDefault="002629E4" w:rsidP="00260DD5">
      <w:pPr>
        <w:pStyle w:val="Heading1"/>
        <w:jc w:val="both"/>
        <w:rPr>
          <w:rFonts w:cstheme="majorBidi"/>
        </w:rPr>
      </w:pPr>
      <w:bookmarkStart w:id="116" w:name="_Toc236217425"/>
      <w:r w:rsidRPr="00260DD5">
        <w:rPr>
          <w:rFonts w:cstheme="majorBidi"/>
        </w:rPr>
        <w:t>Gathering References</w:t>
      </w:r>
      <w:bookmarkEnd w:id="116"/>
    </w:p>
    <w:p w14:paraId="7B874838"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When preparing to look for work, it is useful to have additional materials ready alongside our resume and portfolio. Having these resources prepared in advance makes the job application process faster and easier.</w:t>
      </w:r>
    </w:p>
    <w:p w14:paraId="0FEA9611"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In addition to a resume and portfolio, we should prepare the following materials:</w:t>
      </w:r>
    </w:p>
    <w:p w14:paraId="358BB842" w14:textId="77777777" w:rsidR="002629E4" w:rsidRPr="00260DD5" w:rsidRDefault="002629E4" w:rsidP="00260DD5">
      <w:pPr>
        <w:pStyle w:val="NormalWeb"/>
        <w:numPr>
          <w:ilvl w:val="0"/>
          <w:numId w:val="133"/>
        </w:numPr>
        <w:jc w:val="both"/>
        <w:rPr>
          <w:rFonts w:asciiTheme="majorBidi" w:hAnsiTheme="majorBidi" w:cstheme="majorBidi"/>
          <w:color w:val="0070C0"/>
        </w:rPr>
      </w:pPr>
      <w:r w:rsidRPr="00260DD5">
        <w:rPr>
          <w:rFonts w:asciiTheme="majorBidi" w:hAnsiTheme="majorBidi" w:cstheme="majorBidi"/>
          <w:color w:val="0070C0"/>
        </w:rPr>
        <w:t xml:space="preserve">A </w:t>
      </w:r>
      <w:r w:rsidRPr="00260DD5">
        <w:rPr>
          <w:rStyle w:val="Strong"/>
          <w:rFonts w:asciiTheme="majorBidi" w:eastAsiaTheme="majorEastAsia" w:hAnsiTheme="majorBidi" w:cstheme="majorBidi"/>
          <w:color w:val="0070C0"/>
        </w:rPr>
        <w:t>basic cover letter</w:t>
      </w:r>
      <w:r w:rsidRPr="00260DD5">
        <w:rPr>
          <w:rFonts w:asciiTheme="majorBidi" w:hAnsiTheme="majorBidi" w:cstheme="majorBidi"/>
          <w:color w:val="0070C0"/>
        </w:rPr>
        <w:t xml:space="preserve"> that can be tailored for each position we apply for.</w:t>
      </w:r>
    </w:p>
    <w:p w14:paraId="4C288AA7" w14:textId="77777777" w:rsidR="002629E4" w:rsidRPr="00260DD5" w:rsidRDefault="002629E4" w:rsidP="00260DD5">
      <w:pPr>
        <w:pStyle w:val="NormalWeb"/>
        <w:numPr>
          <w:ilvl w:val="0"/>
          <w:numId w:val="133"/>
        </w:numPr>
        <w:jc w:val="both"/>
        <w:rPr>
          <w:rFonts w:asciiTheme="majorBidi" w:hAnsiTheme="majorBidi" w:cstheme="majorBidi"/>
          <w:color w:val="0070C0"/>
        </w:rPr>
      </w:pPr>
      <w:r w:rsidRPr="00260DD5">
        <w:rPr>
          <w:rFonts w:asciiTheme="majorBidi" w:hAnsiTheme="majorBidi" w:cstheme="majorBidi"/>
          <w:color w:val="0070C0"/>
        </w:rPr>
        <w:t xml:space="preserve">An </w:t>
      </w:r>
      <w:r w:rsidRPr="00260DD5">
        <w:rPr>
          <w:rStyle w:val="Strong"/>
          <w:rFonts w:asciiTheme="majorBidi" w:eastAsiaTheme="majorEastAsia" w:hAnsiTheme="majorBidi" w:cstheme="majorBidi"/>
          <w:color w:val="0070C0"/>
        </w:rPr>
        <w:t>elevator pitch</w:t>
      </w:r>
      <w:r w:rsidRPr="00260DD5">
        <w:rPr>
          <w:rFonts w:asciiTheme="majorBidi" w:hAnsiTheme="majorBidi" w:cstheme="majorBidi"/>
          <w:color w:val="0070C0"/>
        </w:rPr>
        <w:t xml:space="preserve"> (a short description of who we are and what we are looking for) that can be used in various networking and interview situations.</w:t>
      </w:r>
    </w:p>
    <w:p w14:paraId="4A5BF7DE" w14:textId="77777777" w:rsidR="002629E4" w:rsidRPr="00260DD5" w:rsidRDefault="002629E4" w:rsidP="00260DD5">
      <w:pPr>
        <w:pStyle w:val="NormalWeb"/>
        <w:numPr>
          <w:ilvl w:val="0"/>
          <w:numId w:val="133"/>
        </w:numPr>
        <w:jc w:val="both"/>
        <w:rPr>
          <w:rFonts w:asciiTheme="majorBidi" w:hAnsiTheme="majorBidi" w:cstheme="majorBidi"/>
          <w:color w:val="0070C0"/>
        </w:rPr>
      </w:pPr>
      <w:r w:rsidRPr="00260DD5">
        <w:rPr>
          <w:rFonts w:asciiTheme="majorBidi" w:hAnsiTheme="majorBidi" w:cstheme="majorBidi"/>
          <w:color w:val="0070C0"/>
        </w:rPr>
        <w:t xml:space="preserve">A </w:t>
      </w:r>
      <w:r w:rsidRPr="00260DD5">
        <w:rPr>
          <w:rStyle w:val="Strong"/>
          <w:rFonts w:asciiTheme="majorBidi" w:eastAsiaTheme="majorEastAsia" w:hAnsiTheme="majorBidi" w:cstheme="majorBidi"/>
          <w:color w:val="0070C0"/>
        </w:rPr>
        <w:t>list of references</w:t>
      </w:r>
      <w:r w:rsidRPr="00260DD5">
        <w:rPr>
          <w:rFonts w:asciiTheme="majorBidi" w:hAnsiTheme="majorBidi" w:cstheme="majorBidi"/>
          <w:color w:val="0070C0"/>
        </w:rPr>
        <w:t xml:space="preserve"> who can vouch for our past experience and qualifications.</w:t>
      </w:r>
    </w:p>
    <w:p w14:paraId="4540D943"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Preparing these materials at the beginning of the job-seeking process helps us respond quickly to employment opportunities.</w:t>
      </w:r>
    </w:p>
    <w:p w14:paraId="63DBC278" w14:textId="77777777" w:rsidR="002629E4" w:rsidRPr="00260DD5" w:rsidRDefault="002629E4" w:rsidP="00260DD5">
      <w:pPr>
        <w:pStyle w:val="Heading2"/>
        <w:jc w:val="both"/>
      </w:pPr>
      <w:bookmarkStart w:id="117" w:name="_Toc236217426"/>
      <w:r w:rsidRPr="00260DD5">
        <w:t>References</w:t>
      </w:r>
      <w:bookmarkEnd w:id="117"/>
    </w:p>
    <w:p w14:paraId="00C05B5A"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Many employers ask candidates to provide references during the interview process. Therefore, it is beneficial to collect references in advance.</w:t>
      </w:r>
    </w:p>
    <w:p w14:paraId="6E7D326E"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Preparing references early allows us to:</w:t>
      </w:r>
    </w:p>
    <w:p w14:paraId="5404A2A4" w14:textId="77777777" w:rsidR="002629E4" w:rsidRPr="00260DD5" w:rsidRDefault="002629E4" w:rsidP="00260DD5">
      <w:pPr>
        <w:pStyle w:val="NormalWeb"/>
        <w:numPr>
          <w:ilvl w:val="0"/>
          <w:numId w:val="134"/>
        </w:numPr>
        <w:jc w:val="both"/>
        <w:rPr>
          <w:rFonts w:asciiTheme="majorBidi" w:hAnsiTheme="majorBidi" w:cstheme="majorBidi"/>
        </w:rPr>
      </w:pPr>
      <w:r w:rsidRPr="00260DD5">
        <w:rPr>
          <w:rFonts w:asciiTheme="majorBidi" w:hAnsiTheme="majorBidi" w:cstheme="majorBidi"/>
        </w:rPr>
        <w:t>Contact our chosen references to confirm that they are willing to speak with prospective employers.</w:t>
      </w:r>
    </w:p>
    <w:p w14:paraId="50E05C8C" w14:textId="77777777" w:rsidR="002629E4" w:rsidRPr="00260DD5" w:rsidRDefault="002629E4" w:rsidP="00260DD5">
      <w:pPr>
        <w:pStyle w:val="NormalWeb"/>
        <w:numPr>
          <w:ilvl w:val="0"/>
          <w:numId w:val="134"/>
        </w:numPr>
        <w:jc w:val="both"/>
        <w:rPr>
          <w:rFonts w:asciiTheme="majorBidi" w:hAnsiTheme="majorBidi" w:cstheme="majorBidi"/>
        </w:rPr>
      </w:pPr>
      <w:r w:rsidRPr="00260DD5">
        <w:rPr>
          <w:rFonts w:asciiTheme="majorBidi" w:hAnsiTheme="majorBidi" w:cstheme="majorBidi"/>
        </w:rPr>
        <w:t>Gather their current contact information.</w:t>
      </w:r>
    </w:p>
    <w:p w14:paraId="4A4B4113" w14:textId="77777777" w:rsidR="002629E4" w:rsidRPr="00260DD5" w:rsidRDefault="002629E4" w:rsidP="00260DD5">
      <w:pPr>
        <w:pStyle w:val="NormalWeb"/>
        <w:numPr>
          <w:ilvl w:val="0"/>
          <w:numId w:val="134"/>
        </w:numPr>
        <w:jc w:val="both"/>
        <w:rPr>
          <w:rFonts w:asciiTheme="majorBidi" w:hAnsiTheme="majorBidi" w:cstheme="majorBidi"/>
        </w:rPr>
      </w:pPr>
      <w:r w:rsidRPr="00260DD5">
        <w:rPr>
          <w:rFonts w:asciiTheme="majorBidi" w:hAnsiTheme="majorBidi" w:cstheme="majorBidi"/>
        </w:rPr>
        <w:t>Obtain their permission to share their contact details with employers.</w:t>
      </w:r>
    </w:p>
    <w:p w14:paraId="440C440D" w14:textId="77777777" w:rsidR="002629E4" w:rsidRPr="00260DD5" w:rsidRDefault="002629E4" w:rsidP="00260DD5">
      <w:pPr>
        <w:pStyle w:val="NormalWeb"/>
        <w:jc w:val="both"/>
        <w:rPr>
          <w:rFonts w:asciiTheme="majorBidi" w:hAnsiTheme="majorBidi" w:cstheme="majorBidi"/>
          <w:color w:val="0070C0"/>
        </w:rPr>
      </w:pPr>
      <w:r w:rsidRPr="00260DD5">
        <w:rPr>
          <w:rFonts w:asciiTheme="majorBidi" w:hAnsiTheme="majorBidi" w:cstheme="majorBidi"/>
          <w:color w:val="0070C0"/>
        </w:rPr>
        <w:lastRenderedPageBreak/>
        <w:t>For each reference, we should collect the following information:</w:t>
      </w:r>
    </w:p>
    <w:p w14:paraId="259B91DF" w14:textId="77777777" w:rsidR="002629E4" w:rsidRPr="00260DD5" w:rsidRDefault="002629E4" w:rsidP="00260DD5">
      <w:pPr>
        <w:pStyle w:val="NormalWeb"/>
        <w:numPr>
          <w:ilvl w:val="0"/>
          <w:numId w:val="135"/>
        </w:numPr>
        <w:jc w:val="both"/>
        <w:rPr>
          <w:rFonts w:asciiTheme="majorBidi" w:hAnsiTheme="majorBidi" w:cstheme="majorBidi"/>
          <w:color w:val="0070C0"/>
        </w:rPr>
      </w:pPr>
      <w:r w:rsidRPr="00260DD5">
        <w:rPr>
          <w:rFonts w:asciiTheme="majorBidi" w:hAnsiTheme="majorBidi" w:cstheme="majorBidi"/>
          <w:color w:val="0070C0"/>
        </w:rPr>
        <w:t>Name</w:t>
      </w:r>
    </w:p>
    <w:p w14:paraId="5C37E81C" w14:textId="77777777" w:rsidR="002629E4" w:rsidRPr="00260DD5" w:rsidRDefault="002629E4" w:rsidP="00260DD5">
      <w:pPr>
        <w:pStyle w:val="NormalWeb"/>
        <w:numPr>
          <w:ilvl w:val="0"/>
          <w:numId w:val="135"/>
        </w:numPr>
        <w:jc w:val="both"/>
        <w:rPr>
          <w:rFonts w:asciiTheme="majorBidi" w:hAnsiTheme="majorBidi" w:cstheme="majorBidi"/>
          <w:color w:val="0070C0"/>
        </w:rPr>
      </w:pPr>
      <w:r w:rsidRPr="00260DD5">
        <w:rPr>
          <w:rFonts w:asciiTheme="majorBidi" w:hAnsiTheme="majorBidi" w:cstheme="majorBidi"/>
          <w:color w:val="0070C0"/>
        </w:rPr>
        <w:t>Title</w:t>
      </w:r>
    </w:p>
    <w:p w14:paraId="67D05AAD" w14:textId="77777777" w:rsidR="002629E4" w:rsidRPr="00260DD5" w:rsidRDefault="002629E4" w:rsidP="00260DD5">
      <w:pPr>
        <w:pStyle w:val="NormalWeb"/>
        <w:numPr>
          <w:ilvl w:val="0"/>
          <w:numId w:val="135"/>
        </w:numPr>
        <w:jc w:val="both"/>
        <w:rPr>
          <w:rFonts w:asciiTheme="majorBidi" w:hAnsiTheme="majorBidi" w:cstheme="majorBidi"/>
          <w:color w:val="0070C0"/>
        </w:rPr>
      </w:pPr>
      <w:r w:rsidRPr="00260DD5">
        <w:rPr>
          <w:rFonts w:asciiTheme="majorBidi" w:hAnsiTheme="majorBidi" w:cstheme="majorBidi"/>
          <w:color w:val="0070C0"/>
        </w:rPr>
        <w:t>Company</w:t>
      </w:r>
    </w:p>
    <w:p w14:paraId="3F339D41" w14:textId="77777777" w:rsidR="002629E4" w:rsidRPr="00260DD5" w:rsidRDefault="002629E4" w:rsidP="00260DD5">
      <w:pPr>
        <w:pStyle w:val="NormalWeb"/>
        <w:numPr>
          <w:ilvl w:val="0"/>
          <w:numId w:val="135"/>
        </w:numPr>
        <w:jc w:val="both"/>
        <w:rPr>
          <w:rFonts w:asciiTheme="majorBidi" w:hAnsiTheme="majorBidi" w:cstheme="majorBidi"/>
          <w:color w:val="0070C0"/>
        </w:rPr>
      </w:pPr>
      <w:r w:rsidRPr="00260DD5">
        <w:rPr>
          <w:rFonts w:asciiTheme="majorBidi" w:hAnsiTheme="majorBidi" w:cstheme="majorBidi"/>
          <w:color w:val="0070C0"/>
        </w:rPr>
        <w:t>Mailing Address</w:t>
      </w:r>
    </w:p>
    <w:p w14:paraId="3A248A80" w14:textId="77777777" w:rsidR="002629E4" w:rsidRPr="00260DD5" w:rsidRDefault="002629E4" w:rsidP="00260DD5">
      <w:pPr>
        <w:pStyle w:val="NormalWeb"/>
        <w:numPr>
          <w:ilvl w:val="0"/>
          <w:numId w:val="135"/>
        </w:numPr>
        <w:jc w:val="both"/>
        <w:rPr>
          <w:rFonts w:asciiTheme="majorBidi" w:hAnsiTheme="majorBidi" w:cstheme="majorBidi"/>
          <w:color w:val="0070C0"/>
        </w:rPr>
      </w:pPr>
      <w:r w:rsidRPr="00260DD5">
        <w:rPr>
          <w:rFonts w:asciiTheme="majorBidi" w:hAnsiTheme="majorBidi" w:cstheme="majorBidi"/>
          <w:color w:val="0070C0"/>
        </w:rPr>
        <w:t>Phone Number</w:t>
      </w:r>
    </w:p>
    <w:p w14:paraId="26E219B5" w14:textId="77777777" w:rsidR="002629E4" w:rsidRPr="00260DD5" w:rsidRDefault="002629E4" w:rsidP="00260DD5">
      <w:pPr>
        <w:pStyle w:val="NormalWeb"/>
        <w:numPr>
          <w:ilvl w:val="0"/>
          <w:numId w:val="135"/>
        </w:numPr>
        <w:jc w:val="both"/>
        <w:rPr>
          <w:rFonts w:asciiTheme="majorBidi" w:hAnsiTheme="majorBidi" w:cstheme="majorBidi"/>
          <w:color w:val="0070C0"/>
        </w:rPr>
      </w:pPr>
      <w:r w:rsidRPr="00260DD5">
        <w:rPr>
          <w:rFonts w:asciiTheme="majorBidi" w:hAnsiTheme="majorBidi" w:cstheme="majorBidi"/>
          <w:color w:val="0070C0"/>
        </w:rPr>
        <w:t>Email Address</w:t>
      </w:r>
    </w:p>
    <w:p w14:paraId="4B00F9FD" w14:textId="77777777" w:rsidR="002629E4" w:rsidRPr="00260DD5" w:rsidRDefault="002629E4" w:rsidP="00260DD5">
      <w:pPr>
        <w:pStyle w:val="NormalWeb"/>
        <w:jc w:val="both"/>
        <w:rPr>
          <w:rFonts w:asciiTheme="majorBidi" w:hAnsiTheme="majorBidi" w:cstheme="majorBidi"/>
          <w:color w:val="0070C0"/>
        </w:rPr>
      </w:pPr>
      <w:r w:rsidRPr="00260DD5">
        <w:rPr>
          <w:rFonts w:asciiTheme="majorBidi" w:hAnsiTheme="majorBidi" w:cstheme="majorBidi"/>
          <w:color w:val="0070C0"/>
        </w:rPr>
        <w:t>We should keep a directory of our references and their contact information in a place where it can be easily accessed whenever needed.</w:t>
      </w:r>
    </w:p>
    <w:p w14:paraId="7F833274" w14:textId="77777777" w:rsidR="002629E4" w:rsidRPr="00260DD5" w:rsidRDefault="002629E4" w:rsidP="00260DD5">
      <w:pPr>
        <w:pStyle w:val="Heading2"/>
        <w:jc w:val="both"/>
      </w:pPr>
      <w:bookmarkStart w:id="118" w:name="_Toc236217427"/>
      <w:r w:rsidRPr="00260DD5">
        <w:t>Professional References</w:t>
      </w:r>
      <w:bookmarkEnd w:id="118"/>
    </w:p>
    <w:p w14:paraId="67337A48"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Professional references are individuals who can comment on our previous work experience and professional performance.</w:t>
      </w:r>
    </w:p>
    <w:p w14:paraId="3CE71CF5"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Typically, professional references should be managers or supervisors who have worked directly with us and can discuss our responsibilities and performance at previous jobs.</w:t>
      </w:r>
    </w:p>
    <w:p w14:paraId="094EC610"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However, some managers may be restricted by company policies from discussing the details of our work. In such cases, they may only be able to verify:</w:t>
      </w:r>
    </w:p>
    <w:p w14:paraId="2E110C3C" w14:textId="77777777" w:rsidR="002629E4" w:rsidRPr="00260DD5" w:rsidRDefault="002629E4" w:rsidP="00260DD5">
      <w:pPr>
        <w:pStyle w:val="NormalWeb"/>
        <w:numPr>
          <w:ilvl w:val="0"/>
          <w:numId w:val="136"/>
        </w:numPr>
        <w:jc w:val="both"/>
        <w:rPr>
          <w:rFonts w:asciiTheme="majorBidi" w:hAnsiTheme="majorBidi" w:cstheme="majorBidi"/>
          <w:color w:val="0070C0"/>
        </w:rPr>
      </w:pPr>
      <w:r w:rsidRPr="00260DD5">
        <w:rPr>
          <w:rFonts w:asciiTheme="majorBidi" w:hAnsiTheme="majorBidi" w:cstheme="majorBidi"/>
          <w:color w:val="0070C0"/>
        </w:rPr>
        <w:t>That we worked for the company.</w:t>
      </w:r>
    </w:p>
    <w:p w14:paraId="5F0F2B04" w14:textId="77777777" w:rsidR="002629E4" w:rsidRPr="00260DD5" w:rsidRDefault="002629E4" w:rsidP="00260DD5">
      <w:pPr>
        <w:pStyle w:val="NormalWeb"/>
        <w:numPr>
          <w:ilvl w:val="0"/>
          <w:numId w:val="136"/>
        </w:numPr>
        <w:jc w:val="both"/>
        <w:rPr>
          <w:rFonts w:asciiTheme="majorBidi" w:hAnsiTheme="majorBidi" w:cstheme="majorBidi"/>
          <w:color w:val="0070C0"/>
        </w:rPr>
      </w:pPr>
      <w:r w:rsidRPr="00260DD5">
        <w:rPr>
          <w:rFonts w:asciiTheme="majorBidi" w:hAnsiTheme="majorBidi" w:cstheme="majorBidi"/>
          <w:color w:val="0070C0"/>
        </w:rPr>
        <w:t>Our employment start date.</w:t>
      </w:r>
    </w:p>
    <w:p w14:paraId="63F234C2" w14:textId="77777777" w:rsidR="002629E4" w:rsidRPr="00260DD5" w:rsidRDefault="002629E4" w:rsidP="00260DD5">
      <w:pPr>
        <w:pStyle w:val="NormalWeb"/>
        <w:numPr>
          <w:ilvl w:val="0"/>
          <w:numId w:val="136"/>
        </w:numPr>
        <w:jc w:val="both"/>
        <w:rPr>
          <w:rFonts w:asciiTheme="majorBidi" w:hAnsiTheme="majorBidi" w:cstheme="majorBidi"/>
          <w:color w:val="0070C0"/>
        </w:rPr>
      </w:pPr>
      <w:r w:rsidRPr="00260DD5">
        <w:rPr>
          <w:rFonts w:asciiTheme="majorBidi" w:hAnsiTheme="majorBidi" w:cstheme="majorBidi"/>
          <w:color w:val="0070C0"/>
        </w:rPr>
        <w:t>Our employment end date.</w:t>
      </w:r>
    </w:p>
    <w:p w14:paraId="5DDEDD6D"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Although employers generally prefer supervisors as professional references, we can also include:</w:t>
      </w:r>
    </w:p>
    <w:p w14:paraId="49E18E77" w14:textId="77777777" w:rsidR="002629E4" w:rsidRPr="00260DD5" w:rsidRDefault="002629E4" w:rsidP="00260DD5">
      <w:pPr>
        <w:pStyle w:val="NormalWeb"/>
        <w:numPr>
          <w:ilvl w:val="0"/>
          <w:numId w:val="137"/>
        </w:numPr>
        <w:jc w:val="both"/>
        <w:rPr>
          <w:rFonts w:asciiTheme="majorBidi" w:hAnsiTheme="majorBidi" w:cstheme="majorBidi"/>
        </w:rPr>
      </w:pPr>
      <w:r w:rsidRPr="00260DD5">
        <w:rPr>
          <w:rFonts w:asciiTheme="majorBidi" w:hAnsiTheme="majorBidi" w:cstheme="majorBidi"/>
        </w:rPr>
        <w:t>Colleagues who worked closely with us.</w:t>
      </w:r>
    </w:p>
    <w:p w14:paraId="6D234C56" w14:textId="77777777" w:rsidR="002629E4" w:rsidRPr="00260DD5" w:rsidRDefault="002629E4" w:rsidP="00260DD5">
      <w:pPr>
        <w:pStyle w:val="NormalWeb"/>
        <w:numPr>
          <w:ilvl w:val="0"/>
          <w:numId w:val="137"/>
        </w:numPr>
        <w:jc w:val="both"/>
        <w:rPr>
          <w:rFonts w:asciiTheme="majorBidi" w:hAnsiTheme="majorBidi" w:cstheme="majorBidi"/>
        </w:rPr>
      </w:pPr>
      <w:r w:rsidRPr="00260DD5">
        <w:rPr>
          <w:rFonts w:asciiTheme="majorBidi" w:hAnsiTheme="majorBidi" w:cstheme="majorBidi"/>
        </w:rPr>
        <w:t>Professors who are familiar with our coursework, especially if we have limited work experience.</w:t>
      </w:r>
    </w:p>
    <w:p w14:paraId="7E3468AA" w14:textId="77777777" w:rsidR="002629E4" w:rsidRPr="00260DD5" w:rsidRDefault="002629E4" w:rsidP="00260DD5">
      <w:pPr>
        <w:pStyle w:val="NormalWeb"/>
        <w:numPr>
          <w:ilvl w:val="0"/>
          <w:numId w:val="137"/>
        </w:numPr>
        <w:jc w:val="both"/>
        <w:rPr>
          <w:rFonts w:asciiTheme="majorBidi" w:hAnsiTheme="majorBidi" w:cstheme="majorBidi"/>
        </w:rPr>
      </w:pPr>
      <w:r w:rsidRPr="00260DD5">
        <w:rPr>
          <w:rFonts w:asciiTheme="majorBidi" w:hAnsiTheme="majorBidi" w:cstheme="majorBidi"/>
        </w:rPr>
        <w:t>Individuals who supervised or worked with us on volunteer projects.</w:t>
      </w:r>
    </w:p>
    <w:p w14:paraId="3BA0317A" w14:textId="77777777" w:rsidR="002629E4" w:rsidRPr="00260DD5" w:rsidRDefault="002629E4" w:rsidP="00260DD5">
      <w:pPr>
        <w:pStyle w:val="Heading2"/>
        <w:jc w:val="both"/>
      </w:pPr>
      <w:bookmarkStart w:id="119" w:name="_Toc236217428"/>
      <w:r w:rsidRPr="00260DD5">
        <w:t>Personal References</w:t>
      </w:r>
      <w:bookmarkEnd w:id="119"/>
    </w:p>
    <w:p w14:paraId="0B96E892"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Personal references are individuals who can speak about our personal qualities rather than our professional experience.</w:t>
      </w:r>
    </w:p>
    <w:p w14:paraId="3764D4F3"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They may comment on characteristics such as:</w:t>
      </w:r>
    </w:p>
    <w:p w14:paraId="324A32B0" w14:textId="77777777" w:rsidR="002629E4" w:rsidRPr="00260DD5" w:rsidRDefault="002629E4" w:rsidP="00260DD5">
      <w:pPr>
        <w:pStyle w:val="NormalWeb"/>
        <w:numPr>
          <w:ilvl w:val="0"/>
          <w:numId w:val="138"/>
        </w:numPr>
        <w:jc w:val="both"/>
        <w:rPr>
          <w:rFonts w:asciiTheme="majorBidi" w:hAnsiTheme="majorBidi" w:cstheme="majorBidi"/>
        </w:rPr>
      </w:pPr>
      <w:r w:rsidRPr="00260DD5">
        <w:rPr>
          <w:rFonts w:asciiTheme="majorBidi" w:hAnsiTheme="majorBidi" w:cstheme="majorBidi"/>
        </w:rPr>
        <w:t>Personal character</w:t>
      </w:r>
    </w:p>
    <w:p w14:paraId="63875D8E" w14:textId="77777777" w:rsidR="002629E4" w:rsidRPr="00260DD5" w:rsidRDefault="002629E4" w:rsidP="00260DD5">
      <w:pPr>
        <w:pStyle w:val="NormalWeb"/>
        <w:numPr>
          <w:ilvl w:val="0"/>
          <w:numId w:val="138"/>
        </w:numPr>
        <w:jc w:val="both"/>
        <w:rPr>
          <w:rFonts w:asciiTheme="majorBidi" w:hAnsiTheme="majorBidi" w:cstheme="majorBidi"/>
        </w:rPr>
      </w:pPr>
      <w:r w:rsidRPr="00260DD5">
        <w:rPr>
          <w:rFonts w:asciiTheme="majorBidi" w:hAnsiTheme="majorBidi" w:cstheme="majorBidi"/>
        </w:rPr>
        <w:t>Trustworthiness</w:t>
      </w:r>
    </w:p>
    <w:p w14:paraId="5B1D05B3" w14:textId="77777777" w:rsidR="002629E4" w:rsidRPr="00260DD5" w:rsidRDefault="002629E4" w:rsidP="00260DD5">
      <w:pPr>
        <w:pStyle w:val="NormalWeb"/>
        <w:numPr>
          <w:ilvl w:val="0"/>
          <w:numId w:val="138"/>
        </w:numPr>
        <w:jc w:val="both"/>
        <w:rPr>
          <w:rFonts w:asciiTheme="majorBidi" w:hAnsiTheme="majorBidi" w:cstheme="majorBidi"/>
        </w:rPr>
      </w:pPr>
      <w:r w:rsidRPr="00260DD5">
        <w:rPr>
          <w:rFonts w:asciiTheme="majorBidi" w:hAnsiTheme="majorBidi" w:cstheme="majorBidi"/>
        </w:rPr>
        <w:t>Honesty</w:t>
      </w:r>
    </w:p>
    <w:p w14:paraId="03707A33" w14:textId="77777777" w:rsidR="002629E4" w:rsidRPr="00260DD5" w:rsidRDefault="002629E4" w:rsidP="00260DD5">
      <w:pPr>
        <w:pStyle w:val="NormalWeb"/>
        <w:numPr>
          <w:ilvl w:val="0"/>
          <w:numId w:val="138"/>
        </w:numPr>
        <w:jc w:val="both"/>
        <w:rPr>
          <w:rFonts w:asciiTheme="majorBidi" w:hAnsiTheme="majorBidi" w:cstheme="majorBidi"/>
        </w:rPr>
      </w:pPr>
      <w:r w:rsidRPr="00260DD5">
        <w:rPr>
          <w:rFonts w:asciiTheme="majorBidi" w:hAnsiTheme="majorBidi" w:cstheme="majorBidi"/>
        </w:rPr>
        <w:t>Work ethic</w:t>
      </w:r>
    </w:p>
    <w:p w14:paraId="0D0CA5A9" w14:textId="77777777" w:rsidR="002629E4" w:rsidRPr="00260DD5" w:rsidRDefault="002629E4" w:rsidP="00260DD5">
      <w:pPr>
        <w:pStyle w:val="NormalWeb"/>
        <w:numPr>
          <w:ilvl w:val="0"/>
          <w:numId w:val="138"/>
        </w:numPr>
        <w:jc w:val="both"/>
        <w:rPr>
          <w:rFonts w:asciiTheme="majorBidi" w:hAnsiTheme="majorBidi" w:cstheme="majorBidi"/>
        </w:rPr>
      </w:pPr>
      <w:r w:rsidRPr="00260DD5">
        <w:rPr>
          <w:rFonts w:asciiTheme="majorBidi" w:hAnsiTheme="majorBidi" w:cstheme="majorBidi"/>
        </w:rPr>
        <w:t>Reliability</w:t>
      </w:r>
    </w:p>
    <w:p w14:paraId="393C0189"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lastRenderedPageBreak/>
        <w:t>Personal references are less commonly requested in modern interviews, but it is still worthwhile to prepare them.</w:t>
      </w:r>
    </w:p>
    <w:p w14:paraId="4E13C700"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Personal references should:</w:t>
      </w:r>
    </w:p>
    <w:p w14:paraId="67C629DB" w14:textId="77777777" w:rsidR="002629E4" w:rsidRPr="00260DD5" w:rsidRDefault="002629E4" w:rsidP="00260DD5">
      <w:pPr>
        <w:pStyle w:val="NormalWeb"/>
        <w:numPr>
          <w:ilvl w:val="0"/>
          <w:numId w:val="139"/>
        </w:numPr>
        <w:jc w:val="both"/>
        <w:rPr>
          <w:rFonts w:asciiTheme="majorBidi" w:hAnsiTheme="majorBidi" w:cstheme="majorBidi"/>
        </w:rPr>
      </w:pPr>
      <w:r w:rsidRPr="00260DD5">
        <w:rPr>
          <w:rFonts w:asciiTheme="majorBidi" w:hAnsiTheme="majorBidi" w:cstheme="majorBidi"/>
        </w:rPr>
        <w:t>Be people who know us well.</w:t>
      </w:r>
    </w:p>
    <w:p w14:paraId="3840B51D" w14:textId="77777777" w:rsidR="002629E4" w:rsidRPr="00260DD5" w:rsidRDefault="002629E4" w:rsidP="00260DD5">
      <w:pPr>
        <w:pStyle w:val="NormalWeb"/>
        <w:numPr>
          <w:ilvl w:val="0"/>
          <w:numId w:val="139"/>
        </w:numPr>
        <w:jc w:val="both"/>
        <w:rPr>
          <w:rFonts w:asciiTheme="majorBidi" w:hAnsiTheme="majorBidi" w:cstheme="majorBidi"/>
        </w:rPr>
      </w:pPr>
      <w:r w:rsidRPr="00260DD5">
        <w:rPr>
          <w:rFonts w:asciiTheme="majorBidi" w:hAnsiTheme="majorBidi" w:cstheme="majorBidi"/>
        </w:rPr>
        <w:t>Not be members of our family.</w:t>
      </w:r>
    </w:p>
    <w:p w14:paraId="2570EB5C" w14:textId="77777777" w:rsidR="002629E4" w:rsidRPr="00260DD5" w:rsidRDefault="002629E4" w:rsidP="00260DD5">
      <w:pPr>
        <w:pStyle w:val="NormalWeb"/>
        <w:numPr>
          <w:ilvl w:val="0"/>
          <w:numId w:val="139"/>
        </w:numPr>
        <w:jc w:val="both"/>
        <w:rPr>
          <w:rFonts w:asciiTheme="majorBidi" w:hAnsiTheme="majorBidi" w:cstheme="majorBidi"/>
        </w:rPr>
      </w:pPr>
      <w:r w:rsidRPr="00260DD5">
        <w:rPr>
          <w:rFonts w:asciiTheme="majorBidi" w:hAnsiTheme="majorBidi" w:cstheme="majorBidi"/>
        </w:rPr>
        <w:t>Be willing to be contacted by prospective employers.</w:t>
      </w:r>
    </w:p>
    <w:p w14:paraId="7801E962"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As with professional references, we should collect their current contact information and obtain their permission before sharing their details with employers.</w:t>
      </w:r>
    </w:p>
    <w:p w14:paraId="01CD2A6A" w14:textId="77777777" w:rsidR="002629E4" w:rsidRPr="00260DD5" w:rsidRDefault="002629E4" w:rsidP="00260DD5">
      <w:pPr>
        <w:pStyle w:val="Heading1"/>
        <w:jc w:val="both"/>
        <w:rPr>
          <w:rFonts w:cstheme="majorBidi"/>
        </w:rPr>
      </w:pPr>
      <w:bookmarkStart w:id="120" w:name="_Toc236217429"/>
      <w:r w:rsidRPr="00260DD5">
        <w:rPr>
          <w:rFonts w:cstheme="majorBidi"/>
        </w:rPr>
        <w:t>Drafting Other Materials – Elevator Pitch</w:t>
      </w:r>
      <w:bookmarkEnd w:id="120"/>
    </w:p>
    <w:p w14:paraId="36E0E792" w14:textId="77777777" w:rsidR="002629E4" w:rsidRPr="00260DD5" w:rsidRDefault="002629E4" w:rsidP="00260DD5">
      <w:pPr>
        <w:pStyle w:val="Heading2"/>
        <w:jc w:val="both"/>
      </w:pPr>
      <w:bookmarkStart w:id="121" w:name="_Toc236217430"/>
      <w:r w:rsidRPr="00260DD5">
        <w:t>Introduction</w:t>
      </w:r>
      <w:bookmarkEnd w:id="121"/>
    </w:p>
    <w:p w14:paraId="6D209552" w14:textId="77777777" w:rsidR="002629E4" w:rsidRPr="00260DD5" w:rsidRDefault="002629E4" w:rsidP="00260DD5">
      <w:pPr>
        <w:pStyle w:val="NormalWeb"/>
        <w:jc w:val="both"/>
        <w:rPr>
          <w:rFonts w:asciiTheme="majorBidi" w:hAnsiTheme="majorBidi" w:cstheme="majorBidi"/>
          <w:color w:val="0070C0"/>
        </w:rPr>
      </w:pPr>
      <w:r w:rsidRPr="00260DD5">
        <w:rPr>
          <w:rFonts w:asciiTheme="majorBidi" w:hAnsiTheme="majorBidi" w:cstheme="majorBidi"/>
          <w:color w:val="0070C0"/>
        </w:rPr>
        <w:t xml:space="preserve">An </w:t>
      </w:r>
      <w:r w:rsidRPr="00260DD5">
        <w:rPr>
          <w:rStyle w:val="Strong"/>
          <w:rFonts w:asciiTheme="majorBidi" w:hAnsiTheme="majorBidi" w:cstheme="majorBidi"/>
          <w:color w:val="0070C0"/>
        </w:rPr>
        <w:t>elevator pitch</w:t>
      </w:r>
      <w:r w:rsidRPr="00260DD5">
        <w:rPr>
          <w:rFonts w:asciiTheme="majorBidi" w:hAnsiTheme="majorBidi" w:cstheme="majorBidi"/>
          <w:color w:val="0070C0"/>
        </w:rPr>
        <w:t xml:space="preserve"> is one of the most effective tools we can use during a job search. It is a short, easily memorized statement that describes who we are, some of our key strengths as a job seeker, and our career goals. We can use it in both spoken and written situations to introduce ourselves effectively.</w:t>
      </w:r>
    </w:p>
    <w:p w14:paraId="160D4DFF"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Although employers are unlikely to ask directly for an elevator pitch, having one prepared can help in many situations. It can assist us in:</w:t>
      </w:r>
    </w:p>
    <w:p w14:paraId="1775F5FF" w14:textId="77777777" w:rsidR="002629E4" w:rsidRPr="00260DD5" w:rsidRDefault="002629E4" w:rsidP="00260DD5">
      <w:pPr>
        <w:pStyle w:val="NormalWeb"/>
        <w:numPr>
          <w:ilvl w:val="0"/>
          <w:numId w:val="140"/>
        </w:numPr>
        <w:jc w:val="both"/>
        <w:rPr>
          <w:rFonts w:asciiTheme="majorBidi" w:hAnsiTheme="majorBidi" w:cstheme="majorBidi"/>
        </w:rPr>
      </w:pPr>
      <w:r w:rsidRPr="00260DD5">
        <w:rPr>
          <w:rFonts w:asciiTheme="majorBidi" w:hAnsiTheme="majorBidi" w:cstheme="majorBidi"/>
        </w:rPr>
        <w:t>Drafting a cover letter.</w:t>
      </w:r>
    </w:p>
    <w:p w14:paraId="236B009E" w14:textId="77777777" w:rsidR="002629E4" w:rsidRPr="00260DD5" w:rsidRDefault="002629E4" w:rsidP="00260DD5">
      <w:pPr>
        <w:pStyle w:val="NormalWeb"/>
        <w:numPr>
          <w:ilvl w:val="0"/>
          <w:numId w:val="140"/>
        </w:numPr>
        <w:jc w:val="both"/>
        <w:rPr>
          <w:rFonts w:asciiTheme="majorBidi" w:hAnsiTheme="majorBidi" w:cstheme="majorBidi"/>
        </w:rPr>
      </w:pPr>
      <w:r w:rsidRPr="00260DD5">
        <w:rPr>
          <w:rFonts w:asciiTheme="majorBidi" w:hAnsiTheme="majorBidi" w:cstheme="majorBidi"/>
        </w:rPr>
        <w:t>Introducing ourselves to potential employers while networking.</w:t>
      </w:r>
    </w:p>
    <w:p w14:paraId="5B038417" w14:textId="77777777" w:rsidR="002629E4" w:rsidRPr="00260DD5" w:rsidRDefault="002629E4" w:rsidP="00260DD5">
      <w:pPr>
        <w:pStyle w:val="NormalWeb"/>
        <w:numPr>
          <w:ilvl w:val="0"/>
          <w:numId w:val="140"/>
        </w:numPr>
        <w:jc w:val="both"/>
        <w:rPr>
          <w:rFonts w:asciiTheme="majorBidi" w:hAnsiTheme="majorBidi" w:cstheme="majorBidi"/>
        </w:rPr>
      </w:pPr>
      <w:r w:rsidRPr="00260DD5">
        <w:rPr>
          <w:rFonts w:asciiTheme="majorBidi" w:hAnsiTheme="majorBidi" w:cstheme="majorBidi"/>
        </w:rPr>
        <w:t xml:space="preserve">Answering interview questions such as </w:t>
      </w:r>
      <w:r w:rsidRPr="00260DD5">
        <w:rPr>
          <w:rStyle w:val="Strong"/>
          <w:rFonts w:asciiTheme="majorBidi" w:hAnsiTheme="majorBidi" w:cstheme="majorBidi"/>
        </w:rPr>
        <w:t>"Tell us about yourself."</w:t>
      </w:r>
    </w:p>
    <w:p w14:paraId="30EF4644" w14:textId="77777777" w:rsidR="002629E4" w:rsidRPr="00260DD5" w:rsidRDefault="002629E4" w:rsidP="00260DD5">
      <w:pPr>
        <w:pStyle w:val="NormalWeb"/>
        <w:numPr>
          <w:ilvl w:val="0"/>
          <w:numId w:val="140"/>
        </w:numPr>
        <w:jc w:val="both"/>
        <w:rPr>
          <w:rFonts w:asciiTheme="majorBidi" w:hAnsiTheme="majorBidi" w:cstheme="majorBidi"/>
        </w:rPr>
      </w:pPr>
      <w:r w:rsidRPr="00260DD5">
        <w:rPr>
          <w:rFonts w:asciiTheme="majorBidi" w:hAnsiTheme="majorBidi" w:cstheme="majorBidi"/>
        </w:rPr>
        <w:t>Presenting ourselves confidently and professionally during interviews.</w:t>
      </w:r>
    </w:p>
    <w:p w14:paraId="6667655C"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A well-prepared elevator pitch helps us appear poised, organized, and prepared.</w:t>
      </w:r>
    </w:p>
    <w:p w14:paraId="27A85F47" w14:textId="77777777" w:rsidR="002629E4" w:rsidRPr="00260DD5" w:rsidRDefault="002629E4" w:rsidP="00260DD5">
      <w:pPr>
        <w:pStyle w:val="Heading2"/>
        <w:jc w:val="both"/>
      </w:pPr>
      <w:bookmarkStart w:id="122" w:name="_Toc236217431"/>
      <w:r w:rsidRPr="00260DD5">
        <w:t>Key Questions an Elevator Pitch Should Answer</w:t>
      </w:r>
      <w:bookmarkEnd w:id="122"/>
    </w:p>
    <w:p w14:paraId="015BED01"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An effective elevator pitch should answer the following three questions:</w:t>
      </w:r>
    </w:p>
    <w:p w14:paraId="3E9FFA68" w14:textId="77777777" w:rsidR="002629E4" w:rsidRPr="00260DD5" w:rsidRDefault="002629E4" w:rsidP="00260DD5">
      <w:pPr>
        <w:pStyle w:val="NormalWeb"/>
        <w:numPr>
          <w:ilvl w:val="0"/>
          <w:numId w:val="141"/>
        </w:numPr>
        <w:jc w:val="both"/>
        <w:rPr>
          <w:rFonts w:asciiTheme="majorBidi" w:hAnsiTheme="majorBidi" w:cstheme="majorBidi"/>
        </w:rPr>
      </w:pPr>
      <w:r w:rsidRPr="00260DD5">
        <w:rPr>
          <w:rStyle w:val="Strong"/>
          <w:rFonts w:asciiTheme="majorBidi" w:hAnsiTheme="majorBidi" w:cstheme="majorBidi"/>
        </w:rPr>
        <w:t>Who are we?</w:t>
      </w:r>
    </w:p>
    <w:p w14:paraId="1A5646B8" w14:textId="77777777" w:rsidR="002629E4" w:rsidRPr="00260DD5" w:rsidRDefault="002629E4" w:rsidP="00260DD5">
      <w:pPr>
        <w:pStyle w:val="NormalWeb"/>
        <w:numPr>
          <w:ilvl w:val="0"/>
          <w:numId w:val="141"/>
        </w:numPr>
        <w:jc w:val="both"/>
        <w:rPr>
          <w:rFonts w:asciiTheme="majorBidi" w:hAnsiTheme="majorBidi" w:cstheme="majorBidi"/>
        </w:rPr>
      </w:pPr>
      <w:r w:rsidRPr="00260DD5">
        <w:rPr>
          <w:rStyle w:val="Strong"/>
          <w:rFonts w:asciiTheme="majorBidi" w:hAnsiTheme="majorBidi" w:cstheme="majorBidi"/>
        </w:rPr>
        <w:t>What do we do?</w:t>
      </w:r>
    </w:p>
    <w:p w14:paraId="7AE3C51A" w14:textId="77777777" w:rsidR="002629E4" w:rsidRPr="00260DD5" w:rsidRDefault="002629E4" w:rsidP="00260DD5">
      <w:pPr>
        <w:pStyle w:val="NormalWeb"/>
        <w:numPr>
          <w:ilvl w:val="0"/>
          <w:numId w:val="141"/>
        </w:numPr>
        <w:jc w:val="both"/>
        <w:rPr>
          <w:rFonts w:asciiTheme="majorBidi" w:hAnsiTheme="majorBidi" w:cstheme="majorBidi"/>
        </w:rPr>
      </w:pPr>
      <w:r w:rsidRPr="00260DD5">
        <w:rPr>
          <w:rStyle w:val="Strong"/>
          <w:rFonts w:asciiTheme="majorBidi" w:hAnsiTheme="majorBidi" w:cstheme="majorBidi"/>
        </w:rPr>
        <w:t>What do we want?</w:t>
      </w:r>
    </w:p>
    <w:p w14:paraId="0F0D627F" w14:textId="77777777" w:rsidR="002629E4" w:rsidRPr="00260DD5" w:rsidRDefault="002629E4" w:rsidP="00260DD5">
      <w:pPr>
        <w:pStyle w:val="Heading2"/>
        <w:jc w:val="both"/>
      </w:pPr>
      <w:bookmarkStart w:id="123" w:name="_Toc236217432"/>
      <w:r w:rsidRPr="00260DD5">
        <w:t>Example Elevator Pitch</w:t>
      </w:r>
      <w:bookmarkEnd w:id="123"/>
    </w:p>
    <w:p w14:paraId="0F8852EB"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"Hi, I'm Jonathan Bittmann. I'm a data scientist working toward a move into management. I've spent the last six years as a data analyst for a cloud development company, where I've developed my skills in programming and served as team leader. While leading several successful project teams, I became interested in data science management and have gone back to school to earn a business administration degree. While I'm working on that, I'm looking for a position in project management so I can put my learning to use. I'm very interested in the work your company does and I think I could bring a lot of expertise and leadership to your organization. Could we meet to discuss the open project manager roles you currently have?"</w:t>
      </w:r>
    </w:p>
    <w:p w14:paraId="7BE1BE5C" w14:textId="77777777" w:rsidR="002629E4" w:rsidRPr="00260DD5" w:rsidRDefault="002629E4" w:rsidP="00260DD5">
      <w:pPr>
        <w:pStyle w:val="Heading2"/>
        <w:jc w:val="both"/>
      </w:pPr>
      <w:bookmarkStart w:id="124" w:name="_Toc236217433"/>
      <w:r w:rsidRPr="00260DD5">
        <w:lastRenderedPageBreak/>
        <w:t>Components of an Elevator Pitch</w:t>
      </w:r>
      <w:bookmarkEnd w:id="124"/>
    </w:p>
    <w:p w14:paraId="1E50CA15" w14:textId="77777777" w:rsidR="002629E4" w:rsidRPr="00260DD5" w:rsidRDefault="002629E4" w:rsidP="00260DD5">
      <w:pPr>
        <w:pStyle w:val="Heading3"/>
        <w:jc w:val="both"/>
      </w:pPr>
      <w:bookmarkStart w:id="125" w:name="_Toc236217434"/>
      <w:r w:rsidRPr="00260DD5">
        <w:t>Who Are We?</w:t>
      </w:r>
      <w:bookmarkEnd w:id="125"/>
    </w:p>
    <w:p w14:paraId="1C654872"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 xml:space="preserve">Begin by introducing ourselves with our </w:t>
      </w:r>
      <w:r w:rsidRPr="00260DD5">
        <w:rPr>
          <w:rStyle w:val="Strong"/>
          <w:rFonts w:asciiTheme="majorBidi" w:hAnsiTheme="majorBidi" w:cstheme="majorBidi"/>
        </w:rPr>
        <w:t>full name</w:t>
      </w:r>
      <w:r w:rsidRPr="00260DD5">
        <w:rPr>
          <w:rFonts w:asciiTheme="majorBidi" w:hAnsiTheme="majorBidi" w:cstheme="majorBidi"/>
        </w:rPr>
        <w:t xml:space="preserve"> and, if applicable, our </w:t>
      </w:r>
      <w:r w:rsidRPr="00260DD5">
        <w:rPr>
          <w:rStyle w:val="Strong"/>
          <w:rFonts w:asciiTheme="majorBidi" w:hAnsiTheme="majorBidi" w:cstheme="majorBidi"/>
        </w:rPr>
        <w:t>preferred name</w:t>
      </w:r>
      <w:r w:rsidRPr="00260DD5">
        <w:rPr>
          <w:rFonts w:asciiTheme="majorBidi" w:hAnsiTheme="majorBidi" w:cstheme="majorBidi"/>
        </w:rPr>
        <w:t>.</w:t>
      </w:r>
    </w:p>
    <w:p w14:paraId="7498F575"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If we are introducing ourselves in person, this is an appropriate time to offer a handshake.</w:t>
      </w:r>
    </w:p>
    <w:p w14:paraId="2B0D849D"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Follow the introduction with a brief statement about:</w:t>
      </w:r>
    </w:p>
    <w:p w14:paraId="40A53F4C" w14:textId="77777777" w:rsidR="002629E4" w:rsidRPr="00260DD5" w:rsidRDefault="002629E4" w:rsidP="00260DD5">
      <w:pPr>
        <w:pStyle w:val="NormalWeb"/>
        <w:numPr>
          <w:ilvl w:val="0"/>
          <w:numId w:val="142"/>
        </w:numPr>
        <w:jc w:val="both"/>
        <w:rPr>
          <w:rFonts w:asciiTheme="majorBidi" w:hAnsiTheme="majorBidi" w:cstheme="majorBidi"/>
          <w:color w:val="0070C0"/>
        </w:rPr>
      </w:pPr>
      <w:r w:rsidRPr="00260DD5">
        <w:rPr>
          <w:rFonts w:asciiTheme="majorBidi" w:hAnsiTheme="majorBidi" w:cstheme="majorBidi"/>
          <w:color w:val="0070C0"/>
        </w:rPr>
        <w:t>Our career title.</w:t>
      </w:r>
    </w:p>
    <w:p w14:paraId="1E7A0C4C" w14:textId="77777777" w:rsidR="002629E4" w:rsidRPr="00260DD5" w:rsidRDefault="002629E4" w:rsidP="00260DD5">
      <w:pPr>
        <w:pStyle w:val="NormalWeb"/>
        <w:numPr>
          <w:ilvl w:val="0"/>
          <w:numId w:val="142"/>
        </w:numPr>
        <w:jc w:val="both"/>
        <w:rPr>
          <w:rFonts w:asciiTheme="majorBidi" w:hAnsiTheme="majorBidi" w:cstheme="majorBidi"/>
          <w:color w:val="0070C0"/>
        </w:rPr>
      </w:pPr>
      <w:r w:rsidRPr="00260DD5">
        <w:rPr>
          <w:rFonts w:asciiTheme="majorBidi" w:hAnsiTheme="majorBidi" w:cstheme="majorBidi"/>
          <w:color w:val="0070C0"/>
        </w:rPr>
        <w:t>Our current professional or educational situation.</w:t>
      </w:r>
    </w:p>
    <w:p w14:paraId="4B36703D" w14:textId="77777777" w:rsidR="002629E4" w:rsidRPr="00260DD5" w:rsidRDefault="002629E4" w:rsidP="00260DD5">
      <w:pPr>
        <w:pStyle w:val="Heading3"/>
        <w:jc w:val="both"/>
      </w:pPr>
      <w:bookmarkStart w:id="126" w:name="_Toc236217435"/>
      <w:r w:rsidRPr="00260DD5">
        <w:t>What Do We Do?</w:t>
      </w:r>
      <w:bookmarkEnd w:id="126"/>
    </w:p>
    <w:p w14:paraId="027CA995"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Describe a few key skills or experiences that make us a strong candidate.</w:t>
      </w:r>
    </w:p>
    <w:p w14:paraId="03826F4E"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When selecting what to include:</w:t>
      </w:r>
    </w:p>
    <w:p w14:paraId="3DF4C354" w14:textId="77777777" w:rsidR="002629E4" w:rsidRPr="00260DD5" w:rsidRDefault="002629E4" w:rsidP="00260DD5">
      <w:pPr>
        <w:pStyle w:val="NormalWeb"/>
        <w:numPr>
          <w:ilvl w:val="0"/>
          <w:numId w:val="143"/>
        </w:numPr>
        <w:jc w:val="both"/>
        <w:rPr>
          <w:rFonts w:asciiTheme="majorBidi" w:hAnsiTheme="majorBidi" w:cstheme="majorBidi"/>
          <w:color w:val="0070C0"/>
        </w:rPr>
      </w:pPr>
      <w:r w:rsidRPr="00260DD5">
        <w:rPr>
          <w:rFonts w:asciiTheme="majorBidi" w:hAnsiTheme="majorBidi" w:cstheme="majorBidi"/>
          <w:color w:val="0070C0"/>
        </w:rPr>
        <w:t>Highlight one or two of our strongest or most recent achievements.</w:t>
      </w:r>
    </w:p>
    <w:p w14:paraId="71F63CA1" w14:textId="77777777" w:rsidR="002629E4" w:rsidRPr="00260DD5" w:rsidRDefault="002629E4" w:rsidP="00260DD5">
      <w:pPr>
        <w:pStyle w:val="NormalWeb"/>
        <w:numPr>
          <w:ilvl w:val="0"/>
          <w:numId w:val="143"/>
        </w:numPr>
        <w:jc w:val="both"/>
        <w:rPr>
          <w:rFonts w:asciiTheme="majorBidi" w:hAnsiTheme="majorBidi" w:cstheme="majorBidi"/>
          <w:color w:val="0070C0"/>
        </w:rPr>
      </w:pPr>
      <w:r w:rsidRPr="00260DD5">
        <w:rPr>
          <w:rFonts w:asciiTheme="majorBidi" w:hAnsiTheme="majorBidi" w:cstheme="majorBidi"/>
          <w:color w:val="0070C0"/>
        </w:rPr>
        <w:t>Avoid trying to summarize our entire resume.</w:t>
      </w:r>
    </w:p>
    <w:p w14:paraId="0E80D637" w14:textId="77777777" w:rsidR="002629E4" w:rsidRPr="00260DD5" w:rsidRDefault="002629E4" w:rsidP="00260DD5">
      <w:pPr>
        <w:pStyle w:val="NormalWeb"/>
        <w:numPr>
          <w:ilvl w:val="0"/>
          <w:numId w:val="143"/>
        </w:numPr>
        <w:jc w:val="both"/>
        <w:rPr>
          <w:rFonts w:asciiTheme="majorBidi" w:hAnsiTheme="majorBidi" w:cstheme="majorBidi"/>
          <w:color w:val="0070C0"/>
        </w:rPr>
      </w:pPr>
      <w:r w:rsidRPr="00260DD5">
        <w:rPr>
          <w:rFonts w:asciiTheme="majorBidi" w:hAnsiTheme="majorBidi" w:cstheme="majorBidi"/>
          <w:color w:val="0070C0"/>
        </w:rPr>
        <w:t>Arrange our experiences logically so they form a story instead of a list of bullet points.</w:t>
      </w:r>
    </w:p>
    <w:p w14:paraId="7FA6BAD7"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Presenting our experience as a story helps engage the listener or reader more effectively.</w:t>
      </w:r>
    </w:p>
    <w:p w14:paraId="3A5AD985" w14:textId="77777777" w:rsidR="002629E4" w:rsidRPr="00260DD5" w:rsidRDefault="002629E4" w:rsidP="00260DD5">
      <w:pPr>
        <w:pStyle w:val="Heading3"/>
        <w:jc w:val="both"/>
      </w:pPr>
      <w:bookmarkStart w:id="127" w:name="_Toc236217436"/>
      <w:r w:rsidRPr="00260DD5">
        <w:t>What Do We Want?</w:t>
      </w:r>
      <w:bookmarkEnd w:id="127"/>
    </w:p>
    <w:p w14:paraId="4A579044"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Conclude the elevator pitch with an action request.</w:t>
      </w:r>
    </w:p>
    <w:p w14:paraId="1C466F73"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Depending on the situation, this may include:</w:t>
      </w:r>
    </w:p>
    <w:p w14:paraId="552E5416" w14:textId="77777777" w:rsidR="002629E4" w:rsidRPr="00260DD5" w:rsidRDefault="002629E4" w:rsidP="00260DD5">
      <w:pPr>
        <w:pStyle w:val="NormalWeb"/>
        <w:numPr>
          <w:ilvl w:val="0"/>
          <w:numId w:val="144"/>
        </w:numPr>
        <w:jc w:val="both"/>
        <w:rPr>
          <w:rFonts w:asciiTheme="majorBidi" w:hAnsiTheme="majorBidi" w:cstheme="majorBidi"/>
          <w:color w:val="0070C0"/>
        </w:rPr>
      </w:pPr>
      <w:r w:rsidRPr="00260DD5">
        <w:rPr>
          <w:rFonts w:asciiTheme="majorBidi" w:hAnsiTheme="majorBidi" w:cstheme="majorBidi"/>
          <w:color w:val="0070C0"/>
        </w:rPr>
        <w:t>Asking for an interview.</w:t>
      </w:r>
    </w:p>
    <w:p w14:paraId="6D5CAA81" w14:textId="77777777" w:rsidR="002629E4" w:rsidRPr="00260DD5" w:rsidRDefault="002629E4" w:rsidP="00260DD5">
      <w:pPr>
        <w:pStyle w:val="NormalWeb"/>
        <w:numPr>
          <w:ilvl w:val="0"/>
          <w:numId w:val="144"/>
        </w:numPr>
        <w:jc w:val="both"/>
        <w:rPr>
          <w:rFonts w:asciiTheme="majorBidi" w:hAnsiTheme="majorBidi" w:cstheme="majorBidi"/>
          <w:color w:val="0070C0"/>
        </w:rPr>
      </w:pPr>
      <w:r w:rsidRPr="00260DD5">
        <w:rPr>
          <w:rFonts w:asciiTheme="majorBidi" w:hAnsiTheme="majorBidi" w:cstheme="majorBidi"/>
          <w:color w:val="0070C0"/>
        </w:rPr>
        <w:t>Explaining our interest in a particular position.</w:t>
      </w:r>
    </w:p>
    <w:p w14:paraId="170600E4" w14:textId="77777777" w:rsidR="002629E4" w:rsidRPr="00260DD5" w:rsidRDefault="002629E4" w:rsidP="00260DD5">
      <w:pPr>
        <w:pStyle w:val="NormalWeb"/>
        <w:numPr>
          <w:ilvl w:val="0"/>
          <w:numId w:val="144"/>
        </w:numPr>
        <w:jc w:val="both"/>
        <w:rPr>
          <w:rFonts w:asciiTheme="majorBidi" w:hAnsiTheme="majorBidi" w:cstheme="majorBidi"/>
          <w:color w:val="0070C0"/>
        </w:rPr>
      </w:pPr>
      <w:r w:rsidRPr="00260DD5">
        <w:rPr>
          <w:rFonts w:asciiTheme="majorBidi" w:hAnsiTheme="majorBidi" w:cstheme="majorBidi"/>
          <w:color w:val="0070C0"/>
        </w:rPr>
        <w:t>Requesting a meeting.</w:t>
      </w:r>
    </w:p>
    <w:p w14:paraId="5C5CDF34" w14:textId="77777777" w:rsidR="002629E4" w:rsidRPr="00260DD5" w:rsidRDefault="002629E4" w:rsidP="00260DD5">
      <w:pPr>
        <w:pStyle w:val="NormalWeb"/>
        <w:numPr>
          <w:ilvl w:val="0"/>
          <w:numId w:val="144"/>
        </w:numPr>
        <w:jc w:val="both"/>
        <w:rPr>
          <w:rFonts w:asciiTheme="majorBidi" w:hAnsiTheme="majorBidi" w:cstheme="majorBidi"/>
          <w:color w:val="0070C0"/>
        </w:rPr>
      </w:pPr>
      <w:r w:rsidRPr="00260DD5">
        <w:rPr>
          <w:rFonts w:asciiTheme="majorBidi" w:hAnsiTheme="majorBidi" w:cstheme="majorBidi"/>
          <w:color w:val="0070C0"/>
        </w:rPr>
        <w:t>Asking whether our response answers the interviewer's question.</w:t>
      </w:r>
    </w:p>
    <w:p w14:paraId="71EBA674"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The purpose is to encourage the other person to continue the conversation rather than simply listen.</w:t>
      </w:r>
    </w:p>
    <w:p w14:paraId="785DA4CD"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Because situations vary, it is helpful to prepare several possible endings that can be adapted as needed.</w:t>
      </w:r>
    </w:p>
    <w:p w14:paraId="3B8845A2" w14:textId="77777777" w:rsidR="002629E4" w:rsidRPr="00260DD5" w:rsidRDefault="002629E4" w:rsidP="00260DD5">
      <w:pPr>
        <w:pStyle w:val="Heading2"/>
        <w:jc w:val="both"/>
      </w:pPr>
      <w:bookmarkStart w:id="128" w:name="_Toc236217437"/>
      <w:r w:rsidRPr="00260DD5">
        <w:t>Tips for Writing an Effective Elevator Pitch</w:t>
      </w:r>
      <w:bookmarkEnd w:id="128"/>
    </w:p>
    <w:p w14:paraId="75E426C0"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While composing an elevator pitch:</w:t>
      </w:r>
    </w:p>
    <w:p w14:paraId="4CAF77DB" w14:textId="77777777" w:rsidR="002629E4" w:rsidRPr="00260DD5" w:rsidRDefault="002629E4" w:rsidP="00260DD5">
      <w:pPr>
        <w:pStyle w:val="NormalWeb"/>
        <w:numPr>
          <w:ilvl w:val="0"/>
          <w:numId w:val="145"/>
        </w:numPr>
        <w:jc w:val="both"/>
        <w:rPr>
          <w:rFonts w:asciiTheme="majorBidi" w:hAnsiTheme="majorBidi" w:cstheme="majorBidi"/>
        </w:rPr>
      </w:pPr>
      <w:r w:rsidRPr="00260DD5">
        <w:rPr>
          <w:rFonts w:asciiTheme="majorBidi" w:hAnsiTheme="majorBidi" w:cstheme="majorBidi"/>
        </w:rPr>
        <w:t>Use natural, conversational language.</w:t>
      </w:r>
    </w:p>
    <w:p w14:paraId="0295D9D0" w14:textId="77777777" w:rsidR="002629E4" w:rsidRPr="00260DD5" w:rsidRDefault="002629E4" w:rsidP="00260DD5">
      <w:pPr>
        <w:pStyle w:val="NormalWeb"/>
        <w:numPr>
          <w:ilvl w:val="0"/>
          <w:numId w:val="145"/>
        </w:numPr>
        <w:jc w:val="both"/>
        <w:rPr>
          <w:rFonts w:asciiTheme="majorBidi" w:hAnsiTheme="majorBidi" w:cstheme="majorBidi"/>
        </w:rPr>
      </w:pPr>
      <w:r w:rsidRPr="00260DD5">
        <w:rPr>
          <w:rFonts w:asciiTheme="majorBidi" w:hAnsiTheme="majorBidi" w:cstheme="majorBidi"/>
        </w:rPr>
        <w:t>Avoid technical jargon whenever possible.</w:t>
      </w:r>
    </w:p>
    <w:p w14:paraId="49D1BE74" w14:textId="77777777" w:rsidR="002629E4" w:rsidRPr="00260DD5" w:rsidRDefault="002629E4" w:rsidP="00260DD5">
      <w:pPr>
        <w:pStyle w:val="NormalWeb"/>
        <w:numPr>
          <w:ilvl w:val="0"/>
          <w:numId w:val="145"/>
        </w:numPr>
        <w:jc w:val="both"/>
        <w:rPr>
          <w:rFonts w:asciiTheme="majorBidi" w:hAnsiTheme="majorBidi" w:cstheme="majorBidi"/>
        </w:rPr>
      </w:pPr>
      <w:r w:rsidRPr="00260DD5">
        <w:rPr>
          <w:rFonts w:asciiTheme="majorBidi" w:hAnsiTheme="majorBidi" w:cstheme="majorBidi"/>
        </w:rPr>
        <w:t>Remain professional while using wording that feels comfortable and authentic.</w:t>
      </w:r>
    </w:p>
    <w:p w14:paraId="0E844356" w14:textId="77777777" w:rsidR="002629E4" w:rsidRPr="00260DD5" w:rsidRDefault="002629E4" w:rsidP="00260DD5">
      <w:pPr>
        <w:pStyle w:val="NormalWeb"/>
        <w:numPr>
          <w:ilvl w:val="0"/>
          <w:numId w:val="145"/>
        </w:numPr>
        <w:jc w:val="both"/>
        <w:rPr>
          <w:rFonts w:asciiTheme="majorBidi" w:hAnsiTheme="majorBidi" w:cstheme="majorBidi"/>
        </w:rPr>
      </w:pPr>
      <w:r w:rsidRPr="00260DD5">
        <w:rPr>
          <w:rFonts w:asciiTheme="majorBidi" w:hAnsiTheme="majorBidi" w:cstheme="majorBidi"/>
        </w:rPr>
        <w:lastRenderedPageBreak/>
        <w:t>Ensure the pitch is easy for a wide audience to understand so it can be used in many different situations.</w:t>
      </w:r>
    </w:p>
    <w:p w14:paraId="0317E089" w14:textId="77777777" w:rsidR="002629E4" w:rsidRPr="00260DD5" w:rsidRDefault="002629E4" w:rsidP="00260DD5">
      <w:pPr>
        <w:pStyle w:val="Heading2"/>
        <w:jc w:val="both"/>
      </w:pPr>
      <w:bookmarkStart w:id="129" w:name="_Toc236217438"/>
      <w:r w:rsidRPr="00260DD5">
        <w:t>Practicing the Elevator Pitch</w:t>
      </w:r>
      <w:bookmarkEnd w:id="129"/>
    </w:p>
    <w:p w14:paraId="460D9447" w14:textId="77777777" w:rsidR="002629E4" w:rsidRPr="00260DD5" w:rsidRDefault="002629E4" w:rsidP="00260DD5">
      <w:pPr>
        <w:pStyle w:val="NormalWeb"/>
        <w:jc w:val="both"/>
        <w:rPr>
          <w:rFonts w:asciiTheme="majorBidi" w:hAnsiTheme="majorBidi" w:cstheme="majorBidi"/>
          <w:color w:val="0070C0"/>
        </w:rPr>
      </w:pPr>
      <w:r w:rsidRPr="00260DD5">
        <w:rPr>
          <w:rFonts w:asciiTheme="majorBidi" w:hAnsiTheme="majorBidi" w:cstheme="majorBidi"/>
          <w:color w:val="0070C0"/>
        </w:rPr>
        <w:t>After writing the elevator pitch:</w:t>
      </w:r>
    </w:p>
    <w:p w14:paraId="11FE3D97" w14:textId="77777777" w:rsidR="002629E4" w:rsidRPr="00260DD5" w:rsidRDefault="002629E4" w:rsidP="00260DD5">
      <w:pPr>
        <w:pStyle w:val="NormalWeb"/>
        <w:numPr>
          <w:ilvl w:val="0"/>
          <w:numId w:val="146"/>
        </w:numPr>
        <w:jc w:val="both"/>
        <w:rPr>
          <w:rFonts w:asciiTheme="majorBidi" w:hAnsiTheme="majorBidi" w:cstheme="majorBidi"/>
          <w:color w:val="0070C0"/>
        </w:rPr>
      </w:pPr>
      <w:r w:rsidRPr="00260DD5">
        <w:rPr>
          <w:rFonts w:asciiTheme="majorBidi" w:hAnsiTheme="majorBidi" w:cstheme="majorBidi"/>
          <w:color w:val="0070C0"/>
        </w:rPr>
        <w:t>Memorize it until it becomes natural.</w:t>
      </w:r>
    </w:p>
    <w:p w14:paraId="618D9382" w14:textId="77777777" w:rsidR="002629E4" w:rsidRPr="00260DD5" w:rsidRDefault="002629E4" w:rsidP="00260DD5">
      <w:pPr>
        <w:pStyle w:val="NormalWeb"/>
        <w:numPr>
          <w:ilvl w:val="0"/>
          <w:numId w:val="146"/>
        </w:numPr>
        <w:jc w:val="both"/>
        <w:rPr>
          <w:rFonts w:asciiTheme="majorBidi" w:hAnsiTheme="majorBidi" w:cstheme="majorBidi"/>
          <w:color w:val="0070C0"/>
        </w:rPr>
      </w:pPr>
      <w:r w:rsidRPr="00260DD5">
        <w:rPr>
          <w:rFonts w:asciiTheme="majorBidi" w:hAnsiTheme="majorBidi" w:cstheme="majorBidi"/>
          <w:color w:val="0070C0"/>
        </w:rPr>
        <w:t>Practice delivering it aloud.</w:t>
      </w:r>
    </w:p>
    <w:p w14:paraId="0F60D146" w14:textId="77777777" w:rsidR="002629E4" w:rsidRPr="00260DD5" w:rsidRDefault="002629E4" w:rsidP="00260DD5">
      <w:pPr>
        <w:pStyle w:val="NormalWeb"/>
        <w:numPr>
          <w:ilvl w:val="0"/>
          <w:numId w:val="146"/>
        </w:numPr>
        <w:jc w:val="both"/>
        <w:rPr>
          <w:rFonts w:asciiTheme="majorBidi" w:hAnsiTheme="majorBidi" w:cstheme="majorBidi"/>
          <w:color w:val="0070C0"/>
        </w:rPr>
      </w:pPr>
      <w:r w:rsidRPr="00260DD5">
        <w:rPr>
          <w:rFonts w:asciiTheme="majorBidi" w:hAnsiTheme="majorBidi" w:cstheme="majorBidi"/>
          <w:color w:val="0070C0"/>
        </w:rPr>
        <w:t>Speak slowly and clearly.</w:t>
      </w:r>
    </w:p>
    <w:p w14:paraId="10492540" w14:textId="77777777" w:rsidR="002629E4" w:rsidRPr="00260DD5" w:rsidRDefault="002629E4" w:rsidP="00260DD5">
      <w:pPr>
        <w:pStyle w:val="NormalWeb"/>
        <w:numPr>
          <w:ilvl w:val="0"/>
          <w:numId w:val="146"/>
        </w:numPr>
        <w:jc w:val="both"/>
        <w:rPr>
          <w:rFonts w:asciiTheme="majorBidi" w:hAnsiTheme="majorBidi" w:cstheme="majorBidi"/>
          <w:color w:val="0070C0"/>
        </w:rPr>
      </w:pPr>
      <w:r w:rsidRPr="00260DD5">
        <w:rPr>
          <w:rFonts w:asciiTheme="majorBidi" w:hAnsiTheme="majorBidi" w:cstheme="majorBidi"/>
          <w:color w:val="0070C0"/>
        </w:rPr>
        <w:t>Enunciate each word carefully.</w:t>
      </w:r>
    </w:p>
    <w:p w14:paraId="6126D247" w14:textId="77777777" w:rsidR="002629E4" w:rsidRPr="00260DD5" w:rsidRDefault="002629E4" w:rsidP="00260DD5">
      <w:pPr>
        <w:pStyle w:val="NormalWeb"/>
        <w:numPr>
          <w:ilvl w:val="0"/>
          <w:numId w:val="146"/>
        </w:numPr>
        <w:jc w:val="both"/>
        <w:rPr>
          <w:rFonts w:asciiTheme="majorBidi" w:hAnsiTheme="majorBidi" w:cstheme="majorBidi"/>
          <w:color w:val="0070C0"/>
        </w:rPr>
      </w:pPr>
      <w:r w:rsidRPr="00260DD5">
        <w:rPr>
          <w:rFonts w:asciiTheme="majorBidi" w:hAnsiTheme="majorBidi" w:cstheme="majorBidi"/>
          <w:color w:val="0070C0"/>
        </w:rPr>
        <w:t>Remember that nervousness often causes us to speak too quickly, so consciously slow our pace.</w:t>
      </w:r>
    </w:p>
    <w:p w14:paraId="295DD951" w14:textId="77777777" w:rsidR="002629E4" w:rsidRPr="00260DD5" w:rsidRDefault="002629E4" w:rsidP="00260DD5">
      <w:pPr>
        <w:pStyle w:val="NormalWeb"/>
        <w:numPr>
          <w:ilvl w:val="0"/>
          <w:numId w:val="146"/>
        </w:numPr>
        <w:jc w:val="both"/>
        <w:rPr>
          <w:rFonts w:asciiTheme="majorBidi" w:hAnsiTheme="majorBidi" w:cstheme="majorBidi"/>
          <w:color w:val="0070C0"/>
        </w:rPr>
      </w:pPr>
      <w:r w:rsidRPr="00260DD5">
        <w:rPr>
          <w:rFonts w:asciiTheme="majorBidi" w:hAnsiTheme="majorBidi" w:cstheme="majorBidi"/>
          <w:color w:val="0070C0"/>
        </w:rPr>
        <w:t>Practice with a friend who can provide feedback and help us improve.</w:t>
      </w:r>
    </w:p>
    <w:p w14:paraId="1066C501" w14:textId="77777777" w:rsidR="002629E4" w:rsidRPr="00260DD5" w:rsidRDefault="002629E4" w:rsidP="00260DD5">
      <w:pPr>
        <w:pStyle w:val="NormalWeb"/>
        <w:numPr>
          <w:ilvl w:val="0"/>
          <w:numId w:val="146"/>
        </w:numPr>
        <w:jc w:val="both"/>
        <w:rPr>
          <w:rFonts w:asciiTheme="majorBidi" w:hAnsiTheme="majorBidi" w:cstheme="majorBidi"/>
          <w:color w:val="0070C0"/>
        </w:rPr>
      </w:pPr>
      <w:r w:rsidRPr="00260DD5">
        <w:rPr>
          <w:rFonts w:asciiTheme="majorBidi" w:hAnsiTheme="majorBidi" w:cstheme="majorBidi"/>
          <w:color w:val="0070C0"/>
        </w:rPr>
        <w:t>Consider developing and practicing elevator pitches together.</w:t>
      </w:r>
    </w:p>
    <w:p w14:paraId="51A08344" w14:textId="77777777" w:rsidR="002629E4" w:rsidRPr="00260DD5" w:rsidRDefault="002629E4" w:rsidP="00260DD5">
      <w:pPr>
        <w:pStyle w:val="Heading2"/>
        <w:jc w:val="both"/>
      </w:pPr>
      <w:bookmarkStart w:id="130" w:name="_Toc236217439"/>
      <w:r w:rsidRPr="00260DD5">
        <w:t>Tailoring the Elevator Pitch</w:t>
      </w:r>
      <w:bookmarkEnd w:id="130"/>
    </w:p>
    <w:p w14:paraId="15D8A19F"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Although the elevator pitch should be written to be broadly useful, we should be prepared to adapt it for different situations.</w:t>
      </w:r>
    </w:p>
    <w:p w14:paraId="32BD030A"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Possible adjustments include:</w:t>
      </w:r>
    </w:p>
    <w:p w14:paraId="182A6BE7" w14:textId="77777777" w:rsidR="002629E4" w:rsidRPr="00260DD5" w:rsidRDefault="002629E4" w:rsidP="00260DD5">
      <w:pPr>
        <w:pStyle w:val="NormalWeb"/>
        <w:numPr>
          <w:ilvl w:val="0"/>
          <w:numId w:val="147"/>
        </w:numPr>
        <w:jc w:val="both"/>
        <w:rPr>
          <w:rFonts w:asciiTheme="majorBidi" w:hAnsiTheme="majorBidi" w:cstheme="majorBidi"/>
        </w:rPr>
      </w:pPr>
      <w:r w:rsidRPr="00260DD5">
        <w:rPr>
          <w:rFonts w:asciiTheme="majorBidi" w:hAnsiTheme="majorBidi" w:cstheme="majorBidi"/>
        </w:rPr>
        <w:t>Changing the action request.</w:t>
      </w:r>
    </w:p>
    <w:p w14:paraId="2E7A4B85" w14:textId="77777777" w:rsidR="002629E4" w:rsidRPr="00260DD5" w:rsidRDefault="002629E4" w:rsidP="00260DD5">
      <w:pPr>
        <w:pStyle w:val="NormalWeb"/>
        <w:numPr>
          <w:ilvl w:val="0"/>
          <w:numId w:val="147"/>
        </w:numPr>
        <w:jc w:val="both"/>
        <w:rPr>
          <w:rFonts w:asciiTheme="majorBidi" w:hAnsiTheme="majorBidi" w:cstheme="majorBidi"/>
        </w:rPr>
      </w:pPr>
      <w:r w:rsidRPr="00260DD5">
        <w:rPr>
          <w:rFonts w:asciiTheme="majorBidi" w:hAnsiTheme="majorBidi" w:cstheme="majorBidi"/>
        </w:rPr>
        <w:t>Highlighting different experiences.</w:t>
      </w:r>
    </w:p>
    <w:p w14:paraId="24AFF58D" w14:textId="77777777" w:rsidR="002629E4" w:rsidRPr="00260DD5" w:rsidRDefault="002629E4" w:rsidP="00260DD5">
      <w:pPr>
        <w:pStyle w:val="NormalWeb"/>
        <w:numPr>
          <w:ilvl w:val="0"/>
          <w:numId w:val="147"/>
        </w:numPr>
        <w:jc w:val="both"/>
        <w:rPr>
          <w:rFonts w:asciiTheme="majorBidi" w:hAnsiTheme="majorBidi" w:cstheme="majorBidi"/>
        </w:rPr>
      </w:pPr>
      <w:r w:rsidRPr="00260DD5">
        <w:rPr>
          <w:rFonts w:asciiTheme="majorBidi" w:hAnsiTheme="majorBidi" w:cstheme="majorBidi"/>
        </w:rPr>
        <w:t>Emphasizing skills that are most relevant to a particular opportunity.</w:t>
      </w:r>
    </w:p>
    <w:p w14:paraId="0D6BD999"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Tailoring the pitch to the specific context makes it more effective while keeping the overall structure the same.</w:t>
      </w:r>
    </w:p>
    <w:p w14:paraId="7D877EF9" w14:textId="77777777" w:rsidR="002629E4" w:rsidRPr="00260DD5" w:rsidRDefault="002629E4" w:rsidP="00260DD5">
      <w:pPr>
        <w:pStyle w:val="Heading2"/>
        <w:jc w:val="both"/>
      </w:pPr>
      <w:bookmarkStart w:id="131" w:name="_Toc236217440"/>
      <w:r w:rsidRPr="00260DD5">
        <w:t>Key Takeaway</w:t>
      </w:r>
      <w:bookmarkEnd w:id="131"/>
    </w:p>
    <w:p w14:paraId="521EFFBB" w14:textId="77777777" w:rsidR="002629E4" w:rsidRPr="00260DD5" w:rsidRDefault="002629E4" w:rsidP="00260DD5">
      <w:pPr>
        <w:pStyle w:val="NormalWeb"/>
        <w:jc w:val="both"/>
        <w:rPr>
          <w:rFonts w:asciiTheme="majorBidi" w:hAnsiTheme="majorBidi" w:cstheme="majorBidi"/>
          <w:color w:val="0070C0"/>
        </w:rPr>
      </w:pPr>
      <w:r w:rsidRPr="00260DD5">
        <w:rPr>
          <w:rFonts w:asciiTheme="majorBidi" w:hAnsiTheme="majorBidi" w:cstheme="majorBidi"/>
          <w:color w:val="0070C0"/>
        </w:rPr>
        <w:t>An effective and well-rehearsed elevator pitch can be an extraordinarily valuable tool throughout the job search process.</w:t>
      </w:r>
    </w:p>
    <w:p w14:paraId="0A458AB8" w14:textId="77777777" w:rsidR="002629E4" w:rsidRPr="00260DD5" w:rsidRDefault="002629E4" w:rsidP="00260DD5">
      <w:pPr>
        <w:pStyle w:val="NormalWeb"/>
        <w:jc w:val="both"/>
        <w:rPr>
          <w:rFonts w:asciiTheme="majorBidi" w:hAnsiTheme="majorBidi" w:cstheme="majorBidi"/>
        </w:rPr>
      </w:pPr>
      <w:r w:rsidRPr="00260DD5">
        <w:rPr>
          <w:rFonts w:asciiTheme="majorBidi" w:hAnsiTheme="majorBidi" w:cstheme="majorBidi"/>
        </w:rPr>
        <w:t>Investing time in developing, memorizing, practicing, and tailoring our elevator pitch can provide significant benefits when networking, interviewing, writing application materials, and communicating with potential employers.</w:t>
      </w:r>
    </w:p>
    <w:p w14:paraId="1ECDBFE0" w14:textId="77777777" w:rsidR="00EF56FD" w:rsidRPr="00260DD5" w:rsidRDefault="00EF56FD" w:rsidP="00260DD5">
      <w:pPr>
        <w:jc w:val="both"/>
        <w:rPr>
          <w:rFonts w:cstheme="majorBidi"/>
          <w:lang w:val="en" w:eastAsia="en"/>
        </w:rPr>
      </w:pPr>
    </w:p>
    <w:p w14:paraId="23D89A5B" w14:textId="77777777" w:rsidR="006F22C7" w:rsidRPr="00260DD5" w:rsidRDefault="006F22C7" w:rsidP="00260DD5">
      <w:pPr>
        <w:jc w:val="both"/>
        <w:rPr>
          <w:rFonts w:cstheme="majorBidi"/>
          <w:lang w:val="en" w:eastAsia="en"/>
        </w:rPr>
      </w:pPr>
    </w:p>
    <w:p w14:paraId="53786793" w14:textId="714DA385" w:rsidR="006F22C7" w:rsidRPr="00260DD5" w:rsidRDefault="006F22C7" w:rsidP="00260DD5">
      <w:pPr>
        <w:pStyle w:val="Title"/>
        <w:jc w:val="both"/>
      </w:pPr>
      <w:r w:rsidRPr="00260DD5">
        <w:t>Module 2: Applying and Prep</w:t>
      </w:r>
      <w:r w:rsidR="004744D6" w:rsidRPr="00260DD5">
        <w:t>aring to Interview</w:t>
      </w:r>
    </w:p>
    <w:p w14:paraId="6BE0DCD4" w14:textId="77777777" w:rsidR="00762A03" w:rsidRPr="00260DD5" w:rsidRDefault="00762A03" w:rsidP="00260DD5">
      <w:pPr>
        <w:pStyle w:val="Heading1"/>
        <w:jc w:val="both"/>
        <w:rPr>
          <w:rFonts w:cstheme="majorBidi"/>
        </w:rPr>
      </w:pPr>
      <w:bookmarkStart w:id="132" w:name="_Toc236217441"/>
      <w:r w:rsidRPr="00260DD5">
        <w:rPr>
          <w:rFonts w:cstheme="majorBidi"/>
        </w:rPr>
        <w:lastRenderedPageBreak/>
        <w:t>Company and Industry Research for Data Science</w:t>
      </w:r>
      <w:bookmarkEnd w:id="132"/>
    </w:p>
    <w:p w14:paraId="2C84AEAC" w14:textId="77777777" w:rsidR="00762A03" w:rsidRPr="00260DD5" w:rsidRDefault="00762A03" w:rsidP="00260DD5">
      <w:pPr>
        <w:pStyle w:val="Heading2"/>
        <w:jc w:val="both"/>
      </w:pPr>
      <w:bookmarkStart w:id="133" w:name="_Toc236217442"/>
      <w:r w:rsidRPr="00260DD5">
        <w:t>Learning Objectives</w:t>
      </w:r>
      <w:bookmarkEnd w:id="133"/>
    </w:p>
    <w:p w14:paraId="792DC77C"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After completing this topic, we will be able to:</w:t>
      </w:r>
    </w:p>
    <w:p w14:paraId="6C4AD96E" w14:textId="77777777" w:rsidR="00762A03" w:rsidRPr="00260DD5" w:rsidRDefault="00762A03" w:rsidP="00260DD5">
      <w:pPr>
        <w:pStyle w:val="NormalWeb"/>
        <w:numPr>
          <w:ilvl w:val="0"/>
          <w:numId w:val="148"/>
        </w:numPr>
        <w:jc w:val="both"/>
        <w:rPr>
          <w:rFonts w:asciiTheme="majorBidi" w:hAnsiTheme="majorBidi" w:cstheme="majorBidi"/>
        </w:rPr>
      </w:pPr>
      <w:r w:rsidRPr="00260DD5">
        <w:rPr>
          <w:rFonts w:asciiTheme="majorBidi" w:hAnsiTheme="majorBidi" w:cstheme="majorBidi"/>
        </w:rPr>
        <w:t>Explain how to research a company we will be interviewing with.</w:t>
      </w:r>
    </w:p>
    <w:p w14:paraId="0E8434B2" w14:textId="77777777" w:rsidR="00762A03" w:rsidRPr="00260DD5" w:rsidRDefault="00762A03" w:rsidP="00260DD5">
      <w:pPr>
        <w:pStyle w:val="NormalWeb"/>
        <w:numPr>
          <w:ilvl w:val="0"/>
          <w:numId w:val="148"/>
        </w:numPr>
        <w:jc w:val="both"/>
        <w:rPr>
          <w:rFonts w:asciiTheme="majorBidi" w:hAnsiTheme="majorBidi" w:cstheme="majorBidi"/>
        </w:rPr>
      </w:pPr>
      <w:r w:rsidRPr="00260DD5">
        <w:rPr>
          <w:rFonts w:asciiTheme="majorBidi" w:hAnsiTheme="majorBidi" w:cstheme="majorBidi"/>
        </w:rPr>
        <w:t>Recognize good sources for company and industry research.</w:t>
      </w:r>
    </w:p>
    <w:p w14:paraId="00E63B27" w14:textId="77777777" w:rsidR="00762A03" w:rsidRPr="00260DD5" w:rsidRDefault="00762A03" w:rsidP="00260DD5">
      <w:pPr>
        <w:pStyle w:val="NormalWeb"/>
        <w:numPr>
          <w:ilvl w:val="0"/>
          <w:numId w:val="148"/>
        </w:numPr>
        <w:jc w:val="both"/>
        <w:rPr>
          <w:rFonts w:asciiTheme="majorBidi" w:hAnsiTheme="majorBidi" w:cstheme="majorBidi"/>
        </w:rPr>
      </w:pPr>
      <w:r w:rsidRPr="00260DD5">
        <w:rPr>
          <w:rFonts w:asciiTheme="majorBidi" w:hAnsiTheme="majorBidi" w:cstheme="majorBidi"/>
        </w:rPr>
        <w:t>Discuss how to conduct an informational interview.</w:t>
      </w:r>
    </w:p>
    <w:p w14:paraId="1B77FA46" w14:textId="77777777" w:rsidR="00762A03" w:rsidRPr="00260DD5" w:rsidRDefault="00762A03" w:rsidP="00260DD5">
      <w:pPr>
        <w:pStyle w:val="Heading2"/>
        <w:jc w:val="both"/>
      </w:pPr>
      <w:bookmarkStart w:id="134" w:name="_Toc236217443"/>
      <w:r w:rsidRPr="00260DD5">
        <w:t>Introduction</w:t>
      </w:r>
      <w:bookmarkEnd w:id="134"/>
    </w:p>
    <w:p w14:paraId="64C8FE42"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When we schedule a job interview, we may immediately begin wondering how we can prepare for a great interview. The best place to start is by learning as much as possible about the organization we are interviewing with and the industry we want to enter.</w:t>
      </w:r>
    </w:p>
    <w:p w14:paraId="0DCF237A" w14:textId="77777777" w:rsidR="00762A03" w:rsidRPr="00260DD5" w:rsidRDefault="00762A03" w:rsidP="00260DD5">
      <w:pPr>
        <w:pStyle w:val="Heading2"/>
        <w:jc w:val="both"/>
      </w:pPr>
      <w:bookmarkStart w:id="135" w:name="_Toc236217444"/>
      <w:r w:rsidRPr="00260DD5">
        <w:t>Researching a Company</w:t>
      </w:r>
      <w:bookmarkEnd w:id="135"/>
    </w:p>
    <w:p w14:paraId="5E90B3EB" w14:textId="77777777" w:rsidR="00762A03" w:rsidRPr="00260DD5" w:rsidRDefault="00762A03" w:rsidP="00260DD5">
      <w:pPr>
        <w:pStyle w:val="NormalWeb"/>
        <w:jc w:val="both"/>
        <w:rPr>
          <w:rFonts w:asciiTheme="majorBidi" w:hAnsiTheme="majorBidi" w:cstheme="majorBidi"/>
          <w:color w:val="0070C0"/>
        </w:rPr>
      </w:pPr>
      <w:r w:rsidRPr="00260DD5">
        <w:rPr>
          <w:rFonts w:asciiTheme="majorBidi" w:hAnsiTheme="majorBidi" w:cstheme="majorBidi"/>
          <w:color w:val="0070C0"/>
        </w:rPr>
        <w:t>The company's own website is a rich source of information. The following sections are particularly valuable.</w:t>
      </w:r>
    </w:p>
    <w:p w14:paraId="70532BD7" w14:textId="77777777" w:rsidR="00762A03" w:rsidRPr="00260DD5" w:rsidRDefault="00762A03" w:rsidP="00260DD5">
      <w:pPr>
        <w:pStyle w:val="Heading3"/>
        <w:jc w:val="both"/>
      </w:pPr>
      <w:bookmarkStart w:id="136" w:name="_Toc236217445"/>
      <w:r w:rsidRPr="00260DD5">
        <w:t>History</w:t>
      </w:r>
      <w:bookmarkEnd w:id="136"/>
    </w:p>
    <w:p w14:paraId="41C5BF68"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 xml:space="preserve">The </w:t>
      </w:r>
      <w:r w:rsidRPr="00260DD5">
        <w:rPr>
          <w:rStyle w:val="Strong"/>
          <w:rFonts w:asciiTheme="majorBidi" w:eastAsiaTheme="majorEastAsia" w:hAnsiTheme="majorBidi" w:cstheme="majorBidi"/>
        </w:rPr>
        <w:t>History</w:t>
      </w:r>
      <w:r w:rsidRPr="00260DD5">
        <w:rPr>
          <w:rFonts w:asciiTheme="majorBidi" w:hAnsiTheme="majorBidi" w:cstheme="majorBidi"/>
        </w:rPr>
        <w:t xml:space="preserve"> section may provide information about:</w:t>
      </w:r>
    </w:p>
    <w:p w14:paraId="5A4CCCA0" w14:textId="77777777" w:rsidR="00762A03" w:rsidRPr="00260DD5" w:rsidRDefault="00762A03" w:rsidP="00260DD5">
      <w:pPr>
        <w:pStyle w:val="NormalWeb"/>
        <w:numPr>
          <w:ilvl w:val="0"/>
          <w:numId w:val="149"/>
        </w:numPr>
        <w:jc w:val="both"/>
        <w:rPr>
          <w:rFonts w:asciiTheme="majorBidi" w:hAnsiTheme="majorBidi" w:cstheme="majorBidi"/>
        </w:rPr>
      </w:pPr>
      <w:r w:rsidRPr="00260DD5">
        <w:rPr>
          <w:rFonts w:asciiTheme="majorBidi" w:hAnsiTheme="majorBidi" w:cstheme="majorBidi"/>
        </w:rPr>
        <w:t>The company's origins and history.</w:t>
      </w:r>
    </w:p>
    <w:p w14:paraId="4F52F9C7" w14:textId="77777777" w:rsidR="00762A03" w:rsidRPr="00260DD5" w:rsidRDefault="00762A03" w:rsidP="00260DD5">
      <w:pPr>
        <w:pStyle w:val="NormalWeb"/>
        <w:numPr>
          <w:ilvl w:val="0"/>
          <w:numId w:val="149"/>
        </w:numPr>
        <w:jc w:val="both"/>
        <w:rPr>
          <w:rFonts w:asciiTheme="majorBidi" w:hAnsiTheme="majorBidi" w:cstheme="majorBidi"/>
        </w:rPr>
      </w:pPr>
      <w:r w:rsidRPr="00260DD5">
        <w:rPr>
          <w:rFonts w:asciiTheme="majorBidi" w:hAnsiTheme="majorBidi" w:cstheme="majorBidi"/>
        </w:rPr>
        <w:t>Its mission and vision statements.</w:t>
      </w:r>
    </w:p>
    <w:p w14:paraId="3D453776" w14:textId="77777777" w:rsidR="00762A03" w:rsidRPr="00260DD5" w:rsidRDefault="00762A03" w:rsidP="00260DD5">
      <w:pPr>
        <w:pStyle w:val="NormalWeb"/>
        <w:numPr>
          <w:ilvl w:val="0"/>
          <w:numId w:val="149"/>
        </w:numPr>
        <w:jc w:val="both"/>
        <w:rPr>
          <w:rFonts w:asciiTheme="majorBidi" w:hAnsiTheme="majorBidi" w:cstheme="majorBidi"/>
        </w:rPr>
      </w:pPr>
      <w:r w:rsidRPr="00260DD5">
        <w:rPr>
          <w:rFonts w:asciiTheme="majorBidi" w:hAnsiTheme="majorBidi" w:cstheme="majorBidi"/>
        </w:rPr>
        <w:t>The company's goals.</w:t>
      </w:r>
    </w:p>
    <w:p w14:paraId="236D807D" w14:textId="77777777" w:rsidR="00762A03" w:rsidRPr="00260DD5" w:rsidRDefault="00762A03" w:rsidP="00260DD5">
      <w:pPr>
        <w:pStyle w:val="NormalWeb"/>
        <w:numPr>
          <w:ilvl w:val="0"/>
          <w:numId w:val="149"/>
        </w:numPr>
        <w:jc w:val="both"/>
        <w:rPr>
          <w:rFonts w:asciiTheme="majorBidi" w:hAnsiTheme="majorBidi" w:cstheme="majorBidi"/>
        </w:rPr>
      </w:pPr>
      <w:r w:rsidRPr="00260DD5">
        <w:rPr>
          <w:rFonts w:asciiTheme="majorBidi" w:hAnsiTheme="majorBidi" w:cstheme="majorBidi"/>
        </w:rPr>
        <w:t>The company culture.</w:t>
      </w:r>
    </w:p>
    <w:p w14:paraId="3AE6EDFD" w14:textId="77777777" w:rsidR="00762A03" w:rsidRPr="00260DD5" w:rsidRDefault="00762A03" w:rsidP="00260DD5">
      <w:pPr>
        <w:pStyle w:val="Heading3"/>
        <w:jc w:val="both"/>
      </w:pPr>
      <w:bookmarkStart w:id="137" w:name="_Toc236217446"/>
      <w:r w:rsidRPr="00260DD5">
        <w:t>Keywords</w:t>
      </w:r>
      <w:bookmarkEnd w:id="137"/>
    </w:p>
    <w:p w14:paraId="4844CDB0"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Read carefully through the website and notice repeating keywords.</w:t>
      </w:r>
    </w:p>
    <w:p w14:paraId="1293BD6B"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The company's choice of words to describe what it does or what it represents can help us understand the image the company strives to project and maintain. We may want to use this language during our interview to show that we are in tune with the company.</w:t>
      </w:r>
    </w:p>
    <w:p w14:paraId="48D67B9A" w14:textId="77777777" w:rsidR="00762A03" w:rsidRPr="00260DD5" w:rsidRDefault="00762A03" w:rsidP="00260DD5">
      <w:pPr>
        <w:pStyle w:val="Heading3"/>
        <w:jc w:val="both"/>
      </w:pPr>
      <w:bookmarkStart w:id="138" w:name="_Toc236217447"/>
      <w:r w:rsidRPr="00260DD5">
        <w:t>Careers</w:t>
      </w:r>
      <w:bookmarkEnd w:id="138"/>
    </w:p>
    <w:p w14:paraId="67509298"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Looking at other job listings can help us understand:</w:t>
      </w:r>
    </w:p>
    <w:p w14:paraId="1914AE48" w14:textId="77777777" w:rsidR="00762A03" w:rsidRPr="00260DD5" w:rsidRDefault="00762A03" w:rsidP="00260DD5">
      <w:pPr>
        <w:pStyle w:val="NormalWeb"/>
        <w:numPr>
          <w:ilvl w:val="0"/>
          <w:numId w:val="150"/>
        </w:numPr>
        <w:jc w:val="both"/>
        <w:rPr>
          <w:rFonts w:asciiTheme="majorBidi" w:hAnsiTheme="majorBidi" w:cstheme="majorBidi"/>
        </w:rPr>
      </w:pPr>
      <w:r w:rsidRPr="00260DD5">
        <w:rPr>
          <w:rFonts w:asciiTheme="majorBidi" w:hAnsiTheme="majorBidi" w:cstheme="majorBidi"/>
        </w:rPr>
        <w:t>Where the company plans to expand.</w:t>
      </w:r>
    </w:p>
    <w:p w14:paraId="496ECA8F" w14:textId="77777777" w:rsidR="00762A03" w:rsidRPr="00260DD5" w:rsidRDefault="00762A03" w:rsidP="00260DD5">
      <w:pPr>
        <w:pStyle w:val="NormalWeb"/>
        <w:numPr>
          <w:ilvl w:val="0"/>
          <w:numId w:val="150"/>
        </w:numPr>
        <w:jc w:val="both"/>
        <w:rPr>
          <w:rFonts w:asciiTheme="majorBidi" w:hAnsiTheme="majorBidi" w:cstheme="majorBidi"/>
        </w:rPr>
      </w:pPr>
      <w:r w:rsidRPr="00260DD5">
        <w:rPr>
          <w:rFonts w:asciiTheme="majorBidi" w:hAnsiTheme="majorBidi" w:cstheme="majorBidi"/>
        </w:rPr>
        <w:t>The company's priorities and future direction.</w:t>
      </w:r>
    </w:p>
    <w:p w14:paraId="3A5DB7F3" w14:textId="77777777" w:rsidR="00762A03" w:rsidRPr="00260DD5" w:rsidRDefault="00762A03" w:rsidP="00260DD5">
      <w:pPr>
        <w:pStyle w:val="Heading3"/>
        <w:jc w:val="both"/>
      </w:pPr>
      <w:bookmarkStart w:id="139" w:name="_Toc236217448"/>
      <w:r w:rsidRPr="00260DD5">
        <w:t>Data</w:t>
      </w:r>
      <w:bookmarkEnd w:id="139"/>
    </w:p>
    <w:p w14:paraId="3866C39D"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As data scientists, we should pay close attention to quantitative information, such as:</w:t>
      </w:r>
    </w:p>
    <w:p w14:paraId="596B2BCF" w14:textId="77777777" w:rsidR="00762A03" w:rsidRPr="00260DD5" w:rsidRDefault="00762A03" w:rsidP="00260DD5">
      <w:pPr>
        <w:pStyle w:val="NormalWeb"/>
        <w:numPr>
          <w:ilvl w:val="0"/>
          <w:numId w:val="151"/>
        </w:numPr>
        <w:jc w:val="both"/>
        <w:rPr>
          <w:rFonts w:asciiTheme="majorBidi" w:hAnsiTheme="majorBidi" w:cstheme="majorBidi"/>
        </w:rPr>
      </w:pPr>
      <w:r w:rsidRPr="00260DD5">
        <w:rPr>
          <w:rFonts w:asciiTheme="majorBidi" w:hAnsiTheme="majorBidi" w:cstheme="majorBidi"/>
        </w:rPr>
        <w:lastRenderedPageBreak/>
        <w:t>Sales reports.</w:t>
      </w:r>
    </w:p>
    <w:p w14:paraId="7F7C92DD" w14:textId="77777777" w:rsidR="00762A03" w:rsidRPr="00260DD5" w:rsidRDefault="00762A03" w:rsidP="00260DD5">
      <w:pPr>
        <w:pStyle w:val="NormalWeb"/>
        <w:numPr>
          <w:ilvl w:val="0"/>
          <w:numId w:val="151"/>
        </w:numPr>
        <w:jc w:val="both"/>
        <w:rPr>
          <w:rFonts w:asciiTheme="majorBidi" w:hAnsiTheme="majorBidi" w:cstheme="majorBidi"/>
        </w:rPr>
      </w:pPr>
      <w:r w:rsidRPr="00260DD5">
        <w:rPr>
          <w:rFonts w:asciiTheme="majorBidi" w:hAnsiTheme="majorBidi" w:cstheme="majorBidi"/>
        </w:rPr>
        <w:t>Number of customers.</w:t>
      </w:r>
    </w:p>
    <w:p w14:paraId="691B335A" w14:textId="77777777" w:rsidR="00762A03" w:rsidRPr="00260DD5" w:rsidRDefault="00762A03" w:rsidP="00260DD5">
      <w:pPr>
        <w:pStyle w:val="NormalWeb"/>
        <w:numPr>
          <w:ilvl w:val="0"/>
          <w:numId w:val="151"/>
        </w:numPr>
        <w:jc w:val="both"/>
        <w:rPr>
          <w:rFonts w:asciiTheme="majorBidi" w:hAnsiTheme="majorBidi" w:cstheme="majorBidi"/>
        </w:rPr>
      </w:pPr>
      <w:r w:rsidRPr="00260DD5">
        <w:rPr>
          <w:rFonts w:asciiTheme="majorBidi" w:hAnsiTheme="majorBidi" w:cstheme="majorBidi"/>
        </w:rPr>
        <w:t>Details about the scope of work accomplished.</w:t>
      </w:r>
    </w:p>
    <w:p w14:paraId="538DE254" w14:textId="77777777" w:rsidR="00762A03" w:rsidRPr="00260DD5" w:rsidRDefault="00762A03" w:rsidP="00260DD5">
      <w:pPr>
        <w:pStyle w:val="NormalWeb"/>
        <w:numPr>
          <w:ilvl w:val="0"/>
          <w:numId w:val="151"/>
        </w:numPr>
        <w:jc w:val="both"/>
        <w:rPr>
          <w:rFonts w:asciiTheme="majorBidi" w:hAnsiTheme="majorBidi" w:cstheme="majorBidi"/>
        </w:rPr>
      </w:pPr>
      <w:r w:rsidRPr="00260DD5">
        <w:rPr>
          <w:rFonts w:asciiTheme="majorBidi" w:hAnsiTheme="majorBidi" w:cstheme="majorBidi"/>
        </w:rPr>
        <w:t>Company achievements.</w:t>
      </w:r>
    </w:p>
    <w:p w14:paraId="05309A2B"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This information may also provide clues about the tools the company uses to display and present information.</w:t>
      </w:r>
    </w:p>
    <w:p w14:paraId="34971B72" w14:textId="77777777" w:rsidR="00762A03" w:rsidRPr="00260DD5" w:rsidRDefault="00762A03" w:rsidP="00260DD5">
      <w:pPr>
        <w:pStyle w:val="Heading2"/>
        <w:jc w:val="both"/>
      </w:pPr>
      <w:bookmarkStart w:id="140" w:name="_Toc236217449"/>
      <w:r w:rsidRPr="00260DD5">
        <w:t>Other Sources for Company and Industry Research</w:t>
      </w:r>
      <w:bookmarkEnd w:id="140"/>
    </w:p>
    <w:p w14:paraId="2404A441"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Although the company website is the most readily available source to begin our research, many other valuable resources are available.</w:t>
      </w:r>
    </w:p>
    <w:p w14:paraId="611E2229" w14:textId="77777777" w:rsidR="00762A03" w:rsidRPr="00260DD5" w:rsidRDefault="00762A03" w:rsidP="00260DD5">
      <w:pPr>
        <w:pStyle w:val="Heading3"/>
        <w:jc w:val="both"/>
      </w:pPr>
      <w:bookmarkStart w:id="141" w:name="_Toc236217450"/>
      <w:r w:rsidRPr="00260DD5">
        <w:t>Chamber of Commerce and Better Business Bureau</w:t>
      </w:r>
      <w:bookmarkEnd w:id="141"/>
    </w:p>
    <w:p w14:paraId="5C1162D9"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Check our local Chamber of Commerce or the Better Business Bureau website for additional information about the company.</w:t>
      </w:r>
    </w:p>
    <w:p w14:paraId="220A0483" w14:textId="77777777" w:rsidR="00762A03" w:rsidRPr="00260DD5" w:rsidRDefault="00762A03" w:rsidP="00260DD5">
      <w:pPr>
        <w:pStyle w:val="Heading3"/>
        <w:jc w:val="both"/>
      </w:pPr>
      <w:bookmarkStart w:id="142" w:name="_Toc236217451"/>
      <w:r w:rsidRPr="00260DD5">
        <w:t>Social Media</w:t>
      </w:r>
      <w:bookmarkEnd w:id="142"/>
    </w:p>
    <w:p w14:paraId="755BDBB8"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Social media is a good way to find:</w:t>
      </w:r>
    </w:p>
    <w:p w14:paraId="600922A5" w14:textId="77777777" w:rsidR="00762A03" w:rsidRPr="00260DD5" w:rsidRDefault="00762A03" w:rsidP="00260DD5">
      <w:pPr>
        <w:pStyle w:val="NormalWeb"/>
        <w:numPr>
          <w:ilvl w:val="0"/>
          <w:numId w:val="152"/>
        </w:numPr>
        <w:jc w:val="both"/>
        <w:rPr>
          <w:rFonts w:asciiTheme="majorBidi" w:hAnsiTheme="majorBidi" w:cstheme="majorBidi"/>
        </w:rPr>
      </w:pPr>
      <w:r w:rsidRPr="00260DD5">
        <w:rPr>
          <w:rFonts w:asciiTheme="majorBidi" w:hAnsiTheme="majorBidi" w:cstheme="majorBidi"/>
        </w:rPr>
        <w:t>Current company news.</w:t>
      </w:r>
    </w:p>
    <w:p w14:paraId="5982F712" w14:textId="77777777" w:rsidR="00762A03" w:rsidRPr="00260DD5" w:rsidRDefault="00762A03" w:rsidP="00260DD5">
      <w:pPr>
        <w:pStyle w:val="NormalWeb"/>
        <w:numPr>
          <w:ilvl w:val="0"/>
          <w:numId w:val="152"/>
        </w:numPr>
        <w:jc w:val="both"/>
        <w:rPr>
          <w:rFonts w:asciiTheme="majorBidi" w:hAnsiTheme="majorBidi" w:cstheme="majorBidi"/>
        </w:rPr>
      </w:pPr>
      <w:r w:rsidRPr="00260DD5">
        <w:rPr>
          <w:rFonts w:asciiTheme="majorBidi" w:hAnsiTheme="majorBidi" w:cstheme="majorBidi"/>
        </w:rPr>
        <w:t>Recent activities.</w:t>
      </w:r>
    </w:p>
    <w:p w14:paraId="104D534B" w14:textId="77777777" w:rsidR="00762A03" w:rsidRPr="00260DD5" w:rsidRDefault="00762A03" w:rsidP="00260DD5">
      <w:pPr>
        <w:pStyle w:val="NormalWeb"/>
        <w:numPr>
          <w:ilvl w:val="0"/>
          <w:numId w:val="152"/>
        </w:numPr>
        <w:jc w:val="both"/>
        <w:rPr>
          <w:rFonts w:asciiTheme="majorBidi" w:hAnsiTheme="majorBidi" w:cstheme="majorBidi"/>
        </w:rPr>
      </w:pPr>
      <w:r w:rsidRPr="00260DD5">
        <w:rPr>
          <w:rFonts w:asciiTheme="majorBidi" w:hAnsiTheme="majorBidi" w:cstheme="majorBidi"/>
        </w:rPr>
        <w:t>Information about the company culture.</w:t>
      </w:r>
    </w:p>
    <w:p w14:paraId="0181315A" w14:textId="77777777" w:rsidR="00762A03" w:rsidRPr="00260DD5" w:rsidRDefault="00762A03" w:rsidP="00260DD5">
      <w:pPr>
        <w:pStyle w:val="Heading3"/>
        <w:jc w:val="both"/>
      </w:pPr>
      <w:bookmarkStart w:id="143" w:name="_Toc236217452"/>
      <w:r w:rsidRPr="00260DD5">
        <w:t>Web Search</w:t>
      </w:r>
      <w:bookmarkEnd w:id="143"/>
    </w:p>
    <w:p w14:paraId="544EF9A6"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A web search may reveal valuable information if the company has been featured in publications or news reports.</w:t>
      </w:r>
    </w:p>
    <w:p w14:paraId="74CC38BC"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Look for:</w:t>
      </w:r>
    </w:p>
    <w:p w14:paraId="59A96B06" w14:textId="77777777" w:rsidR="00762A03" w:rsidRPr="00260DD5" w:rsidRDefault="00762A03" w:rsidP="00260DD5">
      <w:pPr>
        <w:pStyle w:val="NormalWeb"/>
        <w:numPr>
          <w:ilvl w:val="0"/>
          <w:numId w:val="153"/>
        </w:numPr>
        <w:jc w:val="both"/>
        <w:rPr>
          <w:rFonts w:asciiTheme="majorBidi" w:hAnsiTheme="majorBidi" w:cstheme="majorBidi"/>
        </w:rPr>
      </w:pPr>
      <w:r w:rsidRPr="00260DD5">
        <w:rPr>
          <w:rFonts w:asciiTheme="majorBidi" w:hAnsiTheme="majorBidi" w:cstheme="majorBidi"/>
        </w:rPr>
        <w:t>Articles about the company.</w:t>
      </w:r>
    </w:p>
    <w:p w14:paraId="537BA037" w14:textId="77777777" w:rsidR="00762A03" w:rsidRPr="00260DD5" w:rsidRDefault="00762A03" w:rsidP="00260DD5">
      <w:pPr>
        <w:pStyle w:val="NormalWeb"/>
        <w:numPr>
          <w:ilvl w:val="0"/>
          <w:numId w:val="153"/>
        </w:numPr>
        <w:jc w:val="both"/>
        <w:rPr>
          <w:rFonts w:asciiTheme="majorBidi" w:hAnsiTheme="majorBidi" w:cstheme="majorBidi"/>
        </w:rPr>
      </w:pPr>
      <w:r w:rsidRPr="00260DD5">
        <w:rPr>
          <w:rFonts w:asciiTheme="majorBidi" w:hAnsiTheme="majorBidi" w:cstheme="majorBidi"/>
        </w:rPr>
        <w:t>Articles about individuals associated with the company.</w:t>
      </w:r>
    </w:p>
    <w:p w14:paraId="48BE526B"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We may even discover information that makes us rethink becoming involved with a particular company.</w:t>
      </w:r>
    </w:p>
    <w:p w14:paraId="486CB70D" w14:textId="77777777" w:rsidR="00762A03" w:rsidRPr="00260DD5" w:rsidRDefault="00762A03" w:rsidP="00260DD5">
      <w:pPr>
        <w:pStyle w:val="Heading3"/>
        <w:jc w:val="both"/>
      </w:pPr>
      <w:bookmarkStart w:id="144" w:name="_Toc236217453"/>
      <w:r w:rsidRPr="00260DD5">
        <w:t>LinkedIn</w:t>
      </w:r>
      <w:bookmarkEnd w:id="144"/>
    </w:p>
    <w:p w14:paraId="0DB741F2"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LinkedIn provides extensive company information.</w:t>
      </w:r>
    </w:p>
    <w:p w14:paraId="4A699AAF"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If we know the name of our interviewer, reviewing their LinkedIn profile can help us learn about their professional background.</w:t>
      </w:r>
    </w:p>
    <w:p w14:paraId="50600723" w14:textId="77777777" w:rsidR="00762A03" w:rsidRPr="00260DD5" w:rsidRDefault="00762A03" w:rsidP="00260DD5">
      <w:pPr>
        <w:pStyle w:val="Heading3"/>
        <w:jc w:val="both"/>
      </w:pPr>
      <w:bookmarkStart w:id="145" w:name="_Toc236217454"/>
      <w:r w:rsidRPr="00260DD5">
        <w:t>Glassdoor</w:t>
      </w:r>
      <w:bookmarkEnd w:id="145"/>
    </w:p>
    <w:p w14:paraId="0EFEA235"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Websites such as Glassdoor allow employees and customers to post reviews about companies.</w:t>
      </w:r>
    </w:p>
    <w:p w14:paraId="59A19296"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lastRenderedPageBreak/>
        <w:t>Read several recent reviews to learn about:</w:t>
      </w:r>
    </w:p>
    <w:p w14:paraId="26815B56" w14:textId="77777777" w:rsidR="00762A03" w:rsidRPr="00260DD5" w:rsidRDefault="00762A03" w:rsidP="00260DD5">
      <w:pPr>
        <w:pStyle w:val="NormalWeb"/>
        <w:numPr>
          <w:ilvl w:val="0"/>
          <w:numId w:val="154"/>
        </w:numPr>
        <w:jc w:val="both"/>
        <w:rPr>
          <w:rFonts w:asciiTheme="majorBidi" w:hAnsiTheme="majorBidi" w:cstheme="majorBidi"/>
        </w:rPr>
      </w:pPr>
      <w:r w:rsidRPr="00260DD5">
        <w:rPr>
          <w:rFonts w:asciiTheme="majorBidi" w:hAnsiTheme="majorBidi" w:cstheme="majorBidi"/>
        </w:rPr>
        <w:t>Employee experiences.</w:t>
      </w:r>
    </w:p>
    <w:p w14:paraId="4B99B9B9" w14:textId="77777777" w:rsidR="00762A03" w:rsidRPr="00260DD5" w:rsidRDefault="00762A03" w:rsidP="00260DD5">
      <w:pPr>
        <w:pStyle w:val="NormalWeb"/>
        <w:numPr>
          <w:ilvl w:val="0"/>
          <w:numId w:val="154"/>
        </w:numPr>
        <w:jc w:val="both"/>
        <w:rPr>
          <w:rFonts w:asciiTheme="majorBidi" w:hAnsiTheme="majorBidi" w:cstheme="majorBidi"/>
        </w:rPr>
      </w:pPr>
      <w:r w:rsidRPr="00260DD5">
        <w:rPr>
          <w:rFonts w:asciiTheme="majorBidi" w:hAnsiTheme="majorBidi" w:cstheme="majorBidi"/>
        </w:rPr>
        <w:t>Customer experiences.</w:t>
      </w:r>
    </w:p>
    <w:p w14:paraId="6376D2FC" w14:textId="77777777" w:rsidR="00762A03" w:rsidRPr="00260DD5" w:rsidRDefault="00762A03" w:rsidP="00260DD5">
      <w:pPr>
        <w:pStyle w:val="NormalWeb"/>
        <w:numPr>
          <w:ilvl w:val="0"/>
          <w:numId w:val="154"/>
        </w:numPr>
        <w:jc w:val="both"/>
        <w:rPr>
          <w:rFonts w:asciiTheme="majorBidi" w:hAnsiTheme="majorBidi" w:cstheme="majorBidi"/>
        </w:rPr>
      </w:pPr>
      <w:r w:rsidRPr="00260DD5">
        <w:rPr>
          <w:rFonts w:asciiTheme="majorBidi" w:hAnsiTheme="majorBidi" w:cstheme="majorBidi"/>
        </w:rPr>
        <w:t>Interview reports.</w:t>
      </w:r>
    </w:p>
    <w:p w14:paraId="6088F326" w14:textId="77777777" w:rsidR="00762A03" w:rsidRPr="00260DD5" w:rsidRDefault="00762A03" w:rsidP="00260DD5">
      <w:pPr>
        <w:pStyle w:val="NormalWeb"/>
        <w:numPr>
          <w:ilvl w:val="0"/>
          <w:numId w:val="154"/>
        </w:numPr>
        <w:jc w:val="both"/>
        <w:rPr>
          <w:rFonts w:asciiTheme="majorBidi" w:hAnsiTheme="majorBidi" w:cstheme="majorBidi"/>
        </w:rPr>
      </w:pPr>
      <w:r w:rsidRPr="00260DD5">
        <w:rPr>
          <w:rFonts w:asciiTheme="majorBidi" w:hAnsiTheme="majorBidi" w:cstheme="majorBidi"/>
        </w:rPr>
        <w:t>What to expect during the interview process.</w:t>
      </w:r>
    </w:p>
    <w:p w14:paraId="00E4DE56" w14:textId="77777777" w:rsidR="00762A03" w:rsidRPr="00260DD5" w:rsidRDefault="00762A03" w:rsidP="00260DD5">
      <w:pPr>
        <w:pStyle w:val="Heading2"/>
        <w:jc w:val="both"/>
      </w:pPr>
      <w:bookmarkStart w:id="146" w:name="_Toc236217455"/>
      <w:r w:rsidRPr="00260DD5">
        <w:t>Informational Interviews</w:t>
      </w:r>
      <w:bookmarkEnd w:id="146"/>
    </w:p>
    <w:p w14:paraId="67324170"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An informational interview is an informal meeting with someone working in a field we want to pursue.</w:t>
      </w:r>
    </w:p>
    <w:p w14:paraId="0E05485F"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 xml:space="preserve">It is </w:t>
      </w:r>
      <w:r w:rsidRPr="00260DD5">
        <w:rPr>
          <w:rStyle w:val="Strong"/>
          <w:rFonts w:asciiTheme="majorBidi" w:eastAsiaTheme="majorEastAsia" w:hAnsiTheme="majorBidi" w:cstheme="majorBidi"/>
        </w:rPr>
        <w:t>not</w:t>
      </w:r>
      <w:r w:rsidRPr="00260DD5">
        <w:rPr>
          <w:rFonts w:asciiTheme="majorBidi" w:hAnsiTheme="majorBidi" w:cstheme="majorBidi"/>
        </w:rPr>
        <w:t xml:space="preserve"> a job interview. Its primary purpose is to research careers.</w:t>
      </w:r>
    </w:p>
    <w:p w14:paraId="7BB62BEA"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An informational interview can provide:</w:t>
      </w:r>
    </w:p>
    <w:p w14:paraId="16BFB42F" w14:textId="77777777" w:rsidR="00762A03" w:rsidRPr="00260DD5" w:rsidRDefault="00762A03" w:rsidP="00260DD5">
      <w:pPr>
        <w:pStyle w:val="NormalWeb"/>
        <w:numPr>
          <w:ilvl w:val="0"/>
          <w:numId w:val="155"/>
        </w:numPr>
        <w:jc w:val="both"/>
        <w:rPr>
          <w:rFonts w:asciiTheme="majorBidi" w:hAnsiTheme="majorBidi" w:cstheme="majorBidi"/>
        </w:rPr>
      </w:pPr>
      <w:r w:rsidRPr="00260DD5">
        <w:rPr>
          <w:rFonts w:asciiTheme="majorBidi" w:hAnsiTheme="majorBidi" w:cstheme="majorBidi"/>
        </w:rPr>
        <w:t>Valuable career tips.</w:t>
      </w:r>
    </w:p>
    <w:p w14:paraId="5370326F" w14:textId="77777777" w:rsidR="00762A03" w:rsidRPr="00260DD5" w:rsidRDefault="00762A03" w:rsidP="00260DD5">
      <w:pPr>
        <w:pStyle w:val="NormalWeb"/>
        <w:numPr>
          <w:ilvl w:val="0"/>
          <w:numId w:val="155"/>
        </w:numPr>
        <w:jc w:val="both"/>
        <w:rPr>
          <w:rFonts w:asciiTheme="majorBidi" w:hAnsiTheme="majorBidi" w:cstheme="majorBidi"/>
        </w:rPr>
      </w:pPr>
      <w:r w:rsidRPr="00260DD5">
        <w:rPr>
          <w:rFonts w:asciiTheme="majorBidi" w:hAnsiTheme="majorBidi" w:cstheme="majorBidi"/>
        </w:rPr>
        <w:t>Expert advice.</w:t>
      </w:r>
    </w:p>
    <w:p w14:paraId="124BB17B" w14:textId="77777777" w:rsidR="00762A03" w:rsidRPr="00260DD5" w:rsidRDefault="00762A03" w:rsidP="00260DD5">
      <w:pPr>
        <w:pStyle w:val="NormalWeb"/>
        <w:numPr>
          <w:ilvl w:val="0"/>
          <w:numId w:val="155"/>
        </w:numPr>
        <w:jc w:val="both"/>
        <w:rPr>
          <w:rFonts w:asciiTheme="majorBidi" w:hAnsiTheme="majorBidi" w:cstheme="majorBidi"/>
        </w:rPr>
      </w:pPr>
      <w:r w:rsidRPr="00260DD5">
        <w:rPr>
          <w:rFonts w:asciiTheme="majorBidi" w:hAnsiTheme="majorBidi" w:cstheme="majorBidi"/>
        </w:rPr>
        <w:t>Guidance for choosing a career path.</w:t>
      </w:r>
    </w:p>
    <w:p w14:paraId="7CE47766" w14:textId="77777777" w:rsidR="00762A03" w:rsidRPr="00260DD5" w:rsidRDefault="00762A03" w:rsidP="00260DD5">
      <w:pPr>
        <w:pStyle w:val="Heading2"/>
        <w:jc w:val="both"/>
      </w:pPr>
      <w:bookmarkStart w:id="147" w:name="_Toc236217456"/>
      <w:r w:rsidRPr="00260DD5">
        <w:t>Finding Someone for an Informational Interview</w:t>
      </w:r>
      <w:bookmarkEnd w:id="147"/>
    </w:p>
    <w:p w14:paraId="63C57B57"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To find someone to interview:</w:t>
      </w:r>
    </w:p>
    <w:p w14:paraId="2A19990A" w14:textId="77777777" w:rsidR="00762A03" w:rsidRPr="00260DD5" w:rsidRDefault="00762A03" w:rsidP="00260DD5">
      <w:pPr>
        <w:pStyle w:val="NormalWeb"/>
        <w:numPr>
          <w:ilvl w:val="0"/>
          <w:numId w:val="156"/>
        </w:numPr>
        <w:jc w:val="both"/>
        <w:rPr>
          <w:rFonts w:asciiTheme="majorBidi" w:hAnsiTheme="majorBidi" w:cstheme="majorBidi"/>
          <w:color w:val="0070C0"/>
        </w:rPr>
      </w:pPr>
      <w:r w:rsidRPr="00260DD5">
        <w:rPr>
          <w:rFonts w:asciiTheme="majorBidi" w:hAnsiTheme="majorBidi" w:cstheme="majorBidi"/>
          <w:color w:val="0070C0"/>
        </w:rPr>
        <w:t xml:space="preserve">Make a list of </w:t>
      </w:r>
      <w:r w:rsidRPr="00260DD5">
        <w:rPr>
          <w:rStyle w:val="Strong"/>
          <w:rFonts w:asciiTheme="majorBidi" w:eastAsiaTheme="majorEastAsia" w:hAnsiTheme="majorBidi" w:cstheme="majorBidi"/>
          <w:color w:val="0070C0"/>
        </w:rPr>
        <w:t>three to five companies</w:t>
      </w:r>
      <w:r w:rsidRPr="00260DD5">
        <w:rPr>
          <w:rFonts w:asciiTheme="majorBidi" w:hAnsiTheme="majorBidi" w:cstheme="majorBidi"/>
          <w:color w:val="0070C0"/>
        </w:rPr>
        <w:t xml:space="preserve"> we would like to learn more about, preferably within our area.</w:t>
      </w:r>
    </w:p>
    <w:p w14:paraId="3310E5B5" w14:textId="77777777" w:rsidR="00762A03" w:rsidRPr="00260DD5" w:rsidRDefault="00762A03" w:rsidP="00260DD5">
      <w:pPr>
        <w:pStyle w:val="NormalWeb"/>
        <w:numPr>
          <w:ilvl w:val="0"/>
          <w:numId w:val="156"/>
        </w:numPr>
        <w:jc w:val="both"/>
        <w:rPr>
          <w:rFonts w:asciiTheme="majorBidi" w:hAnsiTheme="majorBidi" w:cstheme="majorBidi"/>
          <w:color w:val="0070C0"/>
        </w:rPr>
      </w:pPr>
      <w:r w:rsidRPr="00260DD5">
        <w:rPr>
          <w:rFonts w:asciiTheme="majorBidi" w:hAnsiTheme="majorBidi" w:cstheme="majorBidi"/>
          <w:color w:val="0070C0"/>
        </w:rPr>
        <w:t>Use LinkedIn or another career network to identify professionals working as data scientists at those companies.</w:t>
      </w:r>
    </w:p>
    <w:p w14:paraId="2A4918C3" w14:textId="77777777" w:rsidR="00762A03" w:rsidRPr="00260DD5" w:rsidRDefault="00762A03" w:rsidP="00260DD5">
      <w:pPr>
        <w:pStyle w:val="NormalWeb"/>
        <w:numPr>
          <w:ilvl w:val="0"/>
          <w:numId w:val="156"/>
        </w:numPr>
        <w:jc w:val="both"/>
        <w:rPr>
          <w:rFonts w:asciiTheme="majorBidi" w:hAnsiTheme="majorBidi" w:cstheme="majorBidi"/>
          <w:color w:val="0070C0"/>
        </w:rPr>
      </w:pPr>
      <w:r w:rsidRPr="00260DD5">
        <w:rPr>
          <w:rFonts w:asciiTheme="majorBidi" w:hAnsiTheme="majorBidi" w:cstheme="majorBidi"/>
          <w:color w:val="0070C0"/>
        </w:rPr>
        <w:t>Use professional networks or social media to find other data scientists.</w:t>
      </w:r>
    </w:p>
    <w:p w14:paraId="5147B9AB" w14:textId="77777777" w:rsidR="00762A03" w:rsidRPr="00260DD5" w:rsidRDefault="00762A03" w:rsidP="00260DD5">
      <w:pPr>
        <w:pStyle w:val="NormalWeb"/>
        <w:numPr>
          <w:ilvl w:val="0"/>
          <w:numId w:val="156"/>
        </w:numPr>
        <w:jc w:val="both"/>
        <w:rPr>
          <w:rFonts w:asciiTheme="majorBidi" w:hAnsiTheme="majorBidi" w:cstheme="majorBidi"/>
          <w:color w:val="0070C0"/>
        </w:rPr>
      </w:pPr>
      <w:r w:rsidRPr="00260DD5">
        <w:rPr>
          <w:rFonts w:asciiTheme="majorBidi" w:hAnsiTheme="majorBidi" w:cstheme="majorBidi"/>
          <w:color w:val="0070C0"/>
        </w:rPr>
        <w:t>Ask a teacher, professor, or friend to recommend someone they know.</w:t>
      </w:r>
    </w:p>
    <w:p w14:paraId="47AAC43D" w14:textId="77777777" w:rsidR="00762A03" w:rsidRPr="00260DD5" w:rsidRDefault="00762A03" w:rsidP="00260DD5">
      <w:pPr>
        <w:pStyle w:val="NormalWeb"/>
        <w:numPr>
          <w:ilvl w:val="0"/>
          <w:numId w:val="156"/>
        </w:numPr>
        <w:jc w:val="both"/>
        <w:rPr>
          <w:rFonts w:asciiTheme="majorBidi" w:hAnsiTheme="majorBidi" w:cstheme="majorBidi"/>
          <w:color w:val="0070C0"/>
        </w:rPr>
      </w:pPr>
      <w:r w:rsidRPr="00260DD5">
        <w:rPr>
          <w:rFonts w:asciiTheme="majorBidi" w:hAnsiTheme="majorBidi" w:cstheme="majorBidi"/>
          <w:color w:val="0070C0"/>
        </w:rPr>
        <w:t>Prepare a brief introduction explaining the purpose of our request.</w:t>
      </w:r>
    </w:p>
    <w:p w14:paraId="7D37404F" w14:textId="77777777" w:rsidR="00762A03" w:rsidRPr="00260DD5" w:rsidRDefault="00762A03" w:rsidP="00260DD5">
      <w:pPr>
        <w:pStyle w:val="NormalWeb"/>
        <w:numPr>
          <w:ilvl w:val="0"/>
          <w:numId w:val="156"/>
        </w:numPr>
        <w:jc w:val="both"/>
        <w:rPr>
          <w:rFonts w:asciiTheme="majorBidi" w:hAnsiTheme="majorBidi" w:cstheme="majorBidi"/>
          <w:color w:val="0070C0"/>
        </w:rPr>
      </w:pPr>
      <w:r w:rsidRPr="00260DD5">
        <w:rPr>
          <w:rFonts w:asciiTheme="majorBidi" w:hAnsiTheme="majorBidi" w:cstheme="majorBidi"/>
          <w:color w:val="0070C0"/>
        </w:rPr>
        <w:t>Reach out by:</w:t>
      </w:r>
    </w:p>
    <w:p w14:paraId="4BAB02F8" w14:textId="77777777" w:rsidR="00762A03" w:rsidRPr="00260DD5" w:rsidRDefault="00762A03" w:rsidP="00260DD5">
      <w:pPr>
        <w:pStyle w:val="NormalWeb"/>
        <w:numPr>
          <w:ilvl w:val="1"/>
          <w:numId w:val="156"/>
        </w:numPr>
        <w:jc w:val="both"/>
        <w:rPr>
          <w:rFonts w:asciiTheme="majorBidi" w:hAnsiTheme="majorBidi" w:cstheme="majorBidi"/>
          <w:color w:val="0070C0"/>
        </w:rPr>
      </w:pPr>
      <w:r w:rsidRPr="00260DD5">
        <w:rPr>
          <w:rFonts w:asciiTheme="majorBidi" w:hAnsiTheme="majorBidi" w:cstheme="majorBidi"/>
          <w:color w:val="0070C0"/>
        </w:rPr>
        <w:t>Email</w:t>
      </w:r>
    </w:p>
    <w:p w14:paraId="7A9DD010" w14:textId="77777777" w:rsidR="00762A03" w:rsidRPr="00260DD5" w:rsidRDefault="00762A03" w:rsidP="00260DD5">
      <w:pPr>
        <w:pStyle w:val="NormalWeb"/>
        <w:numPr>
          <w:ilvl w:val="1"/>
          <w:numId w:val="156"/>
        </w:numPr>
        <w:jc w:val="both"/>
        <w:rPr>
          <w:rFonts w:asciiTheme="majorBidi" w:hAnsiTheme="majorBidi" w:cstheme="majorBidi"/>
          <w:color w:val="0070C0"/>
        </w:rPr>
      </w:pPr>
      <w:r w:rsidRPr="00260DD5">
        <w:rPr>
          <w:rFonts w:asciiTheme="majorBidi" w:hAnsiTheme="majorBidi" w:cstheme="majorBidi"/>
          <w:color w:val="0070C0"/>
        </w:rPr>
        <w:t>Phone</w:t>
      </w:r>
    </w:p>
    <w:p w14:paraId="1343EC34" w14:textId="77777777" w:rsidR="00762A03" w:rsidRPr="00260DD5" w:rsidRDefault="00762A03" w:rsidP="00260DD5">
      <w:pPr>
        <w:pStyle w:val="NormalWeb"/>
        <w:numPr>
          <w:ilvl w:val="1"/>
          <w:numId w:val="156"/>
        </w:numPr>
        <w:jc w:val="both"/>
        <w:rPr>
          <w:rFonts w:asciiTheme="majorBidi" w:hAnsiTheme="majorBidi" w:cstheme="majorBidi"/>
          <w:color w:val="0070C0"/>
        </w:rPr>
      </w:pPr>
      <w:r w:rsidRPr="00260DD5">
        <w:rPr>
          <w:rFonts w:asciiTheme="majorBidi" w:hAnsiTheme="majorBidi" w:cstheme="majorBidi"/>
          <w:color w:val="0070C0"/>
        </w:rPr>
        <w:t>LinkedIn</w:t>
      </w:r>
    </w:p>
    <w:p w14:paraId="2FC93A11" w14:textId="77777777" w:rsidR="00762A03" w:rsidRPr="00260DD5" w:rsidRDefault="00762A03" w:rsidP="00260DD5">
      <w:pPr>
        <w:pStyle w:val="NormalWeb"/>
        <w:numPr>
          <w:ilvl w:val="1"/>
          <w:numId w:val="156"/>
        </w:numPr>
        <w:jc w:val="both"/>
        <w:rPr>
          <w:rFonts w:asciiTheme="majorBidi" w:hAnsiTheme="majorBidi" w:cstheme="majorBidi"/>
          <w:color w:val="0070C0"/>
        </w:rPr>
      </w:pPr>
      <w:r w:rsidRPr="00260DD5">
        <w:rPr>
          <w:rFonts w:asciiTheme="majorBidi" w:hAnsiTheme="majorBidi" w:cstheme="majorBidi"/>
          <w:color w:val="0070C0"/>
        </w:rPr>
        <w:t>Another professional platform</w:t>
      </w:r>
    </w:p>
    <w:p w14:paraId="55C57A56" w14:textId="77777777" w:rsidR="00762A03" w:rsidRPr="00260DD5" w:rsidRDefault="00762A03" w:rsidP="00260DD5">
      <w:pPr>
        <w:pStyle w:val="Heading2"/>
        <w:jc w:val="both"/>
      </w:pPr>
      <w:bookmarkStart w:id="148" w:name="_Toc236217457"/>
      <w:r w:rsidRPr="00260DD5">
        <w:t>Conducting an Informational Interview</w:t>
      </w:r>
      <w:bookmarkEnd w:id="148"/>
    </w:p>
    <w:p w14:paraId="13F31F1E"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During the interview:</w:t>
      </w:r>
    </w:p>
    <w:p w14:paraId="70FD8E9F" w14:textId="77777777" w:rsidR="00762A03" w:rsidRPr="00260DD5" w:rsidRDefault="00762A03" w:rsidP="00260DD5">
      <w:pPr>
        <w:pStyle w:val="NormalWeb"/>
        <w:numPr>
          <w:ilvl w:val="0"/>
          <w:numId w:val="157"/>
        </w:numPr>
        <w:jc w:val="both"/>
        <w:rPr>
          <w:rFonts w:asciiTheme="majorBidi" w:hAnsiTheme="majorBidi" w:cstheme="majorBidi"/>
        </w:rPr>
      </w:pPr>
      <w:r w:rsidRPr="00260DD5">
        <w:rPr>
          <w:rFonts w:asciiTheme="majorBidi" w:hAnsiTheme="majorBidi" w:cstheme="majorBidi"/>
        </w:rPr>
        <w:t>Allow the conversation to flow naturally.</w:t>
      </w:r>
    </w:p>
    <w:p w14:paraId="4A5569F7" w14:textId="77777777" w:rsidR="00762A03" w:rsidRPr="00260DD5" w:rsidRDefault="00762A03" w:rsidP="00260DD5">
      <w:pPr>
        <w:pStyle w:val="NormalWeb"/>
        <w:numPr>
          <w:ilvl w:val="0"/>
          <w:numId w:val="157"/>
        </w:numPr>
        <w:jc w:val="both"/>
        <w:rPr>
          <w:rFonts w:asciiTheme="majorBidi" w:hAnsiTheme="majorBidi" w:cstheme="majorBidi"/>
        </w:rPr>
      </w:pPr>
      <w:r w:rsidRPr="00260DD5">
        <w:rPr>
          <w:rFonts w:asciiTheme="majorBidi" w:hAnsiTheme="majorBidi" w:cstheme="majorBidi"/>
        </w:rPr>
        <w:t>Be open to unexpected information and insights.</w:t>
      </w:r>
    </w:p>
    <w:p w14:paraId="49CEFA7A" w14:textId="77777777" w:rsidR="00762A03" w:rsidRPr="00260DD5" w:rsidRDefault="00762A03" w:rsidP="00260DD5">
      <w:pPr>
        <w:pStyle w:val="NormalWeb"/>
        <w:numPr>
          <w:ilvl w:val="0"/>
          <w:numId w:val="157"/>
        </w:numPr>
        <w:jc w:val="both"/>
        <w:rPr>
          <w:rFonts w:asciiTheme="majorBidi" w:hAnsiTheme="majorBidi" w:cstheme="majorBidi"/>
        </w:rPr>
      </w:pPr>
      <w:r w:rsidRPr="00260DD5">
        <w:rPr>
          <w:rFonts w:asciiTheme="majorBidi" w:hAnsiTheme="majorBidi" w:cstheme="majorBidi"/>
        </w:rPr>
        <w:t>Take notes, especially on useful tips and expert advice.</w:t>
      </w:r>
    </w:p>
    <w:p w14:paraId="246BFAAE" w14:textId="77777777" w:rsidR="00762A03" w:rsidRPr="00260DD5" w:rsidRDefault="00762A03" w:rsidP="00260DD5">
      <w:pPr>
        <w:pStyle w:val="NormalWeb"/>
        <w:numPr>
          <w:ilvl w:val="0"/>
          <w:numId w:val="157"/>
        </w:numPr>
        <w:jc w:val="both"/>
        <w:rPr>
          <w:rFonts w:asciiTheme="majorBidi" w:hAnsiTheme="majorBidi" w:cstheme="majorBidi"/>
        </w:rPr>
      </w:pPr>
      <w:r w:rsidRPr="00260DD5">
        <w:rPr>
          <w:rFonts w:asciiTheme="majorBidi" w:hAnsiTheme="majorBidi" w:cstheme="majorBidi"/>
        </w:rPr>
        <w:t>Monitor the time throughout the meeting.</w:t>
      </w:r>
    </w:p>
    <w:p w14:paraId="5D7CAF50" w14:textId="77777777" w:rsidR="00762A03" w:rsidRPr="00260DD5" w:rsidRDefault="00762A03" w:rsidP="00260DD5">
      <w:pPr>
        <w:pStyle w:val="NormalWeb"/>
        <w:numPr>
          <w:ilvl w:val="0"/>
          <w:numId w:val="157"/>
        </w:numPr>
        <w:jc w:val="both"/>
        <w:rPr>
          <w:rFonts w:asciiTheme="majorBidi" w:hAnsiTheme="majorBidi" w:cstheme="majorBidi"/>
        </w:rPr>
      </w:pPr>
      <w:r w:rsidRPr="00260DD5">
        <w:rPr>
          <w:rFonts w:asciiTheme="majorBidi" w:hAnsiTheme="majorBidi" w:cstheme="majorBidi"/>
        </w:rPr>
        <w:t>Check halfway through our questions to ensure we stay within the agreed-upon time.</w:t>
      </w:r>
    </w:p>
    <w:p w14:paraId="135E828E" w14:textId="77777777" w:rsidR="00762A03" w:rsidRPr="00260DD5" w:rsidRDefault="00762A03" w:rsidP="00260DD5">
      <w:pPr>
        <w:pStyle w:val="NormalWeb"/>
        <w:numPr>
          <w:ilvl w:val="0"/>
          <w:numId w:val="157"/>
        </w:numPr>
        <w:jc w:val="both"/>
        <w:rPr>
          <w:rFonts w:asciiTheme="majorBidi" w:hAnsiTheme="majorBidi" w:cstheme="majorBidi"/>
        </w:rPr>
      </w:pPr>
      <w:r w:rsidRPr="00260DD5">
        <w:rPr>
          <w:rFonts w:asciiTheme="majorBidi" w:hAnsiTheme="majorBidi" w:cstheme="majorBidi"/>
        </w:rPr>
        <w:t xml:space="preserve">Keep the interview to </w:t>
      </w:r>
      <w:r w:rsidRPr="00260DD5">
        <w:rPr>
          <w:rStyle w:val="Strong"/>
          <w:rFonts w:asciiTheme="majorBidi" w:eastAsiaTheme="majorEastAsia" w:hAnsiTheme="majorBidi" w:cstheme="majorBidi"/>
        </w:rPr>
        <w:t>30 minutes or less</w:t>
      </w:r>
      <w:r w:rsidRPr="00260DD5">
        <w:rPr>
          <w:rFonts w:asciiTheme="majorBidi" w:hAnsiTheme="majorBidi" w:cstheme="majorBidi"/>
        </w:rPr>
        <w:t>.</w:t>
      </w:r>
    </w:p>
    <w:p w14:paraId="2BC34A0B" w14:textId="77777777" w:rsidR="00762A03" w:rsidRPr="00260DD5" w:rsidRDefault="00762A03" w:rsidP="00260DD5">
      <w:pPr>
        <w:pStyle w:val="Heading2"/>
        <w:jc w:val="both"/>
      </w:pPr>
      <w:bookmarkStart w:id="149" w:name="_Toc236217458"/>
      <w:r w:rsidRPr="00260DD5">
        <w:lastRenderedPageBreak/>
        <w:t>After the Interview</w:t>
      </w:r>
      <w:bookmarkEnd w:id="149"/>
    </w:p>
    <w:p w14:paraId="7DFC5445" w14:textId="77777777" w:rsidR="00762A03" w:rsidRPr="00260DD5" w:rsidRDefault="00762A03" w:rsidP="00260DD5">
      <w:pPr>
        <w:pStyle w:val="NormalWeb"/>
        <w:jc w:val="both"/>
        <w:rPr>
          <w:rFonts w:asciiTheme="majorBidi" w:hAnsiTheme="majorBidi" w:cstheme="majorBidi"/>
        </w:rPr>
      </w:pPr>
      <w:r w:rsidRPr="00260DD5">
        <w:rPr>
          <w:rFonts w:asciiTheme="majorBidi" w:hAnsiTheme="majorBidi" w:cstheme="majorBidi"/>
        </w:rPr>
        <w:t>Once the interview is complete:</w:t>
      </w:r>
    </w:p>
    <w:p w14:paraId="5439D7D2" w14:textId="77777777" w:rsidR="00762A03" w:rsidRPr="00260DD5" w:rsidRDefault="00762A03" w:rsidP="00260DD5">
      <w:pPr>
        <w:pStyle w:val="NormalWeb"/>
        <w:numPr>
          <w:ilvl w:val="0"/>
          <w:numId w:val="158"/>
        </w:numPr>
        <w:jc w:val="both"/>
        <w:rPr>
          <w:rFonts w:asciiTheme="majorBidi" w:hAnsiTheme="majorBidi" w:cstheme="majorBidi"/>
        </w:rPr>
      </w:pPr>
      <w:r w:rsidRPr="00260DD5">
        <w:rPr>
          <w:rFonts w:asciiTheme="majorBidi" w:hAnsiTheme="majorBidi" w:cstheme="majorBidi"/>
        </w:rPr>
        <w:t>Review our notes.</w:t>
      </w:r>
    </w:p>
    <w:p w14:paraId="4A197DC3" w14:textId="77777777" w:rsidR="00762A03" w:rsidRPr="00260DD5" w:rsidRDefault="00762A03" w:rsidP="00260DD5">
      <w:pPr>
        <w:pStyle w:val="NormalWeb"/>
        <w:numPr>
          <w:ilvl w:val="0"/>
          <w:numId w:val="158"/>
        </w:numPr>
        <w:jc w:val="both"/>
        <w:rPr>
          <w:rFonts w:asciiTheme="majorBidi" w:hAnsiTheme="majorBidi" w:cstheme="majorBidi"/>
        </w:rPr>
      </w:pPr>
      <w:r w:rsidRPr="00260DD5">
        <w:rPr>
          <w:rFonts w:asciiTheme="majorBidi" w:hAnsiTheme="majorBidi" w:cstheme="majorBidi"/>
        </w:rPr>
        <w:t>Highlight areas requiring further research.</w:t>
      </w:r>
    </w:p>
    <w:p w14:paraId="4EFA7FF3" w14:textId="77777777" w:rsidR="00762A03" w:rsidRPr="00260DD5" w:rsidRDefault="00762A03" w:rsidP="00260DD5">
      <w:pPr>
        <w:pStyle w:val="NormalWeb"/>
        <w:numPr>
          <w:ilvl w:val="0"/>
          <w:numId w:val="158"/>
        </w:numPr>
        <w:jc w:val="both"/>
        <w:rPr>
          <w:rFonts w:asciiTheme="majorBidi" w:hAnsiTheme="majorBidi" w:cstheme="majorBidi"/>
        </w:rPr>
      </w:pPr>
      <w:r w:rsidRPr="00260DD5">
        <w:rPr>
          <w:rFonts w:asciiTheme="majorBidi" w:hAnsiTheme="majorBidi" w:cstheme="majorBidi"/>
        </w:rPr>
        <w:t>Send a thank-you note to the interviewee.</w:t>
      </w:r>
    </w:p>
    <w:p w14:paraId="7B0B6C82" w14:textId="77777777" w:rsidR="00762A03" w:rsidRPr="00260DD5" w:rsidRDefault="00762A03" w:rsidP="00260DD5">
      <w:pPr>
        <w:pStyle w:val="NormalWeb"/>
        <w:numPr>
          <w:ilvl w:val="0"/>
          <w:numId w:val="158"/>
        </w:numPr>
        <w:jc w:val="both"/>
        <w:rPr>
          <w:rFonts w:asciiTheme="majorBidi" w:hAnsiTheme="majorBidi" w:cstheme="majorBidi"/>
        </w:rPr>
      </w:pPr>
      <w:r w:rsidRPr="00260DD5">
        <w:rPr>
          <w:rFonts w:asciiTheme="majorBidi" w:hAnsiTheme="majorBidi" w:cstheme="majorBidi"/>
        </w:rPr>
        <w:t>Stay connected through LinkedIn or other professional platforms.</w:t>
      </w:r>
    </w:p>
    <w:p w14:paraId="004EB243" w14:textId="77777777" w:rsidR="00762A03" w:rsidRPr="00260DD5" w:rsidRDefault="00762A03" w:rsidP="00260DD5">
      <w:pPr>
        <w:pStyle w:val="NormalWeb"/>
        <w:numPr>
          <w:ilvl w:val="0"/>
          <w:numId w:val="158"/>
        </w:numPr>
        <w:jc w:val="both"/>
        <w:rPr>
          <w:rFonts w:asciiTheme="majorBidi" w:hAnsiTheme="majorBidi" w:cstheme="majorBidi"/>
        </w:rPr>
      </w:pPr>
      <w:r w:rsidRPr="00260DD5">
        <w:rPr>
          <w:rFonts w:asciiTheme="majorBidi" w:hAnsiTheme="majorBidi" w:cstheme="majorBidi"/>
        </w:rPr>
        <w:t>Continue building our professional network.</w:t>
      </w:r>
    </w:p>
    <w:p w14:paraId="661971B4" w14:textId="77777777" w:rsidR="00762A03" w:rsidRPr="00260DD5" w:rsidRDefault="00762A03" w:rsidP="00260DD5">
      <w:pPr>
        <w:pStyle w:val="Heading2"/>
        <w:jc w:val="both"/>
      </w:pPr>
      <w:bookmarkStart w:id="150" w:name="_Toc236217459"/>
      <w:r w:rsidRPr="00260DD5">
        <w:t>Suggested Informational Interview Questions</w:t>
      </w:r>
      <w:bookmarkEnd w:id="150"/>
    </w:p>
    <w:p w14:paraId="792BFD86" w14:textId="77777777" w:rsidR="00762A03" w:rsidRPr="00260DD5" w:rsidRDefault="00762A03" w:rsidP="00260DD5">
      <w:pPr>
        <w:pStyle w:val="Heading3"/>
        <w:jc w:val="both"/>
      </w:pPr>
      <w:bookmarkStart w:id="151" w:name="_Toc236217460"/>
      <w:r w:rsidRPr="00260DD5">
        <w:t>Questions About the Interviewee's Background</w:t>
      </w:r>
      <w:bookmarkEnd w:id="151"/>
    </w:p>
    <w:p w14:paraId="27AA04ED" w14:textId="77777777" w:rsidR="00762A03" w:rsidRPr="00260DD5" w:rsidRDefault="00762A03" w:rsidP="00260DD5">
      <w:pPr>
        <w:pStyle w:val="NormalWeb"/>
        <w:numPr>
          <w:ilvl w:val="0"/>
          <w:numId w:val="159"/>
        </w:numPr>
        <w:jc w:val="both"/>
        <w:rPr>
          <w:rFonts w:asciiTheme="majorBidi" w:hAnsiTheme="majorBidi" w:cstheme="majorBidi"/>
        </w:rPr>
      </w:pPr>
      <w:r w:rsidRPr="00260DD5">
        <w:rPr>
          <w:rFonts w:asciiTheme="majorBidi" w:hAnsiTheme="majorBidi" w:cstheme="majorBidi"/>
        </w:rPr>
        <w:t>How did you become interested in the data scientist role?</w:t>
      </w:r>
    </w:p>
    <w:p w14:paraId="408BCCB1" w14:textId="77777777" w:rsidR="00762A03" w:rsidRPr="00260DD5" w:rsidRDefault="00762A03" w:rsidP="00260DD5">
      <w:pPr>
        <w:pStyle w:val="NormalWeb"/>
        <w:numPr>
          <w:ilvl w:val="0"/>
          <w:numId w:val="159"/>
        </w:numPr>
        <w:jc w:val="both"/>
        <w:rPr>
          <w:rFonts w:asciiTheme="majorBidi" w:hAnsiTheme="majorBidi" w:cstheme="majorBidi"/>
        </w:rPr>
      </w:pPr>
      <w:r w:rsidRPr="00260DD5">
        <w:rPr>
          <w:rFonts w:asciiTheme="majorBidi" w:hAnsiTheme="majorBidi" w:cstheme="majorBidi"/>
        </w:rPr>
        <w:t>How did you prepare to enter the field?</w:t>
      </w:r>
    </w:p>
    <w:p w14:paraId="4E387EE9" w14:textId="77777777" w:rsidR="00762A03" w:rsidRPr="00260DD5" w:rsidRDefault="00762A03" w:rsidP="00260DD5">
      <w:pPr>
        <w:pStyle w:val="NormalWeb"/>
        <w:numPr>
          <w:ilvl w:val="0"/>
          <w:numId w:val="159"/>
        </w:numPr>
        <w:jc w:val="both"/>
        <w:rPr>
          <w:rFonts w:asciiTheme="majorBidi" w:hAnsiTheme="majorBidi" w:cstheme="majorBidi"/>
        </w:rPr>
      </w:pPr>
      <w:r w:rsidRPr="00260DD5">
        <w:rPr>
          <w:rFonts w:asciiTheme="majorBidi" w:hAnsiTheme="majorBidi" w:cstheme="majorBidi"/>
        </w:rPr>
        <w:t>How did you begin your career?</w:t>
      </w:r>
    </w:p>
    <w:p w14:paraId="68699DF6" w14:textId="77777777" w:rsidR="00762A03" w:rsidRPr="00260DD5" w:rsidRDefault="00762A03" w:rsidP="00260DD5">
      <w:pPr>
        <w:pStyle w:val="Heading3"/>
        <w:jc w:val="both"/>
      </w:pPr>
      <w:bookmarkStart w:id="152" w:name="_Toc236217461"/>
      <w:r w:rsidRPr="00260DD5">
        <w:t>Questions About the Current Role</w:t>
      </w:r>
      <w:bookmarkEnd w:id="152"/>
    </w:p>
    <w:p w14:paraId="36DDE718" w14:textId="77777777" w:rsidR="00762A03" w:rsidRPr="00260DD5" w:rsidRDefault="00762A03" w:rsidP="00260DD5">
      <w:pPr>
        <w:pStyle w:val="NormalWeb"/>
        <w:numPr>
          <w:ilvl w:val="0"/>
          <w:numId w:val="160"/>
        </w:numPr>
        <w:jc w:val="both"/>
        <w:rPr>
          <w:rFonts w:asciiTheme="majorBidi" w:hAnsiTheme="majorBidi" w:cstheme="majorBidi"/>
        </w:rPr>
      </w:pPr>
      <w:r w:rsidRPr="00260DD5">
        <w:rPr>
          <w:rFonts w:asciiTheme="majorBidi" w:hAnsiTheme="majorBidi" w:cstheme="majorBidi"/>
        </w:rPr>
        <w:t>What is a typical workday like for you?</w:t>
      </w:r>
    </w:p>
    <w:p w14:paraId="79F75FCD" w14:textId="77777777" w:rsidR="00762A03" w:rsidRPr="00260DD5" w:rsidRDefault="00762A03" w:rsidP="00260DD5">
      <w:pPr>
        <w:pStyle w:val="NormalWeb"/>
        <w:numPr>
          <w:ilvl w:val="0"/>
          <w:numId w:val="160"/>
        </w:numPr>
        <w:jc w:val="both"/>
        <w:rPr>
          <w:rFonts w:asciiTheme="majorBidi" w:hAnsiTheme="majorBidi" w:cstheme="majorBidi"/>
        </w:rPr>
      </w:pPr>
      <w:r w:rsidRPr="00260DD5">
        <w:rPr>
          <w:rFonts w:asciiTheme="majorBidi" w:hAnsiTheme="majorBidi" w:cstheme="majorBidi"/>
        </w:rPr>
        <w:t>What do you like most about your work?</w:t>
      </w:r>
    </w:p>
    <w:p w14:paraId="222344BE" w14:textId="77777777" w:rsidR="00762A03" w:rsidRPr="00260DD5" w:rsidRDefault="00762A03" w:rsidP="00260DD5">
      <w:pPr>
        <w:pStyle w:val="NormalWeb"/>
        <w:numPr>
          <w:ilvl w:val="0"/>
          <w:numId w:val="160"/>
        </w:numPr>
        <w:jc w:val="both"/>
        <w:rPr>
          <w:rFonts w:asciiTheme="majorBidi" w:hAnsiTheme="majorBidi" w:cstheme="majorBidi"/>
        </w:rPr>
      </w:pPr>
      <w:r w:rsidRPr="00260DD5">
        <w:rPr>
          <w:rFonts w:asciiTheme="majorBidi" w:hAnsiTheme="majorBidi" w:cstheme="majorBidi"/>
        </w:rPr>
        <w:t>What is one of your favorite projects that you have worked on?</w:t>
      </w:r>
    </w:p>
    <w:p w14:paraId="3E10FDDF" w14:textId="77777777" w:rsidR="00762A03" w:rsidRPr="00260DD5" w:rsidRDefault="00762A03" w:rsidP="00260DD5">
      <w:pPr>
        <w:pStyle w:val="NormalWeb"/>
        <w:numPr>
          <w:ilvl w:val="0"/>
          <w:numId w:val="160"/>
        </w:numPr>
        <w:jc w:val="both"/>
        <w:rPr>
          <w:rFonts w:asciiTheme="majorBidi" w:hAnsiTheme="majorBidi" w:cstheme="majorBidi"/>
        </w:rPr>
      </w:pPr>
      <w:r w:rsidRPr="00260DD5">
        <w:rPr>
          <w:rFonts w:asciiTheme="majorBidi" w:hAnsiTheme="majorBidi" w:cstheme="majorBidi"/>
        </w:rPr>
        <w:t>What is the most difficult challenge you have dealt with?</w:t>
      </w:r>
    </w:p>
    <w:p w14:paraId="2CE82D7A" w14:textId="77777777" w:rsidR="00762A03" w:rsidRPr="00260DD5" w:rsidRDefault="00762A03" w:rsidP="00260DD5">
      <w:pPr>
        <w:pStyle w:val="NormalWeb"/>
        <w:numPr>
          <w:ilvl w:val="0"/>
          <w:numId w:val="160"/>
        </w:numPr>
        <w:jc w:val="both"/>
        <w:rPr>
          <w:rFonts w:asciiTheme="majorBidi" w:hAnsiTheme="majorBidi" w:cstheme="majorBidi"/>
        </w:rPr>
      </w:pPr>
      <w:r w:rsidRPr="00260DD5">
        <w:rPr>
          <w:rFonts w:asciiTheme="majorBidi" w:hAnsiTheme="majorBidi" w:cstheme="majorBidi"/>
        </w:rPr>
        <w:t>What would you like to accomplish next in your career?</w:t>
      </w:r>
    </w:p>
    <w:p w14:paraId="62257683" w14:textId="77777777" w:rsidR="00762A03" w:rsidRPr="00260DD5" w:rsidRDefault="00762A03" w:rsidP="00260DD5">
      <w:pPr>
        <w:pStyle w:val="Heading3"/>
        <w:jc w:val="both"/>
      </w:pPr>
      <w:bookmarkStart w:id="153" w:name="_Toc236217462"/>
      <w:r w:rsidRPr="00260DD5">
        <w:t>Questions for Career Advice</w:t>
      </w:r>
      <w:bookmarkEnd w:id="153"/>
    </w:p>
    <w:p w14:paraId="52406D95" w14:textId="77777777" w:rsidR="00762A03" w:rsidRPr="00260DD5" w:rsidRDefault="00762A03" w:rsidP="00260DD5">
      <w:pPr>
        <w:pStyle w:val="NormalWeb"/>
        <w:numPr>
          <w:ilvl w:val="0"/>
          <w:numId w:val="161"/>
        </w:numPr>
        <w:jc w:val="both"/>
        <w:rPr>
          <w:rFonts w:asciiTheme="majorBidi" w:hAnsiTheme="majorBidi" w:cstheme="majorBidi"/>
        </w:rPr>
      </w:pPr>
      <w:r w:rsidRPr="00260DD5">
        <w:rPr>
          <w:rFonts w:asciiTheme="majorBidi" w:hAnsiTheme="majorBidi" w:cstheme="majorBidi"/>
        </w:rPr>
        <w:t>What related fields or career paths would you recommend we also look into?</w:t>
      </w:r>
    </w:p>
    <w:p w14:paraId="0CB8DFD9" w14:textId="77777777" w:rsidR="00762A03" w:rsidRPr="00260DD5" w:rsidRDefault="00762A03" w:rsidP="00260DD5">
      <w:pPr>
        <w:pStyle w:val="NormalWeb"/>
        <w:numPr>
          <w:ilvl w:val="0"/>
          <w:numId w:val="161"/>
        </w:numPr>
        <w:jc w:val="both"/>
        <w:rPr>
          <w:rFonts w:asciiTheme="majorBidi" w:hAnsiTheme="majorBidi" w:cstheme="majorBidi"/>
        </w:rPr>
      </w:pPr>
      <w:r w:rsidRPr="00260DD5">
        <w:rPr>
          <w:rFonts w:asciiTheme="majorBidi" w:hAnsiTheme="majorBidi" w:cstheme="majorBidi"/>
        </w:rPr>
        <w:t>How do you stay current and learn new technology?</w:t>
      </w:r>
    </w:p>
    <w:p w14:paraId="2B703ED5" w14:textId="77777777" w:rsidR="00762A03" w:rsidRPr="00260DD5" w:rsidRDefault="00762A03" w:rsidP="00260DD5">
      <w:pPr>
        <w:pStyle w:val="NormalWeb"/>
        <w:numPr>
          <w:ilvl w:val="0"/>
          <w:numId w:val="161"/>
        </w:numPr>
        <w:jc w:val="both"/>
        <w:rPr>
          <w:rFonts w:asciiTheme="majorBidi" w:hAnsiTheme="majorBidi" w:cstheme="majorBidi"/>
        </w:rPr>
      </w:pPr>
      <w:r w:rsidRPr="00260DD5">
        <w:rPr>
          <w:rFonts w:asciiTheme="majorBidi" w:hAnsiTheme="majorBidi" w:cstheme="majorBidi"/>
        </w:rPr>
        <w:t>What current issues and trends in the field should we be aware of?</w:t>
      </w:r>
    </w:p>
    <w:p w14:paraId="0C27314C" w14:textId="77777777" w:rsidR="00762A03" w:rsidRPr="00260DD5" w:rsidRDefault="00762A03" w:rsidP="00260DD5">
      <w:pPr>
        <w:pStyle w:val="NormalWeb"/>
        <w:numPr>
          <w:ilvl w:val="0"/>
          <w:numId w:val="161"/>
        </w:numPr>
        <w:jc w:val="both"/>
        <w:rPr>
          <w:rFonts w:asciiTheme="majorBidi" w:hAnsiTheme="majorBidi" w:cstheme="majorBidi"/>
        </w:rPr>
      </w:pPr>
      <w:r w:rsidRPr="00260DD5">
        <w:rPr>
          <w:rFonts w:asciiTheme="majorBidi" w:hAnsiTheme="majorBidi" w:cstheme="majorBidi"/>
        </w:rPr>
        <w:t>What are the most effective strategies for seeking a position in this field?</w:t>
      </w:r>
    </w:p>
    <w:p w14:paraId="569AE1C3" w14:textId="77777777" w:rsidR="00762A03" w:rsidRPr="00260DD5" w:rsidRDefault="00762A03" w:rsidP="00260DD5">
      <w:pPr>
        <w:pStyle w:val="Heading2"/>
        <w:jc w:val="both"/>
      </w:pPr>
      <w:bookmarkStart w:id="154" w:name="_Toc236217463"/>
      <w:r w:rsidRPr="00260DD5">
        <w:t>Key Takeaways</w:t>
      </w:r>
      <w:bookmarkEnd w:id="154"/>
    </w:p>
    <w:p w14:paraId="0ED3D5AD" w14:textId="77777777" w:rsidR="00762A03" w:rsidRPr="00260DD5" w:rsidRDefault="00762A03" w:rsidP="00260DD5">
      <w:pPr>
        <w:pStyle w:val="NormalWeb"/>
        <w:numPr>
          <w:ilvl w:val="0"/>
          <w:numId w:val="162"/>
        </w:numPr>
        <w:jc w:val="both"/>
        <w:rPr>
          <w:rFonts w:asciiTheme="majorBidi" w:hAnsiTheme="majorBidi" w:cstheme="majorBidi"/>
        </w:rPr>
      </w:pPr>
      <w:r w:rsidRPr="00260DD5">
        <w:rPr>
          <w:rFonts w:asciiTheme="majorBidi" w:hAnsiTheme="majorBidi" w:cstheme="majorBidi"/>
        </w:rPr>
        <w:t>Company websites are a good primary source of information about a company.</w:t>
      </w:r>
    </w:p>
    <w:p w14:paraId="6FB90D89" w14:textId="77777777" w:rsidR="00762A03" w:rsidRPr="00260DD5" w:rsidRDefault="00762A03" w:rsidP="00260DD5">
      <w:pPr>
        <w:pStyle w:val="NormalWeb"/>
        <w:numPr>
          <w:ilvl w:val="0"/>
          <w:numId w:val="162"/>
        </w:numPr>
        <w:jc w:val="both"/>
        <w:rPr>
          <w:rFonts w:asciiTheme="majorBidi" w:hAnsiTheme="majorBidi" w:cstheme="majorBidi"/>
        </w:rPr>
      </w:pPr>
      <w:r w:rsidRPr="00260DD5">
        <w:rPr>
          <w:rFonts w:asciiTheme="majorBidi" w:hAnsiTheme="majorBidi" w:cstheme="majorBidi"/>
        </w:rPr>
        <w:t>Other sources can provide even more information about companies and interviewers.</w:t>
      </w:r>
    </w:p>
    <w:p w14:paraId="294929BF" w14:textId="77777777" w:rsidR="00762A03" w:rsidRPr="00260DD5" w:rsidRDefault="00762A03" w:rsidP="00260DD5">
      <w:pPr>
        <w:pStyle w:val="NormalWeb"/>
        <w:numPr>
          <w:ilvl w:val="0"/>
          <w:numId w:val="162"/>
        </w:numPr>
        <w:jc w:val="both"/>
        <w:rPr>
          <w:rFonts w:asciiTheme="majorBidi" w:hAnsiTheme="majorBidi" w:cstheme="majorBidi"/>
        </w:rPr>
      </w:pPr>
      <w:r w:rsidRPr="00260DD5">
        <w:rPr>
          <w:rFonts w:asciiTheme="majorBidi" w:hAnsiTheme="majorBidi" w:cstheme="majorBidi"/>
        </w:rPr>
        <w:t>A well-planned and carefully conducted informational interview can be a valuable asset during our career search.</w:t>
      </w:r>
    </w:p>
    <w:p w14:paraId="76D34A4B" w14:textId="77777777" w:rsidR="00762A03" w:rsidRPr="00260DD5" w:rsidRDefault="00762A03" w:rsidP="00260DD5">
      <w:pPr>
        <w:pStyle w:val="NormalWeb"/>
        <w:numPr>
          <w:ilvl w:val="0"/>
          <w:numId w:val="162"/>
        </w:numPr>
        <w:jc w:val="both"/>
        <w:rPr>
          <w:rFonts w:asciiTheme="majorBidi" w:hAnsiTheme="majorBidi" w:cstheme="majorBidi"/>
        </w:rPr>
      </w:pPr>
      <w:r w:rsidRPr="00260DD5">
        <w:rPr>
          <w:rFonts w:asciiTheme="majorBidi" w:hAnsiTheme="majorBidi" w:cstheme="majorBidi"/>
        </w:rPr>
        <w:t>When we research thoroughly before an important job interview, we enter with enough background knowledge to project confidence, impress our interviewers, and stand out among other candidates.</w:t>
      </w:r>
    </w:p>
    <w:p w14:paraId="4EFC5B9C" w14:textId="77777777" w:rsidR="00DF0CCA" w:rsidRPr="00260DD5" w:rsidRDefault="00DF0CCA" w:rsidP="00260DD5">
      <w:pPr>
        <w:pStyle w:val="Heading1"/>
        <w:jc w:val="both"/>
        <w:rPr>
          <w:rFonts w:cstheme="majorBidi"/>
        </w:rPr>
      </w:pPr>
      <w:bookmarkStart w:id="155" w:name="_Toc236217464"/>
      <w:r w:rsidRPr="00260DD5">
        <w:rPr>
          <w:rFonts w:cstheme="majorBidi"/>
        </w:rPr>
        <w:t>Networking Online and Offline</w:t>
      </w:r>
      <w:bookmarkEnd w:id="155"/>
    </w:p>
    <w:p w14:paraId="42535E57" w14:textId="77777777" w:rsidR="00DF0CCA" w:rsidRPr="00260DD5" w:rsidRDefault="00DF0CCA" w:rsidP="00260DD5">
      <w:pPr>
        <w:pStyle w:val="Heading2"/>
        <w:jc w:val="both"/>
      </w:pPr>
      <w:bookmarkStart w:id="156" w:name="_Toc236217465"/>
      <w:r w:rsidRPr="00260DD5">
        <w:t>Learning Objectives</w:t>
      </w:r>
      <w:bookmarkEnd w:id="156"/>
    </w:p>
    <w:p w14:paraId="13571450"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After studying this topic, we will be able to:</w:t>
      </w:r>
    </w:p>
    <w:p w14:paraId="0EB2F956" w14:textId="77777777" w:rsidR="00DF0CCA" w:rsidRPr="00260DD5" w:rsidRDefault="00DF0CCA" w:rsidP="00260DD5">
      <w:pPr>
        <w:pStyle w:val="NormalWeb"/>
        <w:numPr>
          <w:ilvl w:val="0"/>
          <w:numId w:val="163"/>
        </w:numPr>
        <w:jc w:val="both"/>
        <w:rPr>
          <w:rFonts w:asciiTheme="majorBidi" w:hAnsiTheme="majorBidi" w:cstheme="majorBidi"/>
        </w:rPr>
      </w:pPr>
      <w:r w:rsidRPr="00260DD5">
        <w:rPr>
          <w:rFonts w:asciiTheme="majorBidi" w:hAnsiTheme="majorBidi" w:cstheme="majorBidi"/>
        </w:rPr>
        <w:lastRenderedPageBreak/>
        <w:t>Describe how networking is important to our job search.</w:t>
      </w:r>
    </w:p>
    <w:p w14:paraId="03141B88" w14:textId="77777777" w:rsidR="00DF0CCA" w:rsidRPr="00260DD5" w:rsidRDefault="00DF0CCA" w:rsidP="00260DD5">
      <w:pPr>
        <w:pStyle w:val="NormalWeb"/>
        <w:numPr>
          <w:ilvl w:val="0"/>
          <w:numId w:val="163"/>
        </w:numPr>
        <w:jc w:val="both"/>
        <w:rPr>
          <w:rFonts w:asciiTheme="majorBidi" w:hAnsiTheme="majorBidi" w:cstheme="majorBidi"/>
        </w:rPr>
      </w:pPr>
      <w:r w:rsidRPr="00260DD5">
        <w:rPr>
          <w:rFonts w:asciiTheme="majorBidi" w:hAnsiTheme="majorBidi" w:cstheme="majorBidi"/>
        </w:rPr>
        <w:t>List different ways to network online.</w:t>
      </w:r>
    </w:p>
    <w:p w14:paraId="3570E83B" w14:textId="77777777" w:rsidR="00DF0CCA" w:rsidRPr="00260DD5" w:rsidRDefault="00DF0CCA" w:rsidP="00260DD5">
      <w:pPr>
        <w:pStyle w:val="NormalWeb"/>
        <w:numPr>
          <w:ilvl w:val="0"/>
          <w:numId w:val="163"/>
        </w:numPr>
        <w:jc w:val="both"/>
        <w:rPr>
          <w:rFonts w:asciiTheme="majorBidi" w:hAnsiTheme="majorBidi" w:cstheme="majorBidi"/>
        </w:rPr>
      </w:pPr>
      <w:r w:rsidRPr="00260DD5">
        <w:rPr>
          <w:rFonts w:asciiTheme="majorBidi" w:hAnsiTheme="majorBidi" w:cstheme="majorBidi"/>
        </w:rPr>
        <w:t>Explain how to meet other professionals for networking offline.</w:t>
      </w:r>
    </w:p>
    <w:p w14:paraId="4789DF46" w14:textId="77777777" w:rsidR="00DF0CCA" w:rsidRPr="00260DD5" w:rsidRDefault="00DF0CCA" w:rsidP="00260DD5">
      <w:pPr>
        <w:pStyle w:val="Heading2"/>
        <w:jc w:val="both"/>
      </w:pPr>
      <w:bookmarkStart w:id="157" w:name="_Toc236217466"/>
      <w:r w:rsidRPr="00260DD5">
        <w:t>Importance of Networking</w:t>
      </w:r>
      <w:bookmarkEnd w:id="157"/>
    </w:p>
    <w:p w14:paraId="0F4767FC"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Networking is essential. It helps us:</w:t>
      </w:r>
    </w:p>
    <w:p w14:paraId="416CE312" w14:textId="77777777" w:rsidR="00DF0CCA" w:rsidRPr="00260DD5" w:rsidRDefault="00DF0CCA" w:rsidP="00260DD5">
      <w:pPr>
        <w:pStyle w:val="NormalWeb"/>
        <w:numPr>
          <w:ilvl w:val="0"/>
          <w:numId w:val="164"/>
        </w:numPr>
        <w:jc w:val="both"/>
        <w:rPr>
          <w:rFonts w:asciiTheme="majorBidi" w:hAnsiTheme="majorBidi" w:cstheme="majorBidi"/>
        </w:rPr>
      </w:pPr>
      <w:r w:rsidRPr="00260DD5">
        <w:rPr>
          <w:rFonts w:asciiTheme="majorBidi" w:hAnsiTheme="majorBidi" w:cstheme="majorBidi"/>
        </w:rPr>
        <w:t>Develop and improve our skill set.</w:t>
      </w:r>
    </w:p>
    <w:p w14:paraId="0950100B" w14:textId="77777777" w:rsidR="00DF0CCA" w:rsidRPr="00260DD5" w:rsidRDefault="00DF0CCA" w:rsidP="00260DD5">
      <w:pPr>
        <w:pStyle w:val="NormalWeb"/>
        <w:numPr>
          <w:ilvl w:val="0"/>
          <w:numId w:val="164"/>
        </w:numPr>
        <w:jc w:val="both"/>
        <w:rPr>
          <w:rFonts w:asciiTheme="majorBidi" w:hAnsiTheme="majorBidi" w:cstheme="majorBidi"/>
        </w:rPr>
      </w:pPr>
      <w:r w:rsidRPr="00260DD5">
        <w:rPr>
          <w:rFonts w:asciiTheme="majorBidi" w:hAnsiTheme="majorBidi" w:cstheme="majorBidi"/>
        </w:rPr>
        <w:t>Stay on top of the latest trends in our industry.</w:t>
      </w:r>
    </w:p>
    <w:p w14:paraId="5F843C0D" w14:textId="77777777" w:rsidR="00DF0CCA" w:rsidRPr="00260DD5" w:rsidRDefault="00DF0CCA" w:rsidP="00260DD5">
      <w:pPr>
        <w:pStyle w:val="NormalWeb"/>
        <w:numPr>
          <w:ilvl w:val="0"/>
          <w:numId w:val="164"/>
        </w:numPr>
        <w:jc w:val="both"/>
        <w:rPr>
          <w:rFonts w:asciiTheme="majorBidi" w:hAnsiTheme="majorBidi" w:cstheme="majorBidi"/>
        </w:rPr>
      </w:pPr>
      <w:r w:rsidRPr="00260DD5">
        <w:rPr>
          <w:rFonts w:asciiTheme="majorBidi" w:hAnsiTheme="majorBidi" w:cstheme="majorBidi"/>
        </w:rPr>
        <w:t>Keep a pulse on the job market.</w:t>
      </w:r>
    </w:p>
    <w:p w14:paraId="6F00B88E" w14:textId="77777777" w:rsidR="00DF0CCA" w:rsidRPr="00260DD5" w:rsidRDefault="00DF0CCA" w:rsidP="00260DD5">
      <w:pPr>
        <w:pStyle w:val="NormalWeb"/>
        <w:numPr>
          <w:ilvl w:val="0"/>
          <w:numId w:val="164"/>
        </w:numPr>
        <w:jc w:val="both"/>
        <w:rPr>
          <w:rFonts w:asciiTheme="majorBidi" w:hAnsiTheme="majorBidi" w:cstheme="majorBidi"/>
        </w:rPr>
      </w:pPr>
      <w:r w:rsidRPr="00260DD5">
        <w:rPr>
          <w:rFonts w:asciiTheme="majorBidi" w:hAnsiTheme="majorBidi" w:cstheme="majorBidi"/>
        </w:rPr>
        <w:t>Meet prospective mentors, partners, and clients.</w:t>
      </w:r>
    </w:p>
    <w:p w14:paraId="09B506C4" w14:textId="77777777" w:rsidR="00DF0CCA" w:rsidRPr="00260DD5" w:rsidRDefault="00DF0CCA" w:rsidP="00260DD5">
      <w:pPr>
        <w:pStyle w:val="NormalWeb"/>
        <w:numPr>
          <w:ilvl w:val="0"/>
          <w:numId w:val="164"/>
        </w:numPr>
        <w:jc w:val="both"/>
        <w:rPr>
          <w:rFonts w:asciiTheme="majorBidi" w:hAnsiTheme="majorBidi" w:cstheme="majorBidi"/>
        </w:rPr>
      </w:pPr>
      <w:r w:rsidRPr="00260DD5">
        <w:rPr>
          <w:rFonts w:asciiTheme="majorBidi" w:hAnsiTheme="majorBidi" w:cstheme="majorBidi"/>
        </w:rPr>
        <w:t>Gain access to the necessary resources that foster our career development.</w:t>
      </w:r>
    </w:p>
    <w:p w14:paraId="00D14554" w14:textId="77777777" w:rsidR="00DF0CCA" w:rsidRPr="00260DD5" w:rsidRDefault="00DF0CCA" w:rsidP="00260DD5">
      <w:pPr>
        <w:pStyle w:val="Heading2"/>
        <w:jc w:val="both"/>
      </w:pPr>
      <w:bookmarkStart w:id="158" w:name="_Toc236217467"/>
      <w:r w:rsidRPr="00260DD5">
        <w:t>Networking Through Online Job Platforms</w:t>
      </w:r>
      <w:bookmarkEnd w:id="158"/>
    </w:p>
    <w:p w14:paraId="775D5CDD"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The most common way to search for jobs in technical fields is through job portals or professional networking sites.</w:t>
      </w:r>
    </w:p>
    <w:p w14:paraId="53C070B6"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Some popular job portals include:</w:t>
      </w:r>
    </w:p>
    <w:p w14:paraId="18B0E730" w14:textId="77777777" w:rsidR="00DF0CCA" w:rsidRPr="00260DD5" w:rsidRDefault="00DF0CCA" w:rsidP="00260DD5">
      <w:pPr>
        <w:pStyle w:val="NormalWeb"/>
        <w:numPr>
          <w:ilvl w:val="0"/>
          <w:numId w:val="165"/>
        </w:numPr>
        <w:jc w:val="both"/>
        <w:rPr>
          <w:rFonts w:asciiTheme="majorBidi" w:hAnsiTheme="majorBidi" w:cstheme="majorBidi"/>
        </w:rPr>
      </w:pPr>
      <w:r w:rsidRPr="00260DD5">
        <w:rPr>
          <w:rFonts w:asciiTheme="majorBidi" w:hAnsiTheme="majorBidi" w:cstheme="majorBidi"/>
        </w:rPr>
        <w:t>Indeed</w:t>
      </w:r>
    </w:p>
    <w:p w14:paraId="55A1D395" w14:textId="77777777" w:rsidR="00DF0CCA" w:rsidRPr="00260DD5" w:rsidRDefault="00DF0CCA" w:rsidP="00260DD5">
      <w:pPr>
        <w:pStyle w:val="NormalWeb"/>
        <w:numPr>
          <w:ilvl w:val="0"/>
          <w:numId w:val="165"/>
        </w:numPr>
        <w:jc w:val="both"/>
        <w:rPr>
          <w:rFonts w:asciiTheme="majorBidi" w:hAnsiTheme="majorBidi" w:cstheme="majorBidi"/>
        </w:rPr>
      </w:pPr>
      <w:r w:rsidRPr="00260DD5">
        <w:rPr>
          <w:rFonts w:asciiTheme="majorBidi" w:hAnsiTheme="majorBidi" w:cstheme="majorBidi"/>
        </w:rPr>
        <w:t>LinkedIn</w:t>
      </w:r>
    </w:p>
    <w:p w14:paraId="3C3EEF58" w14:textId="77777777" w:rsidR="00DF0CCA" w:rsidRPr="00260DD5" w:rsidRDefault="00DF0CCA" w:rsidP="00260DD5">
      <w:pPr>
        <w:pStyle w:val="NormalWeb"/>
        <w:numPr>
          <w:ilvl w:val="0"/>
          <w:numId w:val="165"/>
        </w:numPr>
        <w:jc w:val="both"/>
        <w:rPr>
          <w:rFonts w:asciiTheme="majorBidi" w:hAnsiTheme="majorBidi" w:cstheme="majorBidi"/>
        </w:rPr>
      </w:pPr>
      <w:r w:rsidRPr="00260DD5">
        <w:rPr>
          <w:rFonts w:asciiTheme="majorBidi" w:hAnsiTheme="majorBidi" w:cstheme="majorBidi"/>
        </w:rPr>
        <w:t>Glassdoor</w:t>
      </w:r>
    </w:p>
    <w:p w14:paraId="5570D23E" w14:textId="77777777" w:rsidR="00DF0CCA" w:rsidRPr="00260DD5" w:rsidRDefault="00DF0CCA" w:rsidP="00260DD5">
      <w:pPr>
        <w:pStyle w:val="NormalWeb"/>
        <w:numPr>
          <w:ilvl w:val="0"/>
          <w:numId w:val="165"/>
        </w:numPr>
        <w:jc w:val="both"/>
        <w:rPr>
          <w:rFonts w:asciiTheme="majorBidi" w:hAnsiTheme="majorBidi" w:cstheme="majorBidi"/>
        </w:rPr>
      </w:pPr>
      <w:r w:rsidRPr="00260DD5">
        <w:rPr>
          <w:rFonts w:asciiTheme="majorBidi" w:hAnsiTheme="majorBidi" w:cstheme="majorBidi"/>
        </w:rPr>
        <w:t>Monster</w:t>
      </w:r>
    </w:p>
    <w:p w14:paraId="643E751B"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These portals contain millions of job listings and make it easier to connect with employers who are looking for our skills and experience.</w:t>
      </w:r>
    </w:p>
    <w:p w14:paraId="4B1F6BD1"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In addition to job listings, these websites offer valuable resources for job seekers, including:</w:t>
      </w:r>
    </w:p>
    <w:p w14:paraId="0F78170E" w14:textId="77777777" w:rsidR="00DF0CCA" w:rsidRPr="00260DD5" w:rsidRDefault="00DF0CCA" w:rsidP="00260DD5">
      <w:pPr>
        <w:pStyle w:val="NormalWeb"/>
        <w:numPr>
          <w:ilvl w:val="0"/>
          <w:numId w:val="166"/>
        </w:numPr>
        <w:jc w:val="both"/>
        <w:rPr>
          <w:rFonts w:asciiTheme="majorBidi" w:hAnsiTheme="majorBidi" w:cstheme="majorBidi"/>
        </w:rPr>
      </w:pPr>
      <w:r w:rsidRPr="00260DD5">
        <w:rPr>
          <w:rFonts w:asciiTheme="majorBidi" w:hAnsiTheme="majorBidi" w:cstheme="majorBidi"/>
        </w:rPr>
        <w:t>Articles on job search topics.</w:t>
      </w:r>
    </w:p>
    <w:p w14:paraId="0D193DAB" w14:textId="77777777" w:rsidR="00DF0CCA" w:rsidRPr="00260DD5" w:rsidRDefault="00DF0CCA" w:rsidP="00260DD5">
      <w:pPr>
        <w:pStyle w:val="NormalWeb"/>
        <w:numPr>
          <w:ilvl w:val="0"/>
          <w:numId w:val="166"/>
        </w:numPr>
        <w:jc w:val="both"/>
        <w:rPr>
          <w:rFonts w:asciiTheme="majorBidi" w:hAnsiTheme="majorBidi" w:cstheme="majorBidi"/>
        </w:rPr>
      </w:pPr>
      <w:r w:rsidRPr="00260DD5">
        <w:rPr>
          <w:rFonts w:asciiTheme="majorBidi" w:hAnsiTheme="majorBidi" w:cstheme="majorBidi"/>
        </w:rPr>
        <w:t>Blog posts with helpful career tips.</w:t>
      </w:r>
    </w:p>
    <w:p w14:paraId="1C5F8AD6" w14:textId="77777777" w:rsidR="00DF0CCA" w:rsidRPr="00260DD5" w:rsidRDefault="00DF0CCA" w:rsidP="00260DD5">
      <w:pPr>
        <w:pStyle w:val="Heading2"/>
        <w:jc w:val="both"/>
      </w:pPr>
      <w:bookmarkStart w:id="159" w:name="_Toc236217468"/>
      <w:r w:rsidRPr="00260DD5">
        <w:t>Using LinkedIn Effectively</w:t>
      </w:r>
      <w:bookmarkEnd w:id="159"/>
    </w:p>
    <w:p w14:paraId="185DF2AF"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LinkedIn is the top professional social networking site with:</w:t>
      </w:r>
    </w:p>
    <w:p w14:paraId="6733ED3A" w14:textId="77777777" w:rsidR="00DF0CCA" w:rsidRPr="00260DD5" w:rsidRDefault="00DF0CCA" w:rsidP="00260DD5">
      <w:pPr>
        <w:pStyle w:val="NormalWeb"/>
        <w:numPr>
          <w:ilvl w:val="0"/>
          <w:numId w:val="167"/>
        </w:numPr>
        <w:jc w:val="both"/>
        <w:rPr>
          <w:rFonts w:asciiTheme="majorBidi" w:hAnsiTheme="majorBidi" w:cstheme="majorBidi"/>
        </w:rPr>
      </w:pPr>
      <w:r w:rsidRPr="00260DD5">
        <w:rPr>
          <w:rStyle w:val="Strong"/>
          <w:rFonts w:asciiTheme="majorBidi" w:hAnsiTheme="majorBidi" w:cstheme="majorBidi"/>
        </w:rPr>
        <w:t>133 million users in the United States (U.S.)</w:t>
      </w:r>
    </w:p>
    <w:p w14:paraId="4E20B91D" w14:textId="77777777" w:rsidR="00DF0CCA" w:rsidRPr="00260DD5" w:rsidRDefault="00DF0CCA" w:rsidP="00260DD5">
      <w:pPr>
        <w:pStyle w:val="NormalWeb"/>
        <w:numPr>
          <w:ilvl w:val="0"/>
          <w:numId w:val="167"/>
        </w:numPr>
        <w:jc w:val="both"/>
        <w:rPr>
          <w:rFonts w:asciiTheme="majorBidi" w:hAnsiTheme="majorBidi" w:cstheme="majorBidi"/>
        </w:rPr>
      </w:pPr>
      <w:r w:rsidRPr="00260DD5">
        <w:rPr>
          <w:rFonts w:asciiTheme="majorBidi" w:hAnsiTheme="majorBidi" w:cstheme="majorBidi"/>
        </w:rPr>
        <w:t xml:space="preserve">Users from </w:t>
      </w:r>
      <w:r w:rsidRPr="00260DD5">
        <w:rPr>
          <w:rStyle w:val="Strong"/>
          <w:rFonts w:asciiTheme="majorBidi" w:hAnsiTheme="majorBidi" w:cstheme="majorBidi"/>
        </w:rPr>
        <w:t>more than 200 countries</w:t>
      </w:r>
      <w:r w:rsidRPr="00260DD5">
        <w:rPr>
          <w:rFonts w:asciiTheme="majorBidi" w:hAnsiTheme="majorBidi" w:cstheme="majorBidi"/>
        </w:rPr>
        <w:t xml:space="preserve"> around the world.</w:t>
      </w:r>
    </w:p>
    <w:p w14:paraId="586A6EB7"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Additionally:</w:t>
      </w:r>
    </w:p>
    <w:p w14:paraId="062652E0" w14:textId="77777777" w:rsidR="00DF0CCA" w:rsidRPr="00260DD5" w:rsidRDefault="00DF0CCA" w:rsidP="00260DD5">
      <w:pPr>
        <w:pStyle w:val="NormalWeb"/>
        <w:numPr>
          <w:ilvl w:val="0"/>
          <w:numId w:val="168"/>
        </w:numPr>
        <w:jc w:val="both"/>
        <w:rPr>
          <w:rFonts w:asciiTheme="majorBidi" w:hAnsiTheme="majorBidi" w:cstheme="majorBidi"/>
        </w:rPr>
      </w:pPr>
      <w:r w:rsidRPr="00260DD5">
        <w:rPr>
          <w:rStyle w:val="Strong"/>
          <w:rFonts w:asciiTheme="majorBidi" w:hAnsiTheme="majorBidi" w:cstheme="majorBidi"/>
        </w:rPr>
        <w:t>87% of recruiters use LinkedIn</w:t>
      </w:r>
      <w:r w:rsidRPr="00260DD5">
        <w:rPr>
          <w:rFonts w:asciiTheme="majorBidi" w:hAnsiTheme="majorBidi" w:cstheme="majorBidi"/>
        </w:rPr>
        <w:t xml:space="preserve"> as part of their candidate search.</w:t>
      </w:r>
    </w:p>
    <w:p w14:paraId="0746208A"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To maximize our opportunities, we should:</w:t>
      </w:r>
    </w:p>
    <w:p w14:paraId="285AF459" w14:textId="77777777" w:rsidR="00DF0CCA" w:rsidRPr="00260DD5" w:rsidRDefault="00DF0CCA" w:rsidP="00260DD5">
      <w:pPr>
        <w:pStyle w:val="NormalWeb"/>
        <w:numPr>
          <w:ilvl w:val="0"/>
          <w:numId w:val="169"/>
        </w:numPr>
        <w:jc w:val="both"/>
        <w:rPr>
          <w:rFonts w:asciiTheme="majorBidi" w:hAnsiTheme="majorBidi" w:cstheme="majorBidi"/>
        </w:rPr>
      </w:pPr>
      <w:r w:rsidRPr="00260DD5">
        <w:rPr>
          <w:rFonts w:asciiTheme="majorBidi" w:hAnsiTheme="majorBidi" w:cstheme="majorBidi"/>
        </w:rPr>
        <w:t>Keep our LinkedIn profile up to date.</w:t>
      </w:r>
    </w:p>
    <w:p w14:paraId="445CC63C" w14:textId="77777777" w:rsidR="00DF0CCA" w:rsidRPr="00260DD5" w:rsidRDefault="00DF0CCA" w:rsidP="00260DD5">
      <w:pPr>
        <w:pStyle w:val="NormalWeb"/>
        <w:numPr>
          <w:ilvl w:val="0"/>
          <w:numId w:val="169"/>
        </w:numPr>
        <w:jc w:val="both"/>
        <w:rPr>
          <w:rFonts w:asciiTheme="majorBidi" w:hAnsiTheme="majorBidi" w:cstheme="majorBidi"/>
        </w:rPr>
      </w:pPr>
      <w:r w:rsidRPr="00260DD5">
        <w:rPr>
          <w:rFonts w:asciiTheme="majorBidi" w:hAnsiTheme="majorBidi" w:cstheme="majorBidi"/>
        </w:rPr>
        <w:t>Highlight our previous experience in detail.</w:t>
      </w:r>
    </w:p>
    <w:p w14:paraId="362DC5B6" w14:textId="77777777" w:rsidR="00DF0CCA" w:rsidRPr="00260DD5" w:rsidRDefault="00DF0CCA" w:rsidP="00260DD5">
      <w:pPr>
        <w:pStyle w:val="NormalWeb"/>
        <w:numPr>
          <w:ilvl w:val="0"/>
          <w:numId w:val="169"/>
        </w:numPr>
        <w:jc w:val="both"/>
        <w:rPr>
          <w:rFonts w:asciiTheme="majorBidi" w:hAnsiTheme="majorBidi" w:cstheme="majorBidi"/>
        </w:rPr>
      </w:pPr>
      <w:r w:rsidRPr="00260DD5">
        <w:rPr>
          <w:rFonts w:asciiTheme="majorBidi" w:hAnsiTheme="majorBidi" w:cstheme="majorBidi"/>
        </w:rPr>
        <w:lastRenderedPageBreak/>
        <w:t>Be comprehensive about our current skills and career objectives.</w:t>
      </w:r>
    </w:p>
    <w:p w14:paraId="1506AFC3" w14:textId="77777777" w:rsidR="00DF0CCA" w:rsidRPr="00260DD5" w:rsidRDefault="00DF0CCA" w:rsidP="00260DD5">
      <w:pPr>
        <w:pStyle w:val="NormalWeb"/>
        <w:numPr>
          <w:ilvl w:val="0"/>
          <w:numId w:val="169"/>
        </w:numPr>
        <w:jc w:val="both"/>
        <w:rPr>
          <w:rFonts w:asciiTheme="majorBidi" w:hAnsiTheme="majorBidi" w:cstheme="majorBidi"/>
          <w:color w:val="0070C0"/>
        </w:rPr>
      </w:pPr>
      <w:r w:rsidRPr="00260DD5">
        <w:rPr>
          <w:rFonts w:asciiTheme="majorBidi" w:hAnsiTheme="majorBidi" w:cstheme="majorBidi"/>
          <w:color w:val="0070C0"/>
        </w:rPr>
        <w:t xml:space="preserve">Enable the </w:t>
      </w:r>
      <w:r w:rsidRPr="00260DD5">
        <w:rPr>
          <w:rStyle w:val="Strong"/>
          <w:rFonts w:asciiTheme="majorBidi" w:hAnsiTheme="majorBidi" w:cstheme="majorBidi"/>
          <w:color w:val="0070C0"/>
        </w:rPr>
        <w:t>"Open to Work"</w:t>
      </w:r>
      <w:r w:rsidRPr="00260DD5">
        <w:rPr>
          <w:rFonts w:asciiTheme="majorBidi" w:hAnsiTheme="majorBidi" w:cstheme="majorBidi"/>
          <w:color w:val="0070C0"/>
        </w:rPr>
        <w:t xml:space="preserve"> option so recruiters can easily find us.</w:t>
      </w:r>
    </w:p>
    <w:p w14:paraId="3C917ABF" w14:textId="77777777" w:rsidR="00DF0CCA" w:rsidRPr="00260DD5" w:rsidRDefault="00DF0CCA" w:rsidP="00260DD5">
      <w:pPr>
        <w:pStyle w:val="NormalWeb"/>
        <w:numPr>
          <w:ilvl w:val="0"/>
          <w:numId w:val="169"/>
        </w:numPr>
        <w:jc w:val="both"/>
        <w:rPr>
          <w:rFonts w:asciiTheme="majorBidi" w:hAnsiTheme="majorBidi" w:cstheme="majorBidi"/>
        </w:rPr>
      </w:pPr>
      <w:r w:rsidRPr="00260DD5">
        <w:rPr>
          <w:rFonts w:asciiTheme="majorBidi" w:hAnsiTheme="majorBidi" w:cstheme="majorBidi"/>
        </w:rPr>
        <w:t>Complete LinkedIn skill assessments.</w:t>
      </w:r>
    </w:p>
    <w:p w14:paraId="341EBFFD" w14:textId="77777777" w:rsidR="00DF0CCA" w:rsidRPr="00260DD5" w:rsidRDefault="00DF0CCA" w:rsidP="00260DD5">
      <w:pPr>
        <w:pStyle w:val="NormalWeb"/>
        <w:numPr>
          <w:ilvl w:val="0"/>
          <w:numId w:val="169"/>
        </w:numPr>
        <w:jc w:val="both"/>
        <w:rPr>
          <w:rFonts w:asciiTheme="majorBidi" w:hAnsiTheme="majorBidi" w:cstheme="majorBidi"/>
        </w:rPr>
      </w:pPr>
      <w:r w:rsidRPr="00260DD5">
        <w:rPr>
          <w:rFonts w:asciiTheme="majorBidi" w:hAnsiTheme="majorBidi" w:cstheme="majorBidi"/>
        </w:rPr>
        <w:t>Request colleague testimonials and recommendations.</w:t>
      </w:r>
    </w:p>
    <w:p w14:paraId="1AB81525" w14:textId="77777777" w:rsidR="00DF0CCA" w:rsidRPr="00260DD5" w:rsidRDefault="00DF0CCA" w:rsidP="00260DD5">
      <w:pPr>
        <w:pStyle w:val="NormalWeb"/>
        <w:numPr>
          <w:ilvl w:val="0"/>
          <w:numId w:val="169"/>
        </w:numPr>
        <w:jc w:val="both"/>
        <w:rPr>
          <w:rFonts w:asciiTheme="majorBidi" w:hAnsiTheme="majorBidi" w:cstheme="majorBidi"/>
        </w:rPr>
      </w:pPr>
      <w:r w:rsidRPr="00260DD5">
        <w:rPr>
          <w:rFonts w:asciiTheme="majorBidi" w:hAnsiTheme="majorBidi" w:cstheme="majorBidi"/>
        </w:rPr>
        <w:t>Take advantage of other professional features available on LinkedIn.</w:t>
      </w:r>
    </w:p>
    <w:p w14:paraId="230FE3D1" w14:textId="77777777" w:rsidR="00DF0CCA" w:rsidRPr="00260DD5" w:rsidRDefault="00DF0CCA" w:rsidP="00260DD5">
      <w:pPr>
        <w:pStyle w:val="Heading2"/>
        <w:jc w:val="both"/>
      </w:pPr>
      <w:bookmarkStart w:id="160" w:name="_Toc236217469"/>
      <w:r w:rsidRPr="00260DD5">
        <w:t>Exploring Additional Job Search Resources</w:t>
      </w:r>
      <w:bookmarkEnd w:id="160"/>
    </w:p>
    <w:p w14:paraId="33A38552"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Besides major job portals, we should also:</w:t>
      </w:r>
    </w:p>
    <w:p w14:paraId="233E5DB4" w14:textId="77777777" w:rsidR="00DF0CCA" w:rsidRPr="00260DD5" w:rsidRDefault="00DF0CCA" w:rsidP="00260DD5">
      <w:pPr>
        <w:pStyle w:val="NormalWeb"/>
        <w:numPr>
          <w:ilvl w:val="0"/>
          <w:numId w:val="170"/>
        </w:numPr>
        <w:jc w:val="both"/>
        <w:rPr>
          <w:rFonts w:asciiTheme="majorBidi" w:hAnsiTheme="majorBidi" w:cstheme="majorBidi"/>
          <w:color w:val="0070C0"/>
        </w:rPr>
      </w:pPr>
      <w:r w:rsidRPr="00260DD5">
        <w:rPr>
          <w:rFonts w:asciiTheme="majorBidi" w:hAnsiTheme="majorBidi" w:cstheme="majorBidi"/>
          <w:color w:val="0070C0"/>
        </w:rPr>
        <w:t>Check local, state, and federal job websites.</w:t>
      </w:r>
    </w:p>
    <w:p w14:paraId="2A9D7DBC" w14:textId="77777777" w:rsidR="00DF0CCA" w:rsidRPr="00260DD5" w:rsidRDefault="00DF0CCA" w:rsidP="00260DD5">
      <w:pPr>
        <w:pStyle w:val="NormalWeb"/>
        <w:numPr>
          <w:ilvl w:val="0"/>
          <w:numId w:val="170"/>
        </w:numPr>
        <w:jc w:val="both"/>
        <w:rPr>
          <w:rFonts w:asciiTheme="majorBidi" w:hAnsiTheme="majorBidi" w:cstheme="majorBidi"/>
          <w:color w:val="0070C0"/>
        </w:rPr>
      </w:pPr>
      <w:r w:rsidRPr="00260DD5">
        <w:rPr>
          <w:rFonts w:asciiTheme="majorBidi" w:hAnsiTheme="majorBidi" w:cstheme="majorBidi"/>
          <w:color w:val="0070C0"/>
        </w:rPr>
        <w:t>Find out whether our state employment agency hosts job sites or job fairs.</w:t>
      </w:r>
    </w:p>
    <w:p w14:paraId="76ED69BD" w14:textId="77777777" w:rsidR="00DF0CCA" w:rsidRPr="00260DD5" w:rsidRDefault="00DF0CCA" w:rsidP="00260DD5">
      <w:pPr>
        <w:pStyle w:val="NormalWeb"/>
        <w:numPr>
          <w:ilvl w:val="0"/>
          <w:numId w:val="170"/>
        </w:numPr>
        <w:jc w:val="both"/>
        <w:rPr>
          <w:rFonts w:asciiTheme="majorBidi" w:hAnsiTheme="majorBidi" w:cstheme="majorBidi"/>
          <w:color w:val="0070C0"/>
        </w:rPr>
      </w:pPr>
      <w:r w:rsidRPr="00260DD5">
        <w:rPr>
          <w:rFonts w:asciiTheme="majorBidi" w:hAnsiTheme="majorBidi" w:cstheme="majorBidi"/>
          <w:color w:val="0070C0"/>
        </w:rPr>
        <w:t>Use these resources to discover additional employment opportunities.</w:t>
      </w:r>
    </w:p>
    <w:p w14:paraId="0CFE6CB4"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Most job websites require us to create an account so we can:</w:t>
      </w:r>
    </w:p>
    <w:p w14:paraId="179CDE61" w14:textId="77777777" w:rsidR="00DF0CCA" w:rsidRPr="00260DD5" w:rsidRDefault="00DF0CCA" w:rsidP="00260DD5">
      <w:pPr>
        <w:pStyle w:val="NormalWeb"/>
        <w:numPr>
          <w:ilvl w:val="0"/>
          <w:numId w:val="171"/>
        </w:numPr>
        <w:jc w:val="both"/>
        <w:rPr>
          <w:rFonts w:asciiTheme="majorBidi" w:hAnsiTheme="majorBidi" w:cstheme="majorBidi"/>
        </w:rPr>
      </w:pPr>
      <w:r w:rsidRPr="00260DD5">
        <w:rPr>
          <w:rFonts w:asciiTheme="majorBidi" w:hAnsiTheme="majorBidi" w:cstheme="majorBidi"/>
        </w:rPr>
        <w:t>Save job postings.</w:t>
      </w:r>
    </w:p>
    <w:p w14:paraId="780BF06C" w14:textId="77777777" w:rsidR="00DF0CCA" w:rsidRPr="00260DD5" w:rsidRDefault="00DF0CCA" w:rsidP="00260DD5">
      <w:pPr>
        <w:pStyle w:val="NormalWeb"/>
        <w:numPr>
          <w:ilvl w:val="0"/>
          <w:numId w:val="171"/>
        </w:numPr>
        <w:jc w:val="both"/>
        <w:rPr>
          <w:rFonts w:asciiTheme="majorBidi" w:hAnsiTheme="majorBidi" w:cstheme="majorBidi"/>
        </w:rPr>
      </w:pPr>
      <w:r w:rsidRPr="00260DD5">
        <w:rPr>
          <w:rFonts w:asciiTheme="majorBidi" w:hAnsiTheme="majorBidi" w:cstheme="majorBidi"/>
        </w:rPr>
        <w:t>Save search queries.</w:t>
      </w:r>
    </w:p>
    <w:p w14:paraId="7D13607B" w14:textId="77777777" w:rsidR="00DF0CCA" w:rsidRPr="00260DD5" w:rsidRDefault="00DF0CCA" w:rsidP="00260DD5">
      <w:pPr>
        <w:pStyle w:val="NormalWeb"/>
        <w:numPr>
          <w:ilvl w:val="0"/>
          <w:numId w:val="171"/>
        </w:numPr>
        <w:jc w:val="both"/>
        <w:rPr>
          <w:rFonts w:asciiTheme="majorBidi" w:hAnsiTheme="majorBidi" w:cstheme="majorBidi"/>
        </w:rPr>
      </w:pPr>
      <w:r w:rsidRPr="00260DD5">
        <w:rPr>
          <w:rFonts w:asciiTheme="majorBidi" w:hAnsiTheme="majorBidi" w:cstheme="majorBidi"/>
        </w:rPr>
        <w:t>Receive email alerts when new jobs matching our interests are posted.</w:t>
      </w:r>
    </w:p>
    <w:p w14:paraId="6B695B9F"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 xml:space="preserve">Many of these websites use an </w:t>
      </w:r>
      <w:r w:rsidRPr="00260DD5">
        <w:rPr>
          <w:rStyle w:val="Strong"/>
          <w:rFonts w:asciiTheme="majorBidi" w:hAnsiTheme="majorBidi" w:cstheme="majorBidi"/>
        </w:rPr>
        <w:t>Applicant Tracking System (ATS)</w:t>
      </w:r>
      <w:r w:rsidRPr="00260DD5">
        <w:rPr>
          <w:rFonts w:asciiTheme="majorBidi" w:hAnsiTheme="majorBidi" w:cstheme="majorBidi"/>
        </w:rPr>
        <w:t xml:space="preserve"> (software used by employers to collect, organize, and filter job applications), which:</w:t>
      </w:r>
    </w:p>
    <w:p w14:paraId="43ECD63A" w14:textId="77777777" w:rsidR="00DF0CCA" w:rsidRPr="00260DD5" w:rsidRDefault="00DF0CCA" w:rsidP="00260DD5">
      <w:pPr>
        <w:pStyle w:val="NormalWeb"/>
        <w:numPr>
          <w:ilvl w:val="0"/>
          <w:numId w:val="172"/>
        </w:numPr>
        <w:jc w:val="both"/>
        <w:rPr>
          <w:rFonts w:asciiTheme="majorBidi" w:hAnsiTheme="majorBidi" w:cstheme="majorBidi"/>
        </w:rPr>
      </w:pPr>
      <w:r w:rsidRPr="00260DD5">
        <w:rPr>
          <w:rFonts w:asciiTheme="majorBidi" w:hAnsiTheme="majorBidi" w:cstheme="majorBidi"/>
        </w:rPr>
        <w:t>Simplifies the job application process.</w:t>
      </w:r>
    </w:p>
    <w:p w14:paraId="6FE34576" w14:textId="77777777" w:rsidR="00DF0CCA" w:rsidRPr="00260DD5" w:rsidRDefault="00DF0CCA" w:rsidP="00260DD5">
      <w:pPr>
        <w:pStyle w:val="NormalWeb"/>
        <w:numPr>
          <w:ilvl w:val="0"/>
          <w:numId w:val="172"/>
        </w:numPr>
        <w:jc w:val="both"/>
        <w:rPr>
          <w:rFonts w:asciiTheme="majorBidi" w:hAnsiTheme="majorBidi" w:cstheme="majorBidi"/>
        </w:rPr>
      </w:pPr>
      <w:r w:rsidRPr="00260DD5">
        <w:rPr>
          <w:rFonts w:asciiTheme="majorBidi" w:hAnsiTheme="majorBidi" w:cstheme="majorBidi"/>
        </w:rPr>
        <w:t>Makes it easier for recruiters to find qualified candidates.</w:t>
      </w:r>
    </w:p>
    <w:p w14:paraId="7CECAA43" w14:textId="77777777" w:rsidR="00DF0CCA" w:rsidRPr="00260DD5" w:rsidRDefault="00DF0CCA" w:rsidP="00260DD5">
      <w:pPr>
        <w:pStyle w:val="Heading2"/>
        <w:jc w:val="both"/>
      </w:pPr>
      <w:bookmarkStart w:id="161" w:name="_Toc236217470"/>
      <w:r w:rsidRPr="00260DD5">
        <w:t>Researching Companies</w:t>
      </w:r>
      <w:bookmarkEnd w:id="161"/>
    </w:p>
    <w:p w14:paraId="1E4CC9D9"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It is a good idea to research industry-leading companies directly.</w:t>
      </w:r>
    </w:p>
    <w:p w14:paraId="02E846E7"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A strong starting point is to:</w:t>
      </w:r>
    </w:p>
    <w:p w14:paraId="23F4C0D2" w14:textId="77777777" w:rsidR="00DF0CCA" w:rsidRPr="00260DD5" w:rsidRDefault="00DF0CCA" w:rsidP="00260DD5">
      <w:pPr>
        <w:pStyle w:val="NormalWeb"/>
        <w:numPr>
          <w:ilvl w:val="0"/>
          <w:numId w:val="173"/>
        </w:numPr>
        <w:jc w:val="both"/>
        <w:rPr>
          <w:rFonts w:asciiTheme="majorBidi" w:hAnsiTheme="majorBidi" w:cstheme="majorBidi"/>
        </w:rPr>
      </w:pPr>
      <w:r w:rsidRPr="00260DD5">
        <w:rPr>
          <w:rFonts w:asciiTheme="majorBidi" w:hAnsiTheme="majorBidi" w:cstheme="majorBidi"/>
        </w:rPr>
        <w:t>Visit the company's official website.</w:t>
      </w:r>
    </w:p>
    <w:p w14:paraId="7F95F4E8" w14:textId="77777777" w:rsidR="00DF0CCA" w:rsidRPr="00260DD5" w:rsidRDefault="00DF0CCA" w:rsidP="00260DD5">
      <w:pPr>
        <w:pStyle w:val="NormalWeb"/>
        <w:numPr>
          <w:ilvl w:val="0"/>
          <w:numId w:val="173"/>
        </w:numPr>
        <w:jc w:val="both"/>
        <w:rPr>
          <w:rFonts w:asciiTheme="majorBidi" w:hAnsiTheme="majorBidi" w:cstheme="majorBidi"/>
        </w:rPr>
      </w:pPr>
      <w:r w:rsidRPr="00260DD5">
        <w:rPr>
          <w:rFonts w:asciiTheme="majorBidi" w:hAnsiTheme="majorBidi" w:cstheme="majorBidi"/>
        </w:rPr>
        <w:t xml:space="preserve">Look for its </w:t>
      </w:r>
      <w:r w:rsidRPr="00260DD5">
        <w:rPr>
          <w:rStyle w:val="Strong"/>
          <w:rFonts w:asciiTheme="majorBidi" w:hAnsiTheme="majorBidi" w:cstheme="majorBidi"/>
        </w:rPr>
        <w:t>Careers</w:t>
      </w:r>
      <w:r w:rsidRPr="00260DD5">
        <w:rPr>
          <w:rFonts w:asciiTheme="majorBidi" w:hAnsiTheme="majorBidi" w:cstheme="majorBidi"/>
        </w:rPr>
        <w:t xml:space="preserve"> page.</w:t>
      </w:r>
    </w:p>
    <w:p w14:paraId="36E1571A" w14:textId="77777777" w:rsidR="00DF0CCA" w:rsidRPr="00260DD5" w:rsidRDefault="00DF0CCA" w:rsidP="00260DD5">
      <w:pPr>
        <w:pStyle w:val="NormalWeb"/>
        <w:numPr>
          <w:ilvl w:val="0"/>
          <w:numId w:val="173"/>
        </w:numPr>
        <w:jc w:val="both"/>
        <w:rPr>
          <w:rFonts w:asciiTheme="majorBidi" w:hAnsiTheme="majorBidi" w:cstheme="majorBidi"/>
        </w:rPr>
      </w:pPr>
      <w:r w:rsidRPr="00260DD5">
        <w:rPr>
          <w:rFonts w:asciiTheme="majorBidi" w:hAnsiTheme="majorBidi" w:cstheme="majorBidi"/>
        </w:rPr>
        <w:t>Search for positions that match our interests.</w:t>
      </w:r>
    </w:p>
    <w:p w14:paraId="7DD74CCB" w14:textId="77777777" w:rsidR="00DF0CCA" w:rsidRPr="00260DD5" w:rsidRDefault="00DF0CCA" w:rsidP="00260DD5">
      <w:pPr>
        <w:pStyle w:val="NormalWeb"/>
        <w:numPr>
          <w:ilvl w:val="0"/>
          <w:numId w:val="173"/>
        </w:numPr>
        <w:jc w:val="both"/>
        <w:rPr>
          <w:rFonts w:asciiTheme="majorBidi" w:hAnsiTheme="majorBidi" w:cstheme="majorBidi"/>
        </w:rPr>
      </w:pPr>
      <w:r w:rsidRPr="00260DD5">
        <w:rPr>
          <w:rFonts w:asciiTheme="majorBidi" w:hAnsiTheme="majorBidi" w:cstheme="majorBidi"/>
        </w:rPr>
        <w:t>Create a profile if available.</w:t>
      </w:r>
    </w:p>
    <w:p w14:paraId="47AA0B78" w14:textId="77777777" w:rsidR="00DF0CCA" w:rsidRPr="00260DD5" w:rsidRDefault="00DF0CCA" w:rsidP="00260DD5">
      <w:pPr>
        <w:pStyle w:val="NormalWeb"/>
        <w:numPr>
          <w:ilvl w:val="0"/>
          <w:numId w:val="173"/>
        </w:numPr>
        <w:jc w:val="both"/>
        <w:rPr>
          <w:rFonts w:asciiTheme="majorBidi" w:hAnsiTheme="majorBidi" w:cstheme="majorBidi"/>
        </w:rPr>
      </w:pPr>
      <w:r w:rsidRPr="00260DD5">
        <w:rPr>
          <w:rFonts w:asciiTheme="majorBidi" w:hAnsiTheme="majorBidi" w:cstheme="majorBidi"/>
        </w:rPr>
        <w:t>Upload our resume so recruiters can find us.</w:t>
      </w:r>
    </w:p>
    <w:p w14:paraId="6186E105"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Some companies may have open positions that have not yet been publicly listed.</w:t>
      </w:r>
    </w:p>
    <w:p w14:paraId="0E736246"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While researching companies, we should also connect with people who work there.</w:t>
      </w:r>
    </w:p>
    <w:p w14:paraId="7B8DC8A7"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Benefits of networking with employees include:</w:t>
      </w:r>
    </w:p>
    <w:p w14:paraId="0957BBD6" w14:textId="77777777" w:rsidR="00DF0CCA" w:rsidRPr="00260DD5" w:rsidRDefault="00DF0CCA" w:rsidP="00260DD5">
      <w:pPr>
        <w:pStyle w:val="NormalWeb"/>
        <w:numPr>
          <w:ilvl w:val="0"/>
          <w:numId w:val="174"/>
        </w:numPr>
        <w:jc w:val="both"/>
        <w:rPr>
          <w:rFonts w:asciiTheme="majorBidi" w:hAnsiTheme="majorBidi" w:cstheme="majorBidi"/>
        </w:rPr>
      </w:pPr>
      <w:r w:rsidRPr="00260DD5">
        <w:rPr>
          <w:rFonts w:asciiTheme="majorBidi" w:hAnsiTheme="majorBidi" w:cstheme="majorBidi"/>
        </w:rPr>
        <w:t>Understanding the company's culture.</w:t>
      </w:r>
    </w:p>
    <w:p w14:paraId="05CDBC50" w14:textId="77777777" w:rsidR="00DF0CCA" w:rsidRPr="00260DD5" w:rsidRDefault="00DF0CCA" w:rsidP="00260DD5">
      <w:pPr>
        <w:pStyle w:val="NormalWeb"/>
        <w:numPr>
          <w:ilvl w:val="0"/>
          <w:numId w:val="174"/>
        </w:numPr>
        <w:jc w:val="both"/>
        <w:rPr>
          <w:rFonts w:asciiTheme="majorBidi" w:hAnsiTheme="majorBidi" w:cstheme="majorBidi"/>
        </w:rPr>
      </w:pPr>
      <w:r w:rsidRPr="00260DD5">
        <w:rPr>
          <w:rFonts w:asciiTheme="majorBidi" w:hAnsiTheme="majorBidi" w:cstheme="majorBidi"/>
        </w:rPr>
        <w:t>Learning about the work environment.</w:t>
      </w:r>
    </w:p>
    <w:p w14:paraId="40BE0C0C" w14:textId="77777777" w:rsidR="00DF0CCA" w:rsidRPr="00260DD5" w:rsidRDefault="00DF0CCA" w:rsidP="00260DD5">
      <w:pPr>
        <w:pStyle w:val="NormalWeb"/>
        <w:numPr>
          <w:ilvl w:val="0"/>
          <w:numId w:val="174"/>
        </w:numPr>
        <w:jc w:val="both"/>
        <w:rPr>
          <w:rFonts w:asciiTheme="majorBidi" w:hAnsiTheme="majorBidi" w:cstheme="majorBidi"/>
        </w:rPr>
      </w:pPr>
      <w:r w:rsidRPr="00260DD5">
        <w:rPr>
          <w:rFonts w:asciiTheme="majorBidi" w:hAnsiTheme="majorBidi" w:cstheme="majorBidi"/>
        </w:rPr>
        <w:t>Building valuable professional relationships.</w:t>
      </w:r>
    </w:p>
    <w:p w14:paraId="55E11108"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lastRenderedPageBreak/>
        <w:t>Networking is not only about exchanging information. It is also a way to create long-term relationships that provide mutual benefits. A professional contact may think of us when their team needs a new member.</w:t>
      </w:r>
    </w:p>
    <w:p w14:paraId="36575698" w14:textId="77777777" w:rsidR="00DF0CCA" w:rsidRPr="00260DD5" w:rsidRDefault="00DF0CCA" w:rsidP="00260DD5">
      <w:pPr>
        <w:pStyle w:val="Heading2"/>
        <w:jc w:val="both"/>
      </w:pPr>
      <w:bookmarkStart w:id="162" w:name="_Toc236217471"/>
      <w:r w:rsidRPr="00260DD5">
        <w:t>Learning from Professionals</w:t>
      </w:r>
      <w:bookmarkEnd w:id="162"/>
    </w:p>
    <w:p w14:paraId="4FA1D444"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To learn more about professionals in our field, we can:</w:t>
      </w:r>
    </w:p>
    <w:p w14:paraId="0E5926BF" w14:textId="77777777" w:rsidR="00DF0CCA" w:rsidRPr="00260DD5" w:rsidRDefault="00DF0CCA" w:rsidP="00260DD5">
      <w:pPr>
        <w:pStyle w:val="NormalWeb"/>
        <w:numPr>
          <w:ilvl w:val="0"/>
          <w:numId w:val="175"/>
        </w:numPr>
        <w:jc w:val="both"/>
        <w:rPr>
          <w:rFonts w:asciiTheme="majorBidi" w:hAnsiTheme="majorBidi" w:cstheme="majorBidi"/>
        </w:rPr>
      </w:pPr>
      <w:r w:rsidRPr="00260DD5">
        <w:rPr>
          <w:rFonts w:asciiTheme="majorBidi" w:hAnsiTheme="majorBidi" w:cstheme="majorBidi"/>
        </w:rPr>
        <w:t>Review their LinkedIn profiles and posts.</w:t>
      </w:r>
    </w:p>
    <w:p w14:paraId="0D303266" w14:textId="77777777" w:rsidR="00DF0CCA" w:rsidRPr="00260DD5" w:rsidRDefault="00DF0CCA" w:rsidP="00260DD5">
      <w:pPr>
        <w:pStyle w:val="NormalWeb"/>
        <w:numPr>
          <w:ilvl w:val="0"/>
          <w:numId w:val="175"/>
        </w:numPr>
        <w:jc w:val="both"/>
        <w:rPr>
          <w:rFonts w:asciiTheme="majorBidi" w:hAnsiTheme="majorBidi" w:cstheme="majorBidi"/>
        </w:rPr>
      </w:pPr>
      <w:r w:rsidRPr="00260DD5">
        <w:rPr>
          <w:rFonts w:asciiTheme="majorBidi" w:hAnsiTheme="majorBidi" w:cstheme="majorBidi"/>
        </w:rPr>
        <w:t>Read biography pages on their companies' websites.</w:t>
      </w:r>
    </w:p>
    <w:p w14:paraId="0D0A31B3" w14:textId="77777777" w:rsidR="00DF0CCA" w:rsidRPr="00260DD5" w:rsidRDefault="00DF0CCA" w:rsidP="00260DD5">
      <w:pPr>
        <w:pStyle w:val="NormalWeb"/>
        <w:numPr>
          <w:ilvl w:val="0"/>
          <w:numId w:val="175"/>
        </w:numPr>
        <w:jc w:val="both"/>
        <w:rPr>
          <w:rFonts w:asciiTheme="majorBidi" w:hAnsiTheme="majorBidi" w:cstheme="majorBidi"/>
        </w:rPr>
      </w:pPr>
      <w:r w:rsidRPr="00260DD5">
        <w:rPr>
          <w:rFonts w:asciiTheme="majorBidi" w:hAnsiTheme="majorBidi" w:cstheme="majorBidi"/>
        </w:rPr>
        <w:t>Search for news articles about their work.</w:t>
      </w:r>
    </w:p>
    <w:p w14:paraId="5B214DCF" w14:textId="77777777" w:rsidR="00DF0CCA" w:rsidRPr="00260DD5" w:rsidRDefault="00DF0CCA" w:rsidP="00260DD5">
      <w:pPr>
        <w:pStyle w:val="NormalWeb"/>
        <w:numPr>
          <w:ilvl w:val="0"/>
          <w:numId w:val="175"/>
        </w:numPr>
        <w:jc w:val="both"/>
        <w:rPr>
          <w:rFonts w:asciiTheme="majorBidi" w:hAnsiTheme="majorBidi" w:cstheme="majorBidi"/>
        </w:rPr>
      </w:pPr>
      <w:r w:rsidRPr="00260DD5">
        <w:rPr>
          <w:rFonts w:asciiTheme="majorBidi" w:hAnsiTheme="majorBidi" w:cstheme="majorBidi"/>
        </w:rPr>
        <w:t>Contact them and request an informational interview.</w:t>
      </w:r>
    </w:p>
    <w:p w14:paraId="27B2D75E" w14:textId="77777777" w:rsidR="00DF0CCA" w:rsidRPr="00260DD5" w:rsidRDefault="00DF0CCA" w:rsidP="00260DD5">
      <w:pPr>
        <w:pStyle w:val="Heading2"/>
        <w:jc w:val="both"/>
      </w:pPr>
      <w:bookmarkStart w:id="163" w:name="_Toc236217472"/>
      <w:r w:rsidRPr="00260DD5">
        <w:t>Using Social Media for Job Searching</w:t>
      </w:r>
      <w:bookmarkEnd w:id="163"/>
    </w:p>
    <w:p w14:paraId="12FCEA79"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Whether we are recent graduates or experienced professionals seeking new opportunities, social media can be a valuable job search tool.</w:t>
      </w:r>
    </w:p>
    <w:p w14:paraId="0BBBD5B7"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Some effective strategies include:</w:t>
      </w:r>
    </w:p>
    <w:p w14:paraId="400271F9" w14:textId="77777777" w:rsidR="00DF0CCA" w:rsidRPr="00260DD5" w:rsidRDefault="00DF0CCA" w:rsidP="00260DD5">
      <w:pPr>
        <w:pStyle w:val="NormalWeb"/>
        <w:numPr>
          <w:ilvl w:val="0"/>
          <w:numId w:val="176"/>
        </w:numPr>
        <w:jc w:val="both"/>
        <w:rPr>
          <w:rFonts w:asciiTheme="majorBidi" w:hAnsiTheme="majorBidi" w:cstheme="majorBidi"/>
        </w:rPr>
      </w:pPr>
      <w:r w:rsidRPr="00260DD5">
        <w:rPr>
          <w:rFonts w:asciiTheme="majorBidi" w:hAnsiTheme="majorBidi" w:cstheme="majorBidi"/>
        </w:rPr>
        <w:t>Posting about the type of job we are seeking and that we are available for work.</w:t>
      </w:r>
    </w:p>
    <w:p w14:paraId="38DB228B" w14:textId="77777777" w:rsidR="00DF0CCA" w:rsidRPr="00260DD5" w:rsidRDefault="00DF0CCA" w:rsidP="00260DD5">
      <w:pPr>
        <w:pStyle w:val="NormalWeb"/>
        <w:numPr>
          <w:ilvl w:val="0"/>
          <w:numId w:val="176"/>
        </w:numPr>
        <w:jc w:val="both"/>
        <w:rPr>
          <w:rFonts w:asciiTheme="majorBidi" w:hAnsiTheme="majorBidi" w:cstheme="majorBidi"/>
        </w:rPr>
      </w:pPr>
      <w:r w:rsidRPr="00260DD5">
        <w:rPr>
          <w:rFonts w:asciiTheme="majorBidi" w:hAnsiTheme="majorBidi" w:cstheme="majorBidi"/>
        </w:rPr>
        <w:t>Following companies that interest us.</w:t>
      </w:r>
    </w:p>
    <w:p w14:paraId="49C8F41B" w14:textId="77777777" w:rsidR="00DF0CCA" w:rsidRPr="00260DD5" w:rsidRDefault="00DF0CCA" w:rsidP="00260DD5">
      <w:pPr>
        <w:pStyle w:val="NormalWeb"/>
        <w:numPr>
          <w:ilvl w:val="0"/>
          <w:numId w:val="176"/>
        </w:numPr>
        <w:jc w:val="both"/>
        <w:rPr>
          <w:rFonts w:asciiTheme="majorBidi" w:hAnsiTheme="majorBidi" w:cstheme="majorBidi"/>
        </w:rPr>
      </w:pPr>
      <w:r w:rsidRPr="00260DD5">
        <w:rPr>
          <w:rFonts w:asciiTheme="majorBidi" w:hAnsiTheme="majorBidi" w:cstheme="majorBidi"/>
        </w:rPr>
        <w:t>Following professional organizations in our field.</w:t>
      </w:r>
    </w:p>
    <w:p w14:paraId="3D497FD5" w14:textId="77777777" w:rsidR="00DF0CCA" w:rsidRPr="00260DD5" w:rsidRDefault="00DF0CCA" w:rsidP="00260DD5">
      <w:pPr>
        <w:pStyle w:val="NormalWeb"/>
        <w:numPr>
          <w:ilvl w:val="0"/>
          <w:numId w:val="176"/>
        </w:numPr>
        <w:jc w:val="both"/>
        <w:rPr>
          <w:rFonts w:asciiTheme="majorBidi" w:hAnsiTheme="majorBidi" w:cstheme="majorBidi"/>
        </w:rPr>
      </w:pPr>
      <w:r w:rsidRPr="00260DD5">
        <w:rPr>
          <w:rFonts w:asciiTheme="majorBidi" w:hAnsiTheme="majorBidi" w:cstheme="majorBidi"/>
        </w:rPr>
        <w:t>Following leading professionals.</w:t>
      </w:r>
    </w:p>
    <w:p w14:paraId="47B9E7EB" w14:textId="77777777" w:rsidR="00DF0CCA" w:rsidRPr="00260DD5" w:rsidRDefault="00DF0CCA" w:rsidP="00260DD5">
      <w:pPr>
        <w:pStyle w:val="NormalWeb"/>
        <w:numPr>
          <w:ilvl w:val="0"/>
          <w:numId w:val="176"/>
        </w:numPr>
        <w:jc w:val="both"/>
        <w:rPr>
          <w:rFonts w:asciiTheme="majorBidi" w:hAnsiTheme="majorBidi" w:cstheme="majorBidi"/>
        </w:rPr>
      </w:pPr>
      <w:r w:rsidRPr="00260DD5">
        <w:rPr>
          <w:rFonts w:asciiTheme="majorBidi" w:hAnsiTheme="majorBidi" w:cstheme="majorBidi"/>
        </w:rPr>
        <w:t>Participating in online discussions.</w:t>
      </w:r>
    </w:p>
    <w:p w14:paraId="4202FE88" w14:textId="77777777" w:rsidR="00DF0CCA" w:rsidRPr="00260DD5" w:rsidRDefault="00DF0CCA" w:rsidP="00260DD5">
      <w:pPr>
        <w:pStyle w:val="NormalWeb"/>
        <w:numPr>
          <w:ilvl w:val="0"/>
          <w:numId w:val="176"/>
        </w:numPr>
        <w:jc w:val="both"/>
        <w:rPr>
          <w:rFonts w:asciiTheme="majorBidi" w:hAnsiTheme="majorBidi" w:cstheme="majorBidi"/>
        </w:rPr>
      </w:pPr>
      <w:r w:rsidRPr="00260DD5">
        <w:rPr>
          <w:rFonts w:asciiTheme="majorBidi" w:hAnsiTheme="majorBidi" w:cstheme="majorBidi"/>
        </w:rPr>
        <w:t>Asking thoughtful questions and engaging with the community.</w:t>
      </w:r>
    </w:p>
    <w:p w14:paraId="07EB9149" w14:textId="77777777" w:rsidR="00DF0CCA" w:rsidRPr="00260DD5" w:rsidRDefault="00DF0CCA" w:rsidP="00260DD5">
      <w:pPr>
        <w:pStyle w:val="Heading3"/>
        <w:jc w:val="both"/>
      </w:pPr>
      <w:bookmarkStart w:id="164" w:name="_Toc236217473"/>
      <w:r w:rsidRPr="00260DD5">
        <w:t>Social Media Caution</w:t>
      </w:r>
      <w:bookmarkEnd w:id="164"/>
    </w:p>
    <w:p w14:paraId="733143E1"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Employers often review candidates' social media profiles during the hiring process.</w:t>
      </w:r>
    </w:p>
    <w:p w14:paraId="44060EF1"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Therefore, we should ensure there is nothing on our social media accounts that could create a negative impression with potential employers.</w:t>
      </w:r>
    </w:p>
    <w:p w14:paraId="3778054C" w14:textId="77777777" w:rsidR="00DF0CCA" w:rsidRPr="00260DD5" w:rsidRDefault="00DF0CCA" w:rsidP="00260DD5">
      <w:pPr>
        <w:pStyle w:val="Heading2"/>
        <w:jc w:val="both"/>
      </w:pPr>
      <w:bookmarkStart w:id="165" w:name="_Toc236217474"/>
      <w:r w:rsidRPr="00260DD5">
        <w:t>Networking Offline</w:t>
      </w:r>
      <w:bookmarkEnd w:id="165"/>
    </w:p>
    <w:p w14:paraId="127014F8"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Networking offline is equally important.</w:t>
      </w:r>
    </w:p>
    <w:p w14:paraId="70E13832"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A good starting point is:</w:t>
      </w:r>
    </w:p>
    <w:p w14:paraId="0B35C8A8" w14:textId="77777777" w:rsidR="00DF0CCA" w:rsidRPr="00260DD5" w:rsidRDefault="00DF0CCA" w:rsidP="00260DD5">
      <w:pPr>
        <w:pStyle w:val="NormalWeb"/>
        <w:numPr>
          <w:ilvl w:val="0"/>
          <w:numId w:val="177"/>
        </w:numPr>
        <w:jc w:val="both"/>
        <w:rPr>
          <w:rFonts w:asciiTheme="majorBidi" w:hAnsiTheme="majorBidi" w:cstheme="majorBidi"/>
        </w:rPr>
      </w:pPr>
      <w:r w:rsidRPr="00260DD5">
        <w:rPr>
          <w:rFonts w:asciiTheme="majorBidi" w:hAnsiTheme="majorBidi" w:cstheme="majorBidi"/>
        </w:rPr>
        <w:t>Talking to our friends.</w:t>
      </w:r>
    </w:p>
    <w:p w14:paraId="295F9D7D" w14:textId="77777777" w:rsidR="00DF0CCA" w:rsidRPr="00260DD5" w:rsidRDefault="00DF0CCA" w:rsidP="00260DD5">
      <w:pPr>
        <w:pStyle w:val="NormalWeb"/>
        <w:numPr>
          <w:ilvl w:val="0"/>
          <w:numId w:val="177"/>
        </w:numPr>
        <w:jc w:val="both"/>
        <w:rPr>
          <w:rFonts w:asciiTheme="majorBidi" w:hAnsiTheme="majorBidi" w:cstheme="majorBidi"/>
        </w:rPr>
      </w:pPr>
      <w:r w:rsidRPr="00260DD5">
        <w:rPr>
          <w:rFonts w:asciiTheme="majorBidi" w:hAnsiTheme="majorBidi" w:cstheme="majorBidi"/>
        </w:rPr>
        <w:t>Meeting their friends.</w:t>
      </w:r>
    </w:p>
    <w:p w14:paraId="542990B0" w14:textId="77777777" w:rsidR="00DF0CCA" w:rsidRPr="00260DD5" w:rsidRDefault="00DF0CCA" w:rsidP="00260DD5">
      <w:pPr>
        <w:pStyle w:val="NormalWeb"/>
        <w:numPr>
          <w:ilvl w:val="0"/>
          <w:numId w:val="177"/>
        </w:numPr>
        <w:jc w:val="both"/>
        <w:rPr>
          <w:rFonts w:asciiTheme="majorBidi" w:hAnsiTheme="majorBidi" w:cstheme="majorBidi"/>
        </w:rPr>
      </w:pPr>
      <w:r w:rsidRPr="00260DD5">
        <w:rPr>
          <w:rFonts w:asciiTheme="majorBidi" w:hAnsiTheme="majorBidi" w:cstheme="majorBidi"/>
        </w:rPr>
        <w:t>Expanding our professional circle gradually.</w:t>
      </w:r>
    </w:p>
    <w:p w14:paraId="59A08654"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Additional networking opportunities include:</w:t>
      </w:r>
    </w:p>
    <w:p w14:paraId="7E4E2EE9" w14:textId="77777777" w:rsidR="00DF0CCA" w:rsidRPr="00260DD5" w:rsidRDefault="00DF0CCA" w:rsidP="00260DD5">
      <w:pPr>
        <w:pStyle w:val="NormalWeb"/>
        <w:numPr>
          <w:ilvl w:val="0"/>
          <w:numId w:val="178"/>
        </w:numPr>
        <w:jc w:val="both"/>
        <w:rPr>
          <w:rFonts w:asciiTheme="majorBidi" w:hAnsiTheme="majorBidi" w:cstheme="majorBidi"/>
        </w:rPr>
      </w:pPr>
      <w:r w:rsidRPr="00260DD5">
        <w:rPr>
          <w:rFonts w:asciiTheme="majorBidi" w:hAnsiTheme="majorBidi" w:cstheme="majorBidi"/>
        </w:rPr>
        <w:t>Attending local meetups and industry interest groups.</w:t>
      </w:r>
    </w:p>
    <w:p w14:paraId="186A9E27" w14:textId="77777777" w:rsidR="00DF0CCA" w:rsidRPr="00260DD5" w:rsidRDefault="00DF0CCA" w:rsidP="00260DD5">
      <w:pPr>
        <w:pStyle w:val="NormalWeb"/>
        <w:numPr>
          <w:ilvl w:val="0"/>
          <w:numId w:val="178"/>
        </w:numPr>
        <w:jc w:val="both"/>
        <w:rPr>
          <w:rFonts w:asciiTheme="majorBidi" w:hAnsiTheme="majorBidi" w:cstheme="majorBidi"/>
          <w:color w:val="EE0000"/>
        </w:rPr>
      </w:pPr>
      <w:r w:rsidRPr="00260DD5">
        <w:rPr>
          <w:rFonts w:asciiTheme="majorBidi" w:hAnsiTheme="majorBidi" w:cstheme="majorBidi"/>
          <w:color w:val="EE0000"/>
        </w:rPr>
        <w:t xml:space="preserve">Searching for data science events on </w:t>
      </w:r>
      <w:r w:rsidRPr="00260DD5">
        <w:rPr>
          <w:rStyle w:val="Strong"/>
          <w:rFonts w:asciiTheme="majorBidi" w:hAnsiTheme="majorBidi" w:cstheme="majorBidi"/>
          <w:color w:val="EE0000"/>
        </w:rPr>
        <w:t>Meetup.com</w:t>
      </w:r>
      <w:r w:rsidRPr="00260DD5">
        <w:rPr>
          <w:rFonts w:asciiTheme="majorBidi" w:hAnsiTheme="majorBidi" w:cstheme="majorBidi"/>
          <w:color w:val="EE0000"/>
        </w:rPr>
        <w:t>.</w:t>
      </w:r>
    </w:p>
    <w:p w14:paraId="4D41FB3C" w14:textId="77777777" w:rsidR="00DF0CCA" w:rsidRPr="00260DD5" w:rsidRDefault="00DF0CCA" w:rsidP="00260DD5">
      <w:pPr>
        <w:pStyle w:val="NormalWeb"/>
        <w:numPr>
          <w:ilvl w:val="0"/>
          <w:numId w:val="178"/>
        </w:numPr>
        <w:jc w:val="both"/>
        <w:rPr>
          <w:rFonts w:asciiTheme="majorBidi" w:hAnsiTheme="majorBidi" w:cstheme="majorBidi"/>
        </w:rPr>
      </w:pPr>
      <w:r w:rsidRPr="00260DD5">
        <w:rPr>
          <w:rFonts w:asciiTheme="majorBidi" w:hAnsiTheme="majorBidi" w:cstheme="majorBidi"/>
        </w:rPr>
        <w:t>Joining professional organizations.</w:t>
      </w:r>
    </w:p>
    <w:p w14:paraId="7750080E" w14:textId="77777777" w:rsidR="00DF0CCA" w:rsidRPr="00260DD5" w:rsidRDefault="00DF0CCA" w:rsidP="00260DD5">
      <w:pPr>
        <w:pStyle w:val="NormalWeb"/>
        <w:numPr>
          <w:ilvl w:val="0"/>
          <w:numId w:val="178"/>
        </w:numPr>
        <w:jc w:val="both"/>
        <w:rPr>
          <w:rFonts w:asciiTheme="majorBidi" w:hAnsiTheme="majorBidi" w:cstheme="majorBidi"/>
        </w:rPr>
      </w:pPr>
      <w:r w:rsidRPr="00260DD5">
        <w:rPr>
          <w:rFonts w:asciiTheme="majorBidi" w:hAnsiTheme="majorBidi" w:cstheme="majorBidi"/>
        </w:rPr>
        <w:lastRenderedPageBreak/>
        <w:t>Attending meetings and networking events.</w:t>
      </w:r>
    </w:p>
    <w:p w14:paraId="54520A6E" w14:textId="77777777" w:rsidR="00DF0CCA" w:rsidRPr="00260DD5" w:rsidRDefault="00DF0CCA" w:rsidP="00260DD5">
      <w:pPr>
        <w:pStyle w:val="NormalWeb"/>
        <w:numPr>
          <w:ilvl w:val="0"/>
          <w:numId w:val="178"/>
        </w:numPr>
        <w:jc w:val="both"/>
        <w:rPr>
          <w:rFonts w:asciiTheme="majorBidi" w:hAnsiTheme="majorBidi" w:cstheme="majorBidi"/>
        </w:rPr>
      </w:pPr>
      <w:r w:rsidRPr="00260DD5">
        <w:rPr>
          <w:rFonts w:asciiTheme="majorBidi" w:hAnsiTheme="majorBidi" w:cstheme="majorBidi"/>
        </w:rPr>
        <w:t>Taking adult education classes to strengthen our skills.</w:t>
      </w:r>
    </w:p>
    <w:p w14:paraId="6A66F5D9" w14:textId="77777777" w:rsidR="00DF0CCA" w:rsidRPr="00260DD5" w:rsidRDefault="00DF0CCA" w:rsidP="00260DD5">
      <w:pPr>
        <w:pStyle w:val="NormalWeb"/>
        <w:numPr>
          <w:ilvl w:val="0"/>
          <w:numId w:val="178"/>
        </w:numPr>
        <w:jc w:val="both"/>
        <w:rPr>
          <w:rFonts w:asciiTheme="majorBidi" w:hAnsiTheme="majorBidi" w:cstheme="majorBidi"/>
        </w:rPr>
      </w:pPr>
      <w:r w:rsidRPr="00260DD5">
        <w:rPr>
          <w:rFonts w:asciiTheme="majorBidi" w:hAnsiTheme="majorBidi" w:cstheme="majorBidi"/>
        </w:rPr>
        <w:t>Attending professional conferences.</w:t>
      </w:r>
    </w:p>
    <w:p w14:paraId="0AF28883" w14:textId="77777777" w:rsidR="00DF0CCA" w:rsidRPr="00260DD5" w:rsidRDefault="00DF0CCA" w:rsidP="00260DD5">
      <w:pPr>
        <w:pStyle w:val="NormalWeb"/>
        <w:numPr>
          <w:ilvl w:val="0"/>
          <w:numId w:val="178"/>
        </w:numPr>
        <w:jc w:val="both"/>
        <w:rPr>
          <w:rFonts w:asciiTheme="majorBidi" w:hAnsiTheme="majorBidi" w:cstheme="majorBidi"/>
        </w:rPr>
      </w:pPr>
      <w:r w:rsidRPr="00260DD5">
        <w:rPr>
          <w:rFonts w:asciiTheme="majorBidi" w:hAnsiTheme="majorBidi" w:cstheme="majorBidi"/>
        </w:rPr>
        <w:t>Volunteering for organizations that can benefit from our skills.</w:t>
      </w:r>
    </w:p>
    <w:p w14:paraId="156BB4AD" w14:textId="77777777" w:rsidR="00DF0CCA" w:rsidRPr="00260DD5" w:rsidRDefault="00DF0CCA" w:rsidP="00260DD5">
      <w:pPr>
        <w:pStyle w:val="Heading2"/>
        <w:jc w:val="both"/>
      </w:pPr>
      <w:bookmarkStart w:id="166" w:name="_Toc236217475"/>
      <w:r w:rsidRPr="00260DD5">
        <w:t>Best Practices for In-Person Networking</w:t>
      </w:r>
      <w:bookmarkEnd w:id="166"/>
    </w:p>
    <w:p w14:paraId="5FFF1555"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Whenever we attend networking events:</w:t>
      </w:r>
    </w:p>
    <w:p w14:paraId="57E23877" w14:textId="77777777" w:rsidR="00DF0CCA" w:rsidRPr="00260DD5" w:rsidRDefault="00DF0CCA" w:rsidP="00260DD5">
      <w:pPr>
        <w:pStyle w:val="NormalWeb"/>
        <w:numPr>
          <w:ilvl w:val="0"/>
          <w:numId w:val="179"/>
        </w:numPr>
        <w:jc w:val="both"/>
        <w:rPr>
          <w:rFonts w:asciiTheme="majorBidi" w:hAnsiTheme="majorBidi" w:cstheme="majorBidi"/>
        </w:rPr>
      </w:pPr>
      <w:r w:rsidRPr="00260DD5">
        <w:rPr>
          <w:rFonts w:asciiTheme="majorBidi" w:hAnsiTheme="majorBidi" w:cstheme="majorBidi"/>
        </w:rPr>
        <w:t>Speak with people attending the same event.</w:t>
      </w:r>
    </w:p>
    <w:p w14:paraId="1C9D1E3A" w14:textId="77777777" w:rsidR="00DF0CCA" w:rsidRPr="00260DD5" w:rsidRDefault="00DF0CCA" w:rsidP="00260DD5">
      <w:pPr>
        <w:pStyle w:val="NormalWeb"/>
        <w:numPr>
          <w:ilvl w:val="0"/>
          <w:numId w:val="179"/>
        </w:numPr>
        <w:jc w:val="both"/>
        <w:rPr>
          <w:rFonts w:asciiTheme="majorBidi" w:hAnsiTheme="majorBidi" w:cstheme="majorBidi"/>
        </w:rPr>
      </w:pPr>
      <w:r w:rsidRPr="00260DD5">
        <w:rPr>
          <w:rFonts w:asciiTheme="majorBidi" w:hAnsiTheme="majorBidi" w:cstheme="majorBidi"/>
        </w:rPr>
        <w:t>Practice introducing ourselves professionally.</w:t>
      </w:r>
    </w:p>
    <w:p w14:paraId="529D4740" w14:textId="77777777" w:rsidR="00DF0CCA" w:rsidRPr="00260DD5" w:rsidRDefault="00DF0CCA" w:rsidP="00260DD5">
      <w:pPr>
        <w:pStyle w:val="NormalWeb"/>
        <w:numPr>
          <w:ilvl w:val="0"/>
          <w:numId w:val="179"/>
        </w:numPr>
        <w:jc w:val="both"/>
        <w:rPr>
          <w:rFonts w:asciiTheme="majorBidi" w:hAnsiTheme="majorBidi" w:cstheme="majorBidi"/>
        </w:rPr>
      </w:pPr>
      <w:r w:rsidRPr="00260DD5">
        <w:rPr>
          <w:rFonts w:asciiTheme="majorBidi" w:hAnsiTheme="majorBidi" w:cstheme="majorBidi"/>
        </w:rPr>
        <w:t>Avoid asking new acquaintances directly for job leads before building a relationship.</w:t>
      </w:r>
    </w:p>
    <w:p w14:paraId="76C33438" w14:textId="77777777" w:rsidR="00DF0CCA" w:rsidRPr="00260DD5" w:rsidRDefault="00DF0CCA" w:rsidP="00260DD5">
      <w:pPr>
        <w:pStyle w:val="NormalWeb"/>
        <w:jc w:val="both"/>
        <w:rPr>
          <w:rFonts w:asciiTheme="majorBidi" w:hAnsiTheme="majorBidi" w:cstheme="majorBidi"/>
        </w:rPr>
      </w:pPr>
      <w:r w:rsidRPr="00260DD5">
        <w:rPr>
          <w:rFonts w:asciiTheme="majorBidi" w:hAnsiTheme="majorBidi" w:cstheme="majorBidi"/>
        </w:rPr>
        <w:t>As we develop stronger professional relationships, networking contacts may naturally mention job opportunities before we even ask.</w:t>
      </w:r>
    </w:p>
    <w:p w14:paraId="39B73D9B" w14:textId="77777777" w:rsidR="00DF0CCA" w:rsidRPr="00260DD5" w:rsidRDefault="00DF0CCA" w:rsidP="00260DD5">
      <w:pPr>
        <w:pStyle w:val="Heading2"/>
        <w:jc w:val="both"/>
      </w:pPr>
      <w:bookmarkStart w:id="167" w:name="_Toc236217476"/>
      <w:r w:rsidRPr="00260DD5">
        <w:t>Key Takeaways</w:t>
      </w:r>
      <w:bookmarkEnd w:id="167"/>
    </w:p>
    <w:p w14:paraId="45C3477D"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Networking is a crucial way to discover job opportunities.</w:t>
      </w:r>
    </w:p>
    <w:p w14:paraId="6F9A5AA1"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Online job boards provide numerous employment opportunities and valuable career resources.</w:t>
      </w:r>
    </w:p>
    <w:p w14:paraId="0F93B2A0"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 xml:space="preserve">LinkedIn is one of the most important professional networking platforms, with </w:t>
      </w:r>
      <w:r w:rsidRPr="00260DD5">
        <w:rPr>
          <w:rStyle w:val="Strong"/>
          <w:rFonts w:asciiTheme="majorBidi" w:hAnsiTheme="majorBidi" w:cstheme="majorBidi"/>
        </w:rPr>
        <w:t>133 million users in the U.S.</w:t>
      </w:r>
      <w:r w:rsidRPr="00260DD5">
        <w:rPr>
          <w:rFonts w:asciiTheme="majorBidi" w:hAnsiTheme="majorBidi" w:cstheme="majorBidi"/>
        </w:rPr>
        <w:t xml:space="preserve">, users from </w:t>
      </w:r>
      <w:r w:rsidRPr="00260DD5">
        <w:rPr>
          <w:rStyle w:val="Strong"/>
          <w:rFonts w:asciiTheme="majorBidi" w:hAnsiTheme="majorBidi" w:cstheme="majorBidi"/>
        </w:rPr>
        <w:t>more than 200 countries</w:t>
      </w:r>
      <w:r w:rsidRPr="00260DD5">
        <w:rPr>
          <w:rFonts w:asciiTheme="majorBidi" w:hAnsiTheme="majorBidi" w:cstheme="majorBidi"/>
        </w:rPr>
        <w:t xml:space="preserve">, and </w:t>
      </w:r>
      <w:r w:rsidRPr="00260DD5">
        <w:rPr>
          <w:rStyle w:val="Strong"/>
          <w:rFonts w:asciiTheme="majorBidi" w:hAnsiTheme="majorBidi" w:cstheme="majorBidi"/>
        </w:rPr>
        <w:t>87% of recruiters</w:t>
      </w:r>
      <w:r w:rsidRPr="00260DD5">
        <w:rPr>
          <w:rFonts w:asciiTheme="majorBidi" w:hAnsiTheme="majorBidi" w:cstheme="majorBidi"/>
        </w:rPr>
        <w:t xml:space="preserve"> using it during candidate searches.</w:t>
      </w:r>
    </w:p>
    <w:p w14:paraId="30385966"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Keeping our LinkedIn profile current and making use of its professional features improves our visibility to recruiters.</w:t>
      </w:r>
    </w:p>
    <w:p w14:paraId="7CCA7D83"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 xml:space="preserve">Many job websites use </w:t>
      </w:r>
      <w:r w:rsidRPr="00260DD5">
        <w:rPr>
          <w:rStyle w:val="Strong"/>
          <w:rFonts w:asciiTheme="majorBidi" w:hAnsiTheme="majorBidi" w:cstheme="majorBidi"/>
        </w:rPr>
        <w:t>Applicant Tracking Systems (ATS)</w:t>
      </w:r>
      <w:r w:rsidRPr="00260DD5">
        <w:rPr>
          <w:rFonts w:asciiTheme="majorBidi" w:hAnsiTheme="majorBidi" w:cstheme="majorBidi"/>
        </w:rPr>
        <w:t xml:space="preserve"> to streamline hiring and candidate discovery.</w:t>
      </w:r>
    </w:p>
    <w:p w14:paraId="7F3DF429"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Researching companies directly and connecting with their employees helps us better understand company culture and build valuable professional relationships.</w:t>
      </w:r>
    </w:p>
    <w:p w14:paraId="06CCC68E"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Social media is a powerful job search tool when used professionally.</w:t>
      </w:r>
    </w:p>
    <w:p w14:paraId="78E9DA39"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Offline networking through meetups, conferences, professional organizations, classes, and volunteering expands our professional network.</w:t>
      </w:r>
    </w:p>
    <w:p w14:paraId="3E65B617" w14:textId="77777777" w:rsidR="00DF0CCA" w:rsidRPr="00260DD5" w:rsidRDefault="00DF0CCA" w:rsidP="00260DD5">
      <w:pPr>
        <w:pStyle w:val="NormalWeb"/>
        <w:numPr>
          <w:ilvl w:val="0"/>
          <w:numId w:val="180"/>
        </w:numPr>
        <w:jc w:val="both"/>
        <w:rPr>
          <w:rFonts w:asciiTheme="majorBidi" w:hAnsiTheme="majorBidi" w:cstheme="majorBidi"/>
        </w:rPr>
      </w:pPr>
      <w:r w:rsidRPr="00260DD5">
        <w:rPr>
          <w:rFonts w:asciiTheme="majorBidi" w:hAnsiTheme="majorBidi" w:cstheme="majorBidi"/>
        </w:rPr>
        <w:t xml:space="preserve">Very often, getting a job is about </w:t>
      </w:r>
      <w:r w:rsidRPr="00260DD5">
        <w:rPr>
          <w:rStyle w:val="Strong"/>
          <w:rFonts w:asciiTheme="majorBidi" w:hAnsiTheme="majorBidi" w:cstheme="majorBidi"/>
        </w:rPr>
        <w:t>who we know as much as what we know</w:t>
      </w:r>
      <w:r w:rsidRPr="00260DD5">
        <w:rPr>
          <w:rFonts w:asciiTheme="majorBidi" w:hAnsiTheme="majorBidi" w:cstheme="majorBidi"/>
        </w:rPr>
        <w:t>, so having someone help us get our foot in the door can provide a significant advantage.</w:t>
      </w:r>
    </w:p>
    <w:p w14:paraId="1A6E7650" w14:textId="77777777" w:rsidR="002E37EF" w:rsidRPr="00260DD5" w:rsidRDefault="002E37EF" w:rsidP="00260DD5">
      <w:pPr>
        <w:pStyle w:val="Heading1"/>
        <w:jc w:val="both"/>
        <w:rPr>
          <w:rFonts w:cstheme="majorBidi"/>
        </w:rPr>
      </w:pPr>
      <w:bookmarkStart w:id="168" w:name="_Toc236217477"/>
      <w:r w:rsidRPr="00260DD5">
        <w:rPr>
          <w:rFonts w:cstheme="majorBidi"/>
        </w:rPr>
        <w:t>Expert Viewpoints: Building Your Network</w:t>
      </w:r>
      <w:bookmarkEnd w:id="168"/>
    </w:p>
    <w:p w14:paraId="1ABD962F" w14:textId="77777777" w:rsidR="002E37EF" w:rsidRPr="00260DD5" w:rsidRDefault="002E37EF" w:rsidP="00260DD5">
      <w:pPr>
        <w:pStyle w:val="Heading2"/>
        <w:jc w:val="both"/>
      </w:pPr>
      <w:bookmarkStart w:id="169" w:name="_Toc236217478"/>
      <w:r w:rsidRPr="00260DD5">
        <w:t>Learning Objectives</w:t>
      </w:r>
      <w:bookmarkEnd w:id="169"/>
    </w:p>
    <w:p w14:paraId="7637489C"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After studying this topic, we will be able to:</w:t>
      </w:r>
    </w:p>
    <w:p w14:paraId="41E98A13" w14:textId="77777777" w:rsidR="002E37EF" w:rsidRPr="00260DD5" w:rsidRDefault="002E37EF" w:rsidP="00260DD5">
      <w:pPr>
        <w:pStyle w:val="NormalWeb"/>
        <w:numPr>
          <w:ilvl w:val="0"/>
          <w:numId w:val="181"/>
        </w:numPr>
        <w:jc w:val="both"/>
        <w:rPr>
          <w:rFonts w:asciiTheme="majorBidi" w:hAnsiTheme="majorBidi" w:cstheme="majorBidi"/>
        </w:rPr>
      </w:pPr>
      <w:r w:rsidRPr="00260DD5">
        <w:rPr>
          <w:rFonts w:asciiTheme="majorBidi" w:hAnsiTheme="majorBidi" w:cstheme="majorBidi"/>
        </w:rPr>
        <w:t>Understand the importance of building a professional network.</w:t>
      </w:r>
    </w:p>
    <w:p w14:paraId="3762C90E" w14:textId="77777777" w:rsidR="002E37EF" w:rsidRPr="00260DD5" w:rsidRDefault="002E37EF" w:rsidP="00260DD5">
      <w:pPr>
        <w:pStyle w:val="NormalWeb"/>
        <w:numPr>
          <w:ilvl w:val="0"/>
          <w:numId w:val="181"/>
        </w:numPr>
        <w:jc w:val="both"/>
        <w:rPr>
          <w:rFonts w:asciiTheme="majorBidi" w:hAnsiTheme="majorBidi" w:cstheme="majorBidi"/>
        </w:rPr>
      </w:pPr>
      <w:r w:rsidRPr="00260DD5">
        <w:rPr>
          <w:rFonts w:asciiTheme="majorBidi" w:hAnsiTheme="majorBidi" w:cstheme="majorBidi"/>
        </w:rPr>
        <w:t>Identify online and offline platforms for networking.</w:t>
      </w:r>
    </w:p>
    <w:p w14:paraId="63C7E2DE" w14:textId="77777777" w:rsidR="002E37EF" w:rsidRPr="00260DD5" w:rsidRDefault="002E37EF" w:rsidP="00260DD5">
      <w:pPr>
        <w:pStyle w:val="NormalWeb"/>
        <w:numPr>
          <w:ilvl w:val="0"/>
          <w:numId w:val="181"/>
        </w:numPr>
        <w:jc w:val="both"/>
        <w:rPr>
          <w:rFonts w:asciiTheme="majorBidi" w:hAnsiTheme="majorBidi" w:cstheme="majorBidi"/>
        </w:rPr>
      </w:pPr>
      <w:r w:rsidRPr="00260DD5">
        <w:rPr>
          <w:rFonts w:asciiTheme="majorBidi" w:hAnsiTheme="majorBidi" w:cstheme="majorBidi"/>
        </w:rPr>
        <w:t>Learn how to create meaningful professional relationships.</w:t>
      </w:r>
    </w:p>
    <w:p w14:paraId="0657551D" w14:textId="77777777" w:rsidR="002E37EF" w:rsidRPr="00260DD5" w:rsidRDefault="002E37EF" w:rsidP="00260DD5">
      <w:pPr>
        <w:pStyle w:val="NormalWeb"/>
        <w:numPr>
          <w:ilvl w:val="0"/>
          <w:numId w:val="181"/>
        </w:numPr>
        <w:jc w:val="both"/>
        <w:rPr>
          <w:rFonts w:asciiTheme="majorBidi" w:hAnsiTheme="majorBidi" w:cstheme="majorBidi"/>
        </w:rPr>
      </w:pPr>
      <w:r w:rsidRPr="00260DD5">
        <w:rPr>
          <w:rFonts w:asciiTheme="majorBidi" w:hAnsiTheme="majorBidi" w:cstheme="majorBidi"/>
        </w:rPr>
        <w:t>Discover how networking can improve career opportunities, particularly in data science.</w:t>
      </w:r>
    </w:p>
    <w:p w14:paraId="5F68F3AE" w14:textId="77777777" w:rsidR="002E37EF" w:rsidRPr="00260DD5" w:rsidRDefault="002E37EF" w:rsidP="00260DD5">
      <w:pPr>
        <w:pStyle w:val="Heading2"/>
        <w:jc w:val="both"/>
      </w:pPr>
      <w:bookmarkStart w:id="170" w:name="_Toc236217479"/>
      <w:r w:rsidRPr="00260DD5">
        <w:lastRenderedPageBreak/>
        <w:t>Introduction</w:t>
      </w:r>
      <w:bookmarkEnd w:id="170"/>
    </w:p>
    <w:p w14:paraId="58593240"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Building a professional network is an essential part of career development. A strong network helps us learn from experienced professionals, discover new opportunities, receive mentorship, and increase our visibility in the industry. Networking is not only about asking for help but also about contributing to the community by helping others.</w:t>
      </w:r>
    </w:p>
    <w:p w14:paraId="70E9AB7F" w14:textId="77777777" w:rsidR="002E37EF" w:rsidRPr="00260DD5" w:rsidRDefault="002E37EF" w:rsidP="00260DD5">
      <w:pPr>
        <w:pStyle w:val="Heading2"/>
        <w:jc w:val="both"/>
      </w:pPr>
      <w:bookmarkStart w:id="171" w:name="_Toc236217480"/>
      <w:r w:rsidRPr="00260DD5">
        <w:t>Build Your Network Through Online Communities</w:t>
      </w:r>
      <w:bookmarkEnd w:id="171"/>
    </w:p>
    <w:p w14:paraId="4F6516B4"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One of the best ways to build a professional network is by participating in online communities related to our field of interest.</w:t>
      </w:r>
    </w:p>
    <w:p w14:paraId="7424E30F"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Some recommended platforms include:</w:t>
      </w:r>
    </w:p>
    <w:p w14:paraId="4627B753" w14:textId="77777777" w:rsidR="002E37EF" w:rsidRPr="00260DD5" w:rsidRDefault="002E37EF" w:rsidP="00260DD5">
      <w:pPr>
        <w:pStyle w:val="NormalWeb"/>
        <w:numPr>
          <w:ilvl w:val="0"/>
          <w:numId w:val="182"/>
        </w:numPr>
        <w:jc w:val="both"/>
        <w:rPr>
          <w:rFonts w:asciiTheme="majorBidi" w:hAnsiTheme="majorBidi" w:cstheme="majorBidi"/>
        </w:rPr>
      </w:pPr>
      <w:r w:rsidRPr="00260DD5">
        <w:rPr>
          <w:rStyle w:val="Strong"/>
          <w:rFonts w:asciiTheme="majorBidi" w:hAnsiTheme="majorBidi" w:cstheme="majorBidi"/>
        </w:rPr>
        <w:t>Twitter (X):</w:t>
      </w:r>
    </w:p>
    <w:p w14:paraId="7CB0D52C"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Follow industry leaders and professionals who regularly discuss topics related to our career interests.</w:t>
      </w:r>
    </w:p>
    <w:p w14:paraId="26EEFA03"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Like their posts.</w:t>
      </w:r>
    </w:p>
    <w:p w14:paraId="38FA16D6"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Reply to their posts.</w:t>
      </w:r>
    </w:p>
    <w:p w14:paraId="6D4AF019"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Ask thoughtful questions.</w:t>
      </w:r>
    </w:p>
    <w:p w14:paraId="6EE9DF8C"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Join conversations and discussions.</w:t>
      </w:r>
    </w:p>
    <w:p w14:paraId="1D31F06D" w14:textId="77777777" w:rsidR="002E37EF" w:rsidRPr="00260DD5" w:rsidRDefault="002E37EF" w:rsidP="00260DD5">
      <w:pPr>
        <w:pStyle w:val="NormalWeb"/>
        <w:numPr>
          <w:ilvl w:val="0"/>
          <w:numId w:val="182"/>
        </w:numPr>
        <w:jc w:val="both"/>
        <w:rPr>
          <w:rFonts w:asciiTheme="majorBidi" w:hAnsiTheme="majorBidi" w:cstheme="majorBidi"/>
        </w:rPr>
      </w:pPr>
      <w:r w:rsidRPr="00260DD5">
        <w:rPr>
          <w:rStyle w:val="Strong"/>
          <w:rFonts w:asciiTheme="majorBidi" w:hAnsiTheme="majorBidi" w:cstheme="majorBidi"/>
        </w:rPr>
        <w:t>Stack Overflow and Similar Communities:</w:t>
      </w:r>
    </w:p>
    <w:p w14:paraId="1FE15519"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Participate in technical discussions.</w:t>
      </w:r>
    </w:p>
    <w:p w14:paraId="228A6F35"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Ask and answer questions.</w:t>
      </w:r>
    </w:p>
    <w:p w14:paraId="33D916E7"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Learn from experienced developers and professionals.</w:t>
      </w:r>
    </w:p>
    <w:p w14:paraId="2A505CCF" w14:textId="77777777" w:rsidR="002E37EF" w:rsidRPr="00260DD5" w:rsidRDefault="002E37EF" w:rsidP="00260DD5">
      <w:pPr>
        <w:pStyle w:val="NormalWeb"/>
        <w:numPr>
          <w:ilvl w:val="0"/>
          <w:numId w:val="182"/>
        </w:numPr>
        <w:jc w:val="both"/>
        <w:rPr>
          <w:rFonts w:asciiTheme="majorBidi" w:hAnsiTheme="majorBidi" w:cstheme="majorBidi"/>
        </w:rPr>
      </w:pPr>
      <w:r w:rsidRPr="00260DD5">
        <w:rPr>
          <w:rStyle w:val="Strong"/>
          <w:rFonts w:asciiTheme="majorBidi" w:hAnsiTheme="majorBidi" w:cstheme="majorBidi"/>
        </w:rPr>
        <w:t>Discord and Slack Communities:</w:t>
      </w:r>
    </w:p>
    <w:p w14:paraId="68053036"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Join communities dedicated to specific technologies or topics.</w:t>
      </w:r>
    </w:p>
    <w:p w14:paraId="2A177E9B"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Participate in discussions.</w:t>
      </w:r>
    </w:p>
    <w:p w14:paraId="6260C4DE"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Share knowledge and learn from others.</w:t>
      </w:r>
    </w:p>
    <w:p w14:paraId="356D5A35" w14:textId="77777777" w:rsidR="002E37EF" w:rsidRPr="00260DD5" w:rsidRDefault="002E37EF" w:rsidP="00260DD5">
      <w:pPr>
        <w:pStyle w:val="NormalWeb"/>
        <w:numPr>
          <w:ilvl w:val="0"/>
          <w:numId w:val="182"/>
        </w:numPr>
        <w:jc w:val="both"/>
        <w:rPr>
          <w:rFonts w:asciiTheme="majorBidi" w:hAnsiTheme="majorBidi" w:cstheme="majorBidi"/>
        </w:rPr>
      </w:pPr>
      <w:r w:rsidRPr="00260DD5">
        <w:rPr>
          <w:rStyle w:val="Strong"/>
          <w:rFonts w:asciiTheme="majorBidi" w:hAnsiTheme="majorBidi" w:cstheme="majorBidi"/>
        </w:rPr>
        <w:t>Online Forums:</w:t>
      </w:r>
    </w:p>
    <w:p w14:paraId="3F2A69C3"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Search for forums focused on our area of interest.</w:t>
      </w:r>
    </w:p>
    <w:p w14:paraId="592834C1" w14:textId="77777777" w:rsidR="002E37EF" w:rsidRPr="00260DD5" w:rsidRDefault="002E37EF" w:rsidP="00260DD5">
      <w:pPr>
        <w:pStyle w:val="NormalWeb"/>
        <w:numPr>
          <w:ilvl w:val="1"/>
          <w:numId w:val="182"/>
        </w:numPr>
        <w:jc w:val="both"/>
        <w:rPr>
          <w:rFonts w:asciiTheme="majorBidi" w:hAnsiTheme="majorBidi" w:cstheme="majorBidi"/>
        </w:rPr>
      </w:pPr>
      <w:r w:rsidRPr="00260DD5">
        <w:rPr>
          <w:rFonts w:asciiTheme="majorBidi" w:hAnsiTheme="majorBidi" w:cstheme="majorBidi"/>
        </w:rPr>
        <w:t>Engage with community members and contribute to discussions.</w:t>
      </w:r>
    </w:p>
    <w:p w14:paraId="767CC4EC" w14:textId="77777777" w:rsidR="002E37EF" w:rsidRPr="00260DD5" w:rsidRDefault="002E37EF" w:rsidP="00260DD5">
      <w:pPr>
        <w:pStyle w:val="Heading2"/>
        <w:jc w:val="both"/>
      </w:pPr>
      <w:bookmarkStart w:id="172" w:name="_Toc236217481"/>
      <w:r w:rsidRPr="00260DD5">
        <w:t>Attend Local Events and Meetups</w:t>
      </w:r>
      <w:bookmarkEnd w:id="172"/>
    </w:p>
    <w:p w14:paraId="2B9B98C2"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Networking is not limited to online platforms. We should also attend local events where professionals gather.</w:t>
      </w:r>
    </w:p>
    <w:p w14:paraId="0B400A3E"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Some valuable opportunities include:</w:t>
      </w:r>
    </w:p>
    <w:p w14:paraId="32D5B61B"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Local meetups</w:t>
      </w:r>
    </w:p>
    <w:p w14:paraId="4BB7EB85"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Professional networking events</w:t>
      </w:r>
    </w:p>
    <w:p w14:paraId="69D3329E"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Conferences</w:t>
      </w:r>
    </w:p>
    <w:p w14:paraId="6649C76A"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Industry gatherings</w:t>
      </w:r>
    </w:p>
    <w:p w14:paraId="37741C8D"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Technology communities</w:t>
      </w:r>
    </w:p>
    <w:p w14:paraId="7C782E67"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Maker spaces</w:t>
      </w:r>
    </w:p>
    <w:p w14:paraId="299915D0"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Hacking labs</w:t>
      </w:r>
    </w:p>
    <w:p w14:paraId="70E691B8" w14:textId="77777777" w:rsidR="002E37EF" w:rsidRPr="00260DD5" w:rsidRDefault="002E37EF" w:rsidP="00260DD5">
      <w:pPr>
        <w:pStyle w:val="NormalWeb"/>
        <w:numPr>
          <w:ilvl w:val="0"/>
          <w:numId w:val="183"/>
        </w:numPr>
        <w:jc w:val="both"/>
        <w:rPr>
          <w:rFonts w:asciiTheme="majorBidi" w:hAnsiTheme="majorBidi" w:cstheme="majorBidi"/>
        </w:rPr>
      </w:pPr>
      <w:r w:rsidRPr="00260DD5">
        <w:rPr>
          <w:rFonts w:asciiTheme="majorBidi" w:hAnsiTheme="majorBidi" w:cstheme="majorBidi"/>
        </w:rPr>
        <w:t>Hackathons</w:t>
      </w:r>
    </w:p>
    <w:p w14:paraId="587132C8"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lastRenderedPageBreak/>
        <w:t>These events allow us to:</w:t>
      </w:r>
    </w:p>
    <w:p w14:paraId="09B61513" w14:textId="77777777" w:rsidR="002E37EF" w:rsidRPr="00260DD5" w:rsidRDefault="002E37EF" w:rsidP="00260DD5">
      <w:pPr>
        <w:pStyle w:val="NormalWeb"/>
        <w:numPr>
          <w:ilvl w:val="0"/>
          <w:numId w:val="184"/>
        </w:numPr>
        <w:jc w:val="both"/>
        <w:rPr>
          <w:rFonts w:asciiTheme="majorBidi" w:hAnsiTheme="majorBidi" w:cstheme="majorBidi"/>
        </w:rPr>
      </w:pPr>
      <w:r w:rsidRPr="00260DD5">
        <w:rPr>
          <w:rFonts w:asciiTheme="majorBidi" w:hAnsiTheme="majorBidi" w:cstheme="majorBidi"/>
        </w:rPr>
        <w:t>Meet professionals in person.</w:t>
      </w:r>
    </w:p>
    <w:p w14:paraId="29533B64" w14:textId="77777777" w:rsidR="002E37EF" w:rsidRPr="00260DD5" w:rsidRDefault="002E37EF" w:rsidP="00260DD5">
      <w:pPr>
        <w:pStyle w:val="NormalWeb"/>
        <w:numPr>
          <w:ilvl w:val="0"/>
          <w:numId w:val="184"/>
        </w:numPr>
        <w:jc w:val="both"/>
        <w:rPr>
          <w:rFonts w:asciiTheme="majorBidi" w:hAnsiTheme="majorBidi" w:cstheme="majorBidi"/>
        </w:rPr>
      </w:pPr>
      <w:r w:rsidRPr="00260DD5">
        <w:rPr>
          <w:rFonts w:asciiTheme="majorBidi" w:hAnsiTheme="majorBidi" w:cstheme="majorBidi"/>
        </w:rPr>
        <w:t>Learn about current industry trends.</w:t>
      </w:r>
    </w:p>
    <w:p w14:paraId="791A3BB9" w14:textId="77777777" w:rsidR="002E37EF" w:rsidRPr="00260DD5" w:rsidRDefault="002E37EF" w:rsidP="00260DD5">
      <w:pPr>
        <w:pStyle w:val="NormalWeb"/>
        <w:numPr>
          <w:ilvl w:val="0"/>
          <w:numId w:val="184"/>
        </w:numPr>
        <w:jc w:val="both"/>
        <w:rPr>
          <w:rFonts w:asciiTheme="majorBidi" w:hAnsiTheme="majorBidi" w:cstheme="majorBidi"/>
        </w:rPr>
      </w:pPr>
      <w:r w:rsidRPr="00260DD5">
        <w:rPr>
          <w:rFonts w:asciiTheme="majorBidi" w:hAnsiTheme="majorBidi" w:cstheme="majorBidi"/>
        </w:rPr>
        <w:t>Build long-term professional relationships.</w:t>
      </w:r>
    </w:p>
    <w:p w14:paraId="7E722496" w14:textId="77777777" w:rsidR="002E37EF" w:rsidRPr="00260DD5" w:rsidRDefault="002E37EF" w:rsidP="00260DD5">
      <w:pPr>
        <w:pStyle w:val="NormalWeb"/>
        <w:numPr>
          <w:ilvl w:val="0"/>
          <w:numId w:val="184"/>
        </w:numPr>
        <w:jc w:val="both"/>
        <w:rPr>
          <w:rFonts w:asciiTheme="majorBidi" w:hAnsiTheme="majorBidi" w:cstheme="majorBidi"/>
        </w:rPr>
      </w:pPr>
      <w:r w:rsidRPr="00260DD5">
        <w:rPr>
          <w:rFonts w:asciiTheme="majorBidi" w:hAnsiTheme="majorBidi" w:cstheme="majorBidi"/>
        </w:rPr>
        <w:t>Expand our professional network.</w:t>
      </w:r>
    </w:p>
    <w:p w14:paraId="7BF27C69" w14:textId="77777777" w:rsidR="002E37EF" w:rsidRPr="00260DD5" w:rsidRDefault="002E37EF" w:rsidP="00260DD5">
      <w:pPr>
        <w:pStyle w:val="Heading2"/>
        <w:jc w:val="both"/>
      </w:pPr>
      <w:bookmarkStart w:id="173" w:name="_Toc236217482"/>
      <w:r w:rsidRPr="00260DD5">
        <w:t>Using LinkedIn Effectively</w:t>
      </w:r>
      <w:bookmarkEnd w:id="173"/>
    </w:p>
    <w:p w14:paraId="209BB3F8"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LinkedIn is one of the most valuable platforms for professional networking.</w:t>
      </w:r>
    </w:p>
    <w:p w14:paraId="1053F342" w14:textId="77777777" w:rsidR="002E37EF" w:rsidRPr="00260DD5" w:rsidRDefault="002E37EF" w:rsidP="00260DD5">
      <w:pPr>
        <w:pStyle w:val="Heading3"/>
        <w:jc w:val="both"/>
      </w:pPr>
      <w:bookmarkStart w:id="174" w:name="_Toc236217483"/>
      <w:r w:rsidRPr="00260DD5">
        <w:t>Create a Strong LinkedIn Profile</w:t>
      </w:r>
      <w:bookmarkEnd w:id="174"/>
    </w:p>
    <w:p w14:paraId="7FA7ED5C"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If we already have a LinkedIn profile, we have already started building our professional network.</w:t>
      </w:r>
    </w:p>
    <w:p w14:paraId="6849E013"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To improve our profile:</w:t>
      </w:r>
    </w:p>
    <w:p w14:paraId="75262A44" w14:textId="77777777" w:rsidR="002E37EF" w:rsidRPr="00260DD5" w:rsidRDefault="002E37EF" w:rsidP="00260DD5">
      <w:pPr>
        <w:pStyle w:val="NormalWeb"/>
        <w:numPr>
          <w:ilvl w:val="0"/>
          <w:numId w:val="185"/>
        </w:numPr>
        <w:jc w:val="both"/>
        <w:rPr>
          <w:rFonts w:asciiTheme="majorBidi" w:hAnsiTheme="majorBidi" w:cstheme="majorBidi"/>
        </w:rPr>
      </w:pPr>
      <w:r w:rsidRPr="00260DD5">
        <w:rPr>
          <w:rFonts w:asciiTheme="majorBidi" w:hAnsiTheme="majorBidi" w:cstheme="majorBidi"/>
        </w:rPr>
        <w:t xml:space="preserve">Follow LinkedIn's guide to achieve an </w:t>
      </w:r>
      <w:r w:rsidRPr="00260DD5">
        <w:rPr>
          <w:rStyle w:val="Strong"/>
          <w:rFonts w:asciiTheme="majorBidi" w:hAnsiTheme="majorBidi" w:cstheme="majorBidi"/>
        </w:rPr>
        <w:t>All-Star Profile</w:t>
      </w:r>
      <w:r w:rsidRPr="00260DD5">
        <w:rPr>
          <w:rFonts w:asciiTheme="majorBidi" w:hAnsiTheme="majorBidi" w:cstheme="majorBidi"/>
        </w:rPr>
        <w:t>.</w:t>
      </w:r>
    </w:p>
    <w:p w14:paraId="54306C16" w14:textId="77777777" w:rsidR="002E37EF" w:rsidRPr="00260DD5" w:rsidRDefault="002E37EF" w:rsidP="00260DD5">
      <w:pPr>
        <w:pStyle w:val="NormalWeb"/>
        <w:numPr>
          <w:ilvl w:val="0"/>
          <w:numId w:val="185"/>
        </w:numPr>
        <w:jc w:val="both"/>
        <w:rPr>
          <w:rFonts w:asciiTheme="majorBidi" w:hAnsiTheme="majorBidi" w:cstheme="majorBidi"/>
        </w:rPr>
      </w:pPr>
      <w:r w:rsidRPr="00260DD5">
        <w:rPr>
          <w:rFonts w:asciiTheme="majorBidi" w:hAnsiTheme="majorBidi" w:cstheme="majorBidi"/>
        </w:rPr>
        <w:t>Complete every section of the profile.</w:t>
      </w:r>
    </w:p>
    <w:p w14:paraId="60AF6BB8" w14:textId="77777777" w:rsidR="002E37EF" w:rsidRPr="00260DD5" w:rsidRDefault="002E37EF" w:rsidP="00260DD5">
      <w:pPr>
        <w:pStyle w:val="NormalWeb"/>
        <w:numPr>
          <w:ilvl w:val="0"/>
          <w:numId w:val="185"/>
        </w:numPr>
        <w:jc w:val="both"/>
        <w:rPr>
          <w:rFonts w:asciiTheme="majorBidi" w:hAnsiTheme="majorBidi" w:cstheme="majorBidi"/>
        </w:rPr>
      </w:pPr>
      <w:r w:rsidRPr="00260DD5">
        <w:rPr>
          <w:rFonts w:asciiTheme="majorBidi" w:hAnsiTheme="majorBidi" w:cstheme="majorBidi"/>
        </w:rPr>
        <w:t>Add our key skills.</w:t>
      </w:r>
    </w:p>
    <w:p w14:paraId="44C468FB" w14:textId="77777777" w:rsidR="002E37EF" w:rsidRPr="00260DD5" w:rsidRDefault="002E37EF" w:rsidP="00260DD5">
      <w:pPr>
        <w:pStyle w:val="NormalWeb"/>
        <w:numPr>
          <w:ilvl w:val="0"/>
          <w:numId w:val="185"/>
        </w:numPr>
        <w:jc w:val="both"/>
        <w:rPr>
          <w:rFonts w:asciiTheme="majorBidi" w:hAnsiTheme="majorBidi" w:cstheme="majorBidi"/>
        </w:rPr>
      </w:pPr>
      <w:r w:rsidRPr="00260DD5">
        <w:rPr>
          <w:rFonts w:asciiTheme="majorBidi" w:hAnsiTheme="majorBidi" w:cstheme="majorBidi"/>
        </w:rPr>
        <w:t>Include projects we have worked on.</w:t>
      </w:r>
    </w:p>
    <w:p w14:paraId="3DFC37AE" w14:textId="77777777" w:rsidR="002E37EF" w:rsidRPr="00260DD5" w:rsidRDefault="002E37EF" w:rsidP="00260DD5">
      <w:pPr>
        <w:pStyle w:val="NormalWeb"/>
        <w:numPr>
          <w:ilvl w:val="0"/>
          <w:numId w:val="185"/>
        </w:numPr>
        <w:jc w:val="both"/>
        <w:rPr>
          <w:rFonts w:asciiTheme="majorBidi" w:hAnsiTheme="majorBidi" w:cstheme="majorBidi"/>
        </w:rPr>
      </w:pPr>
      <w:r w:rsidRPr="00260DD5">
        <w:rPr>
          <w:rFonts w:asciiTheme="majorBidi" w:hAnsiTheme="majorBidi" w:cstheme="majorBidi"/>
        </w:rPr>
        <w:t>Request recommendations from colleagues and mentors.</w:t>
      </w:r>
    </w:p>
    <w:p w14:paraId="0FF0E787" w14:textId="77777777" w:rsidR="002E37EF" w:rsidRPr="00260DD5" w:rsidRDefault="002E37EF" w:rsidP="00260DD5">
      <w:pPr>
        <w:pStyle w:val="NormalWeb"/>
        <w:numPr>
          <w:ilvl w:val="0"/>
          <w:numId w:val="185"/>
        </w:numPr>
        <w:jc w:val="both"/>
        <w:rPr>
          <w:rFonts w:asciiTheme="majorBidi" w:hAnsiTheme="majorBidi" w:cstheme="majorBidi"/>
        </w:rPr>
      </w:pPr>
      <w:r w:rsidRPr="00260DD5">
        <w:rPr>
          <w:rFonts w:asciiTheme="majorBidi" w:hAnsiTheme="majorBidi" w:cstheme="majorBidi"/>
        </w:rPr>
        <w:t>Add relevant videos and useful links when appropriate.</w:t>
      </w:r>
    </w:p>
    <w:p w14:paraId="27EEED4D" w14:textId="77777777" w:rsidR="002E37EF" w:rsidRPr="00260DD5" w:rsidRDefault="002E37EF" w:rsidP="00260DD5">
      <w:pPr>
        <w:pStyle w:val="NormalWeb"/>
        <w:numPr>
          <w:ilvl w:val="0"/>
          <w:numId w:val="185"/>
        </w:numPr>
        <w:jc w:val="both"/>
        <w:rPr>
          <w:rFonts w:asciiTheme="majorBidi" w:hAnsiTheme="majorBidi" w:cstheme="majorBidi"/>
        </w:rPr>
      </w:pPr>
      <w:r w:rsidRPr="00260DD5">
        <w:rPr>
          <w:rFonts w:asciiTheme="majorBidi" w:hAnsiTheme="majorBidi" w:cstheme="majorBidi"/>
        </w:rPr>
        <w:t>Make the profile visually appealing and interesting.</w:t>
      </w:r>
    </w:p>
    <w:p w14:paraId="141272D9" w14:textId="77777777" w:rsidR="002E37EF" w:rsidRPr="00260DD5" w:rsidRDefault="002E37EF" w:rsidP="00260DD5">
      <w:pPr>
        <w:pStyle w:val="Heading3"/>
        <w:jc w:val="both"/>
      </w:pPr>
      <w:bookmarkStart w:id="175" w:name="_Toc236217484"/>
      <w:r w:rsidRPr="00260DD5">
        <w:t>Connect with Relevant Professionals</w:t>
      </w:r>
      <w:bookmarkEnd w:id="175"/>
    </w:p>
    <w:p w14:paraId="22CCBA70"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Building a large and relevant network can significantly help during job searching.</w:t>
      </w:r>
    </w:p>
    <w:p w14:paraId="231918BB"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We should connect with:</w:t>
      </w:r>
    </w:p>
    <w:p w14:paraId="14D680B3" w14:textId="77777777" w:rsidR="002E37EF" w:rsidRPr="00260DD5" w:rsidRDefault="002E37EF" w:rsidP="00260DD5">
      <w:pPr>
        <w:pStyle w:val="NormalWeb"/>
        <w:numPr>
          <w:ilvl w:val="0"/>
          <w:numId w:val="186"/>
        </w:numPr>
        <w:jc w:val="both"/>
        <w:rPr>
          <w:rFonts w:asciiTheme="majorBidi" w:hAnsiTheme="majorBidi" w:cstheme="majorBidi"/>
        </w:rPr>
      </w:pPr>
      <w:r w:rsidRPr="00260DD5">
        <w:rPr>
          <w:rFonts w:asciiTheme="majorBidi" w:hAnsiTheme="majorBidi" w:cstheme="majorBidi"/>
        </w:rPr>
        <w:t>Recruiters</w:t>
      </w:r>
    </w:p>
    <w:p w14:paraId="04140070" w14:textId="77777777" w:rsidR="002E37EF" w:rsidRPr="00260DD5" w:rsidRDefault="002E37EF" w:rsidP="00260DD5">
      <w:pPr>
        <w:pStyle w:val="NormalWeb"/>
        <w:numPr>
          <w:ilvl w:val="0"/>
          <w:numId w:val="186"/>
        </w:numPr>
        <w:jc w:val="both"/>
        <w:rPr>
          <w:rFonts w:asciiTheme="majorBidi" w:hAnsiTheme="majorBidi" w:cstheme="majorBidi"/>
        </w:rPr>
      </w:pPr>
      <w:r w:rsidRPr="00260DD5">
        <w:rPr>
          <w:rFonts w:asciiTheme="majorBidi" w:hAnsiTheme="majorBidi" w:cstheme="majorBidi"/>
        </w:rPr>
        <w:t>Previous colleagues</w:t>
      </w:r>
    </w:p>
    <w:p w14:paraId="0E617F04" w14:textId="77777777" w:rsidR="002E37EF" w:rsidRPr="00260DD5" w:rsidRDefault="002E37EF" w:rsidP="00260DD5">
      <w:pPr>
        <w:pStyle w:val="NormalWeb"/>
        <w:numPr>
          <w:ilvl w:val="0"/>
          <w:numId w:val="186"/>
        </w:numPr>
        <w:jc w:val="both"/>
        <w:rPr>
          <w:rFonts w:asciiTheme="majorBidi" w:hAnsiTheme="majorBidi" w:cstheme="majorBidi"/>
        </w:rPr>
      </w:pPr>
      <w:r w:rsidRPr="00260DD5">
        <w:rPr>
          <w:rFonts w:asciiTheme="majorBidi" w:hAnsiTheme="majorBidi" w:cstheme="majorBidi"/>
        </w:rPr>
        <w:t>Managers</w:t>
      </w:r>
    </w:p>
    <w:p w14:paraId="4D526404" w14:textId="77777777" w:rsidR="002E37EF" w:rsidRPr="00260DD5" w:rsidRDefault="002E37EF" w:rsidP="00260DD5">
      <w:pPr>
        <w:pStyle w:val="NormalWeb"/>
        <w:numPr>
          <w:ilvl w:val="0"/>
          <w:numId w:val="186"/>
        </w:numPr>
        <w:jc w:val="both"/>
        <w:rPr>
          <w:rFonts w:asciiTheme="majorBidi" w:hAnsiTheme="majorBidi" w:cstheme="majorBidi"/>
        </w:rPr>
      </w:pPr>
      <w:r w:rsidRPr="00260DD5">
        <w:rPr>
          <w:rFonts w:asciiTheme="majorBidi" w:hAnsiTheme="majorBidi" w:cstheme="majorBidi"/>
        </w:rPr>
        <w:t>Industry professionals</w:t>
      </w:r>
    </w:p>
    <w:p w14:paraId="6CD3C3B1" w14:textId="77777777" w:rsidR="002E37EF" w:rsidRPr="00260DD5" w:rsidRDefault="002E37EF" w:rsidP="00260DD5">
      <w:pPr>
        <w:pStyle w:val="NormalWeb"/>
        <w:numPr>
          <w:ilvl w:val="0"/>
          <w:numId w:val="186"/>
        </w:numPr>
        <w:jc w:val="both"/>
        <w:rPr>
          <w:rFonts w:asciiTheme="majorBidi" w:hAnsiTheme="majorBidi" w:cstheme="majorBidi"/>
        </w:rPr>
      </w:pPr>
      <w:r w:rsidRPr="00260DD5">
        <w:rPr>
          <w:rFonts w:asciiTheme="majorBidi" w:hAnsiTheme="majorBidi" w:cstheme="majorBidi"/>
        </w:rPr>
        <w:t>Mentors</w:t>
      </w:r>
    </w:p>
    <w:p w14:paraId="13076021" w14:textId="77777777" w:rsidR="002E37EF" w:rsidRPr="00260DD5" w:rsidRDefault="002E37EF" w:rsidP="00260DD5">
      <w:pPr>
        <w:pStyle w:val="NormalWeb"/>
        <w:numPr>
          <w:ilvl w:val="0"/>
          <w:numId w:val="186"/>
        </w:numPr>
        <w:jc w:val="both"/>
        <w:rPr>
          <w:rFonts w:asciiTheme="majorBidi" w:hAnsiTheme="majorBidi" w:cstheme="majorBidi"/>
        </w:rPr>
      </w:pPr>
      <w:r w:rsidRPr="00260DD5">
        <w:rPr>
          <w:rFonts w:asciiTheme="majorBidi" w:hAnsiTheme="majorBidi" w:cstheme="majorBidi"/>
        </w:rPr>
        <w:t>Experts in our field</w:t>
      </w:r>
    </w:p>
    <w:p w14:paraId="1CFF8B29"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Focus on building relationships with people who are relevant to our career goals.</w:t>
      </w:r>
    </w:p>
    <w:p w14:paraId="128A6E14" w14:textId="77777777" w:rsidR="002E37EF" w:rsidRPr="00260DD5" w:rsidRDefault="002E37EF" w:rsidP="00260DD5">
      <w:pPr>
        <w:pStyle w:val="Heading3"/>
        <w:jc w:val="both"/>
      </w:pPr>
      <w:bookmarkStart w:id="176" w:name="_Toc236217485"/>
      <w:r w:rsidRPr="00260DD5">
        <w:t>Personalize Connection Requests</w:t>
      </w:r>
      <w:bookmarkEnd w:id="176"/>
    </w:p>
    <w:p w14:paraId="63ADA1FF" w14:textId="77777777" w:rsidR="002E37EF" w:rsidRPr="00260DD5" w:rsidRDefault="002E37EF" w:rsidP="00260DD5">
      <w:pPr>
        <w:pStyle w:val="NormalWeb"/>
        <w:jc w:val="both"/>
        <w:rPr>
          <w:rFonts w:asciiTheme="majorBidi" w:hAnsiTheme="majorBidi" w:cstheme="majorBidi"/>
          <w:color w:val="0070C0"/>
        </w:rPr>
      </w:pPr>
      <w:r w:rsidRPr="00260DD5">
        <w:rPr>
          <w:rFonts w:asciiTheme="majorBidi" w:hAnsiTheme="majorBidi" w:cstheme="majorBidi"/>
          <w:color w:val="0070C0"/>
        </w:rPr>
        <w:t>When sending LinkedIn invitations:</w:t>
      </w:r>
    </w:p>
    <w:p w14:paraId="172C9E56" w14:textId="77777777" w:rsidR="002E37EF" w:rsidRPr="00260DD5" w:rsidRDefault="002E37EF" w:rsidP="00260DD5">
      <w:pPr>
        <w:pStyle w:val="NormalWeb"/>
        <w:numPr>
          <w:ilvl w:val="0"/>
          <w:numId w:val="187"/>
        </w:numPr>
        <w:jc w:val="both"/>
        <w:rPr>
          <w:rFonts w:asciiTheme="majorBidi" w:hAnsiTheme="majorBidi" w:cstheme="majorBidi"/>
          <w:color w:val="0070C0"/>
        </w:rPr>
      </w:pPr>
      <w:r w:rsidRPr="00260DD5">
        <w:rPr>
          <w:rFonts w:asciiTheme="majorBidi" w:hAnsiTheme="majorBidi" w:cstheme="majorBidi"/>
          <w:color w:val="0070C0"/>
        </w:rPr>
        <w:t>Avoid using the default invitation message.</w:t>
      </w:r>
    </w:p>
    <w:p w14:paraId="25C315E5" w14:textId="77777777" w:rsidR="002E37EF" w:rsidRPr="00260DD5" w:rsidRDefault="002E37EF" w:rsidP="00260DD5">
      <w:pPr>
        <w:pStyle w:val="NormalWeb"/>
        <w:numPr>
          <w:ilvl w:val="0"/>
          <w:numId w:val="187"/>
        </w:numPr>
        <w:jc w:val="both"/>
        <w:rPr>
          <w:rFonts w:asciiTheme="majorBidi" w:hAnsiTheme="majorBidi" w:cstheme="majorBidi"/>
          <w:color w:val="0070C0"/>
        </w:rPr>
      </w:pPr>
      <w:r w:rsidRPr="00260DD5">
        <w:rPr>
          <w:rFonts w:asciiTheme="majorBidi" w:hAnsiTheme="majorBidi" w:cstheme="majorBidi"/>
          <w:color w:val="0070C0"/>
        </w:rPr>
        <w:t>Add a few personalized words explaining why we would like to connect.</w:t>
      </w:r>
    </w:p>
    <w:p w14:paraId="482BC510" w14:textId="77777777" w:rsidR="002E37EF" w:rsidRPr="00260DD5" w:rsidRDefault="002E37EF" w:rsidP="00260DD5">
      <w:pPr>
        <w:pStyle w:val="NormalWeb"/>
        <w:numPr>
          <w:ilvl w:val="0"/>
          <w:numId w:val="187"/>
        </w:numPr>
        <w:jc w:val="both"/>
        <w:rPr>
          <w:rFonts w:asciiTheme="majorBidi" w:hAnsiTheme="majorBidi" w:cstheme="majorBidi"/>
          <w:color w:val="0070C0"/>
        </w:rPr>
      </w:pPr>
      <w:r w:rsidRPr="00260DD5">
        <w:rPr>
          <w:rFonts w:asciiTheme="majorBidi" w:hAnsiTheme="majorBidi" w:cstheme="majorBidi"/>
          <w:color w:val="0070C0"/>
        </w:rPr>
        <w:t>Personalized invitations feel much more genuine and increase the likelihood of acceptance.</w:t>
      </w:r>
    </w:p>
    <w:p w14:paraId="5233CC9B" w14:textId="77777777" w:rsidR="002E37EF" w:rsidRPr="00260DD5" w:rsidRDefault="002E37EF" w:rsidP="00260DD5">
      <w:pPr>
        <w:pStyle w:val="Heading2"/>
        <w:jc w:val="both"/>
      </w:pPr>
      <w:bookmarkStart w:id="177" w:name="_Toc236217486"/>
      <w:r w:rsidRPr="00260DD5">
        <w:lastRenderedPageBreak/>
        <w:t>LinkedIn and Data Science Careers</w:t>
      </w:r>
      <w:bookmarkEnd w:id="177"/>
    </w:p>
    <w:p w14:paraId="283D2F53"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 xml:space="preserve">Recruiters frequently use LinkedIn to identify qualified candidates, especially for </w:t>
      </w:r>
      <w:r w:rsidRPr="00260DD5">
        <w:rPr>
          <w:rStyle w:val="Strong"/>
          <w:rFonts w:asciiTheme="majorBidi" w:hAnsiTheme="majorBidi" w:cstheme="majorBidi"/>
        </w:rPr>
        <w:t>Data Science</w:t>
      </w:r>
      <w:r w:rsidRPr="00260DD5">
        <w:rPr>
          <w:rFonts w:asciiTheme="majorBidi" w:hAnsiTheme="majorBidi" w:cstheme="majorBidi"/>
        </w:rPr>
        <w:t xml:space="preserve"> positions.</w:t>
      </w:r>
    </w:p>
    <w:p w14:paraId="4E4D54E6"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An effective LinkedIn profile can:</w:t>
      </w:r>
    </w:p>
    <w:p w14:paraId="07BEDBEB" w14:textId="77777777" w:rsidR="002E37EF" w:rsidRPr="00260DD5" w:rsidRDefault="002E37EF" w:rsidP="00260DD5">
      <w:pPr>
        <w:pStyle w:val="NormalWeb"/>
        <w:numPr>
          <w:ilvl w:val="0"/>
          <w:numId w:val="188"/>
        </w:numPr>
        <w:jc w:val="both"/>
        <w:rPr>
          <w:rFonts w:asciiTheme="majorBidi" w:hAnsiTheme="majorBidi" w:cstheme="majorBidi"/>
        </w:rPr>
      </w:pPr>
      <w:r w:rsidRPr="00260DD5">
        <w:rPr>
          <w:rFonts w:asciiTheme="majorBidi" w:hAnsiTheme="majorBidi" w:cstheme="majorBidi"/>
        </w:rPr>
        <w:t>Increase our visibility to recruiters.</w:t>
      </w:r>
    </w:p>
    <w:p w14:paraId="40076A1D" w14:textId="77777777" w:rsidR="002E37EF" w:rsidRPr="00260DD5" w:rsidRDefault="002E37EF" w:rsidP="00260DD5">
      <w:pPr>
        <w:pStyle w:val="NormalWeb"/>
        <w:numPr>
          <w:ilvl w:val="0"/>
          <w:numId w:val="188"/>
        </w:numPr>
        <w:jc w:val="both"/>
        <w:rPr>
          <w:rFonts w:asciiTheme="majorBidi" w:hAnsiTheme="majorBidi" w:cstheme="majorBidi"/>
        </w:rPr>
      </w:pPr>
      <w:r w:rsidRPr="00260DD5">
        <w:rPr>
          <w:rFonts w:asciiTheme="majorBidi" w:hAnsiTheme="majorBidi" w:cstheme="majorBidi"/>
        </w:rPr>
        <w:t>Demonstrate our skills and experience.</w:t>
      </w:r>
    </w:p>
    <w:p w14:paraId="777EA6A9" w14:textId="77777777" w:rsidR="002E37EF" w:rsidRPr="00260DD5" w:rsidRDefault="002E37EF" w:rsidP="00260DD5">
      <w:pPr>
        <w:pStyle w:val="NormalWeb"/>
        <w:numPr>
          <w:ilvl w:val="0"/>
          <w:numId w:val="188"/>
        </w:numPr>
        <w:jc w:val="both"/>
        <w:rPr>
          <w:rFonts w:asciiTheme="majorBidi" w:hAnsiTheme="majorBidi" w:cstheme="majorBidi"/>
        </w:rPr>
      </w:pPr>
      <w:r w:rsidRPr="00260DD5">
        <w:rPr>
          <w:rFonts w:asciiTheme="majorBidi" w:hAnsiTheme="majorBidi" w:cstheme="majorBidi"/>
        </w:rPr>
        <w:t>Showcase our professional achievements.</w:t>
      </w:r>
    </w:p>
    <w:p w14:paraId="50CC9036" w14:textId="77777777" w:rsidR="002E37EF" w:rsidRPr="00260DD5" w:rsidRDefault="002E37EF" w:rsidP="00260DD5">
      <w:pPr>
        <w:pStyle w:val="NormalWeb"/>
        <w:numPr>
          <w:ilvl w:val="0"/>
          <w:numId w:val="188"/>
        </w:numPr>
        <w:jc w:val="both"/>
        <w:rPr>
          <w:rFonts w:asciiTheme="majorBidi" w:hAnsiTheme="majorBidi" w:cstheme="majorBidi"/>
        </w:rPr>
      </w:pPr>
      <w:r w:rsidRPr="00260DD5">
        <w:rPr>
          <w:rFonts w:asciiTheme="majorBidi" w:hAnsiTheme="majorBidi" w:cstheme="majorBidi"/>
        </w:rPr>
        <w:t>Improve our chances of being considered for relevant positions.</w:t>
      </w:r>
    </w:p>
    <w:p w14:paraId="52C55A55"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LinkedIn also allows us to:</w:t>
      </w:r>
    </w:p>
    <w:p w14:paraId="78274C3D" w14:textId="77777777" w:rsidR="002E37EF" w:rsidRPr="00260DD5" w:rsidRDefault="002E37EF" w:rsidP="00260DD5">
      <w:pPr>
        <w:pStyle w:val="NormalWeb"/>
        <w:numPr>
          <w:ilvl w:val="0"/>
          <w:numId w:val="189"/>
        </w:numPr>
        <w:jc w:val="both"/>
        <w:rPr>
          <w:rFonts w:asciiTheme="majorBidi" w:hAnsiTheme="majorBidi" w:cstheme="majorBidi"/>
        </w:rPr>
      </w:pPr>
      <w:r w:rsidRPr="00260DD5">
        <w:rPr>
          <w:rFonts w:asciiTheme="majorBidi" w:hAnsiTheme="majorBidi" w:cstheme="majorBidi"/>
        </w:rPr>
        <w:t>Request professional references.</w:t>
      </w:r>
    </w:p>
    <w:p w14:paraId="16A4A671" w14:textId="77777777" w:rsidR="002E37EF" w:rsidRPr="00260DD5" w:rsidRDefault="002E37EF" w:rsidP="00260DD5">
      <w:pPr>
        <w:pStyle w:val="NormalWeb"/>
        <w:numPr>
          <w:ilvl w:val="0"/>
          <w:numId w:val="189"/>
        </w:numPr>
        <w:jc w:val="both"/>
        <w:rPr>
          <w:rFonts w:asciiTheme="majorBidi" w:hAnsiTheme="majorBidi" w:cstheme="majorBidi"/>
        </w:rPr>
      </w:pPr>
      <w:r w:rsidRPr="00260DD5">
        <w:rPr>
          <w:rFonts w:asciiTheme="majorBidi" w:hAnsiTheme="majorBidi" w:cstheme="majorBidi"/>
        </w:rPr>
        <w:t>Give recommendations to others.</w:t>
      </w:r>
    </w:p>
    <w:p w14:paraId="4591EE47" w14:textId="77777777" w:rsidR="002E37EF" w:rsidRPr="00260DD5" w:rsidRDefault="002E37EF" w:rsidP="00260DD5">
      <w:pPr>
        <w:pStyle w:val="NormalWeb"/>
        <w:numPr>
          <w:ilvl w:val="0"/>
          <w:numId w:val="189"/>
        </w:numPr>
        <w:jc w:val="both"/>
        <w:rPr>
          <w:rFonts w:asciiTheme="majorBidi" w:hAnsiTheme="majorBidi" w:cstheme="majorBidi"/>
        </w:rPr>
      </w:pPr>
      <w:r w:rsidRPr="00260DD5">
        <w:rPr>
          <w:rFonts w:asciiTheme="majorBidi" w:hAnsiTheme="majorBidi" w:cstheme="majorBidi"/>
        </w:rPr>
        <w:t>Build credibility through endorsements and recommendations.</w:t>
      </w:r>
    </w:p>
    <w:p w14:paraId="0A6F0099"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Professional references can describe:</w:t>
      </w:r>
    </w:p>
    <w:p w14:paraId="5F76A926" w14:textId="77777777" w:rsidR="002E37EF" w:rsidRPr="00260DD5" w:rsidRDefault="002E37EF" w:rsidP="00260DD5">
      <w:pPr>
        <w:pStyle w:val="NormalWeb"/>
        <w:numPr>
          <w:ilvl w:val="0"/>
          <w:numId w:val="190"/>
        </w:numPr>
        <w:jc w:val="both"/>
        <w:rPr>
          <w:rFonts w:asciiTheme="majorBidi" w:hAnsiTheme="majorBidi" w:cstheme="majorBidi"/>
        </w:rPr>
      </w:pPr>
      <w:r w:rsidRPr="00260DD5">
        <w:rPr>
          <w:rFonts w:asciiTheme="majorBidi" w:hAnsiTheme="majorBidi" w:cstheme="majorBidi"/>
        </w:rPr>
        <w:t>Our previous work.</w:t>
      </w:r>
    </w:p>
    <w:p w14:paraId="66440027" w14:textId="77777777" w:rsidR="002E37EF" w:rsidRPr="00260DD5" w:rsidRDefault="002E37EF" w:rsidP="00260DD5">
      <w:pPr>
        <w:pStyle w:val="NormalWeb"/>
        <w:numPr>
          <w:ilvl w:val="0"/>
          <w:numId w:val="190"/>
        </w:numPr>
        <w:jc w:val="both"/>
        <w:rPr>
          <w:rFonts w:asciiTheme="majorBidi" w:hAnsiTheme="majorBidi" w:cstheme="majorBidi"/>
        </w:rPr>
      </w:pPr>
      <w:r w:rsidRPr="00260DD5">
        <w:rPr>
          <w:rFonts w:asciiTheme="majorBidi" w:hAnsiTheme="majorBidi" w:cstheme="majorBidi"/>
        </w:rPr>
        <w:t>Our experience.</w:t>
      </w:r>
    </w:p>
    <w:p w14:paraId="59C6C0D7" w14:textId="77777777" w:rsidR="002E37EF" w:rsidRPr="00260DD5" w:rsidRDefault="002E37EF" w:rsidP="00260DD5">
      <w:pPr>
        <w:pStyle w:val="NormalWeb"/>
        <w:numPr>
          <w:ilvl w:val="0"/>
          <w:numId w:val="190"/>
        </w:numPr>
        <w:jc w:val="both"/>
        <w:rPr>
          <w:rFonts w:asciiTheme="majorBidi" w:hAnsiTheme="majorBidi" w:cstheme="majorBidi"/>
        </w:rPr>
      </w:pPr>
      <w:r w:rsidRPr="00260DD5">
        <w:rPr>
          <w:rFonts w:asciiTheme="majorBidi" w:hAnsiTheme="majorBidi" w:cstheme="majorBidi"/>
        </w:rPr>
        <w:t>Our professional strengths.</w:t>
      </w:r>
    </w:p>
    <w:p w14:paraId="38E0EECB"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These references help recruiters evaluate our profile more carefully and determine whether we are a good fit for available positions.</w:t>
      </w:r>
    </w:p>
    <w:p w14:paraId="2835B0CC" w14:textId="77777777" w:rsidR="002E37EF" w:rsidRPr="00260DD5" w:rsidRDefault="002E37EF" w:rsidP="00260DD5">
      <w:pPr>
        <w:pStyle w:val="Heading2"/>
        <w:jc w:val="both"/>
      </w:pPr>
      <w:bookmarkStart w:id="178" w:name="_Toc236217487"/>
      <w:r w:rsidRPr="00260DD5">
        <w:t>Attend Conferences and Professional Events</w:t>
      </w:r>
      <w:bookmarkEnd w:id="178"/>
    </w:p>
    <w:p w14:paraId="2ECC4DCA"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Professional conferences provide excellent opportunities to expand our network.</w:t>
      </w:r>
    </w:p>
    <w:p w14:paraId="6ED10364"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Examples include:</w:t>
      </w:r>
    </w:p>
    <w:p w14:paraId="637BF854" w14:textId="77777777" w:rsidR="002E37EF" w:rsidRPr="00260DD5" w:rsidRDefault="002E37EF" w:rsidP="00260DD5">
      <w:pPr>
        <w:pStyle w:val="NormalWeb"/>
        <w:numPr>
          <w:ilvl w:val="0"/>
          <w:numId w:val="191"/>
        </w:numPr>
        <w:jc w:val="both"/>
        <w:rPr>
          <w:rFonts w:asciiTheme="majorBidi" w:hAnsiTheme="majorBidi" w:cstheme="majorBidi"/>
        </w:rPr>
      </w:pPr>
      <w:r w:rsidRPr="00260DD5">
        <w:rPr>
          <w:rFonts w:asciiTheme="majorBidi" w:hAnsiTheme="majorBidi" w:cstheme="majorBidi"/>
        </w:rPr>
        <w:t>Gartner conferences.</w:t>
      </w:r>
    </w:p>
    <w:p w14:paraId="25F2A906" w14:textId="77777777" w:rsidR="002E37EF" w:rsidRPr="00260DD5" w:rsidRDefault="002E37EF" w:rsidP="00260DD5">
      <w:pPr>
        <w:pStyle w:val="NormalWeb"/>
        <w:numPr>
          <w:ilvl w:val="0"/>
          <w:numId w:val="191"/>
        </w:numPr>
        <w:jc w:val="both"/>
        <w:rPr>
          <w:rFonts w:asciiTheme="majorBidi" w:hAnsiTheme="majorBidi" w:cstheme="majorBidi"/>
        </w:rPr>
      </w:pPr>
      <w:r w:rsidRPr="00260DD5">
        <w:rPr>
          <w:rFonts w:asciiTheme="majorBidi" w:hAnsiTheme="majorBidi" w:cstheme="majorBidi"/>
        </w:rPr>
        <w:t>Professional conferences related to our industry.</w:t>
      </w:r>
    </w:p>
    <w:p w14:paraId="694B2458" w14:textId="77777777" w:rsidR="002E37EF" w:rsidRPr="00260DD5" w:rsidRDefault="002E37EF" w:rsidP="00260DD5">
      <w:pPr>
        <w:pStyle w:val="NormalWeb"/>
        <w:numPr>
          <w:ilvl w:val="0"/>
          <w:numId w:val="191"/>
        </w:numPr>
        <w:jc w:val="both"/>
        <w:rPr>
          <w:rFonts w:asciiTheme="majorBidi" w:hAnsiTheme="majorBidi" w:cstheme="majorBidi"/>
        </w:rPr>
      </w:pPr>
      <w:r w:rsidRPr="00260DD5">
        <w:rPr>
          <w:rFonts w:asciiTheme="majorBidi" w:hAnsiTheme="majorBidi" w:cstheme="majorBidi"/>
        </w:rPr>
        <w:t>Local professional gatherings.</w:t>
      </w:r>
    </w:p>
    <w:p w14:paraId="02BE23A8" w14:textId="77777777" w:rsidR="002E37EF" w:rsidRPr="00260DD5" w:rsidRDefault="002E37EF" w:rsidP="00260DD5">
      <w:pPr>
        <w:pStyle w:val="NormalWeb"/>
        <w:numPr>
          <w:ilvl w:val="0"/>
          <w:numId w:val="191"/>
        </w:numPr>
        <w:jc w:val="both"/>
        <w:rPr>
          <w:rFonts w:asciiTheme="majorBidi" w:hAnsiTheme="majorBidi" w:cstheme="majorBidi"/>
        </w:rPr>
      </w:pPr>
      <w:r w:rsidRPr="00260DD5">
        <w:rPr>
          <w:rFonts w:asciiTheme="majorBidi" w:hAnsiTheme="majorBidi" w:cstheme="majorBidi"/>
        </w:rPr>
        <w:t>Meetups.</w:t>
      </w:r>
    </w:p>
    <w:p w14:paraId="536A95C8"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Attending these events helps people become familiar with us and increases our professional visibility, making us more marketable for data science careers.</w:t>
      </w:r>
    </w:p>
    <w:p w14:paraId="3B010AE0" w14:textId="77777777" w:rsidR="002E37EF" w:rsidRPr="00260DD5" w:rsidRDefault="002E37EF" w:rsidP="00260DD5">
      <w:pPr>
        <w:pStyle w:val="Heading2"/>
        <w:jc w:val="both"/>
      </w:pPr>
      <w:bookmarkStart w:id="179" w:name="_Toc236217488"/>
      <w:r w:rsidRPr="00260DD5">
        <w:t>Reach Out to Professionals</w:t>
      </w:r>
      <w:bookmarkEnd w:id="179"/>
    </w:p>
    <w:p w14:paraId="320B0F77"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Networking sometimes requires taking the initiative.</w:t>
      </w:r>
    </w:p>
    <w:p w14:paraId="6D5D04C5"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One effective approach is to:</w:t>
      </w:r>
    </w:p>
    <w:p w14:paraId="248CF0C8" w14:textId="77777777" w:rsidR="002E37EF" w:rsidRPr="00260DD5" w:rsidRDefault="002E37EF" w:rsidP="00260DD5">
      <w:pPr>
        <w:pStyle w:val="NormalWeb"/>
        <w:numPr>
          <w:ilvl w:val="0"/>
          <w:numId w:val="192"/>
        </w:numPr>
        <w:jc w:val="both"/>
        <w:rPr>
          <w:rFonts w:asciiTheme="majorBidi" w:hAnsiTheme="majorBidi" w:cstheme="majorBidi"/>
        </w:rPr>
      </w:pPr>
      <w:r w:rsidRPr="00260DD5">
        <w:rPr>
          <w:rFonts w:asciiTheme="majorBidi" w:hAnsiTheme="majorBidi" w:cstheme="majorBidi"/>
        </w:rPr>
        <w:t>Contact professionals on LinkedIn.</w:t>
      </w:r>
    </w:p>
    <w:p w14:paraId="4DFDDBD5" w14:textId="77777777" w:rsidR="002E37EF" w:rsidRPr="00260DD5" w:rsidRDefault="002E37EF" w:rsidP="00260DD5">
      <w:pPr>
        <w:pStyle w:val="NormalWeb"/>
        <w:numPr>
          <w:ilvl w:val="0"/>
          <w:numId w:val="192"/>
        </w:numPr>
        <w:jc w:val="both"/>
        <w:rPr>
          <w:rFonts w:asciiTheme="majorBidi" w:hAnsiTheme="majorBidi" w:cstheme="majorBidi"/>
        </w:rPr>
      </w:pPr>
      <w:r w:rsidRPr="00260DD5">
        <w:rPr>
          <w:rFonts w:asciiTheme="majorBidi" w:hAnsiTheme="majorBidi" w:cstheme="majorBidi"/>
        </w:rPr>
        <w:t>Invite them for a coffee or an informal conversation.</w:t>
      </w:r>
    </w:p>
    <w:p w14:paraId="1EE7568B" w14:textId="77777777" w:rsidR="002E37EF" w:rsidRPr="00260DD5" w:rsidRDefault="002E37EF" w:rsidP="00260DD5">
      <w:pPr>
        <w:pStyle w:val="NormalWeb"/>
        <w:numPr>
          <w:ilvl w:val="0"/>
          <w:numId w:val="192"/>
        </w:numPr>
        <w:jc w:val="both"/>
        <w:rPr>
          <w:rFonts w:asciiTheme="majorBidi" w:hAnsiTheme="majorBidi" w:cstheme="majorBidi"/>
        </w:rPr>
      </w:pPr>
      <w:r w:rsidRPr="00260DD5">
        <w:rPr>
          <w:rFonts w:asciiTheme="majorBidi" w:hAnsiTheme="majorBidi" w:cstheme="majorBidi"/>
        </w:rPr>
        <w:lastRenderedPageBreak/>
        <w:t>Learn from their experiences.</w:t>
      </w:r>
    </w:p>
    <w:p w14:paraId="2BEFD602"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This approach may require persistence.</w:t>
      </w:r>
    </w:p>
    <w:p w14:paraId="2AF1D774"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For example:</w:t>
      </w:r>
    </w:p>
    <w:p w14:paraId="1AE356FB" w14:textId="77777777" w:rsidR="002E37EF" w:rsidRPr="00260DD5" w:rsidRDefault="002E37EF" w:rsidP="00260DD5">
      <w:pPr>
        <w:pStyle w:val="NormalWeb"/>
        <w:numPr>
          <w:ilvl w:val="0"/>
          <w:numId w:val="193"/>
        </w:numPr>
        <w:jc w:val="both"/>
        <w:rPr>
          <w:rFonts w:asciiTheme="majorBidi" w:hAnsiTheme="majorBidi" w:cstheme="majorBidi"/>
        </w:rPr>
      </w:pPr>
      <w:r w:rsidRPr="00260DD5">
        <w:rPr>
          <w:rFonts w:asciiTheme="majorBidi" w:hAnsiTheme="majorBidi" w:cstheme="majorBidi"/>
        </w:rPr>
        <w:t xml:space="preserve">We may need to send </w:t>
      </w:r>
      <w:r w:rsidRPr="00260DD5">
        <w:rPr>
          <w:rStyle w:val="Strong"/>
          <w:rFonts w:asciiTheme="majorBidi" w:hAnsiTheme="majorBidi" w:cstheme="majorBidi"/>
        </w:rPr>
        <w:t>10 to 20</w:t>
      </w:r>
      <w:r w:rsidRPr="00260DD5">
        <w:rPr>
          <w:rFonts w:asciiTheme="majorBidi" w:hAnsiTheme="majorBidi" w:cstheme="majorBidi"/>
        </w:rPr>
        <w:t xml:space="preserve"> connection requests to receive </w:t>
      </w:r>
      <w:r w:rsidRPr="00260DD5">
        <w:rPr>
          <w:rStyle w:val="Strong"/>
          <w:rFonts w:asciiTheme="majorBidi" w:hAnsiTheme="majorBidi" w:cstheme="majorBidi"/>
        </w:rPr>
        <w:t>1 or 2</w:t>
      </w:r>
      <w:r w:rsidRPr="00260DD5">
        <w:rPr>
          <w:rFonts w:asciiTheme="majorBidi" w:hAnsiTheme="majorBidi" w:cstheme="majorBidi"/>
        </w:rPr>
        <w:t xml:space="preserve"> positive responses.</w:t>
      </w:r>
    </w:p>
    <w:p w14:paraId="1E8CACDC"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Even a few successful conversations with experienced data scientists from large companies can provide valuable insights and career guidance.</w:t>
      </w:r>
    </w:p>
    <w:p w14:paraId="15D026F3" w14:textId="77777777" w:rsidR="002E37EF" w:rsidRPr="00260DD5" w:rsidRDefault="002E37EF" w:rsidP="00260DD5">
      <w:pPr>
        <w:pStyle w:val="Heading2"/>
        <w:jc w:val="both"/>
      </w:pPr>
      <w:bookmarkStart w:id="180" w:name="_Toc236217489"/>
      <w:r w:rsidRPr="00260DD5">
        <w:t>Build Relationships Through Events</w:t>
      </w:r>
      <w:bookmarkEnd w:id="180"/>
    </w:p>
    <w:p w14:paraId="6D730680"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Networking is about creating long-term relationships rather than collecting contacts.</w:t>
      </w:r>
    </w:p>
    <w:p w14:paraId="70CD4E9D"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By attending different events across multiple industries, we can:</w:t>
      </w:r>
    </w:p>
    <w:p w14:paraId="0F4DCF74" w14:textId="77777777" w:rsidR="002E37EF" w:rsidRPr="00260DD5" w:rsidRDefault="002E37EF" w:rsidP="00260DD5">
      <w:pPr>
        <w:pStyle w:val="NormalWeb"/>
        <w:numPr>
          <w:ilvl w:val="0"/>
          <w:numId w:val="194"/>
        </w:numPr>
        <w:jc w:val="both"/>
        <w:rPr>
          <w:rFonts w:asciiTheme="majorBidi" w:hAnsiTheme="majorBidi" w:cstheme="majorBidi"/>
        </w:rPr>
      </w:pPr>
      <w:r w:rsidRPr="00260DD5">
        <w:rPr>
          <w:rFonts w:asciiTheme="majorBidi" w:hAnsiTheme="majorBidi" w:cstheme="majorBidi"/>
        </w:rPr>
        <w:t>Understand different career paths.</w:t>
      </w:r>
    </w:p>
    <w:p w14:paraId="371C56B4" w14:textId="77777777" w:rsidR="002E37EF" w:rsidRPr="00260DD5" w:rsidRDefault="002E37EF" w:rsidP="00260DD5">
      <w:pPr>
        <w:pStyle w:val="NormalWeb"/>
        <w:numPr>
          <w:ilvl w:val="0"/>
          <w:numId w:val="194"/>
        </w:numPr>
        <w:jc w:val="both"/>
        <w:rPr>
          <w:rFonts w:asciiTheme="majorBidi" w:hAnsiTheme="majorBidi" w:cstheme="majorBidi"/>
        </w:rPr>
      </w:pPr>
      <w:r w:rsidRPr="00260DD5">
        <w:rPr>
          <w:rFonts w:asciiTheme="majorBidi" w:hAnsiTheme="majorBidi" w:cstheme="majorBidi"/>
        </w:rPr>
        <w:t>Learn about various industries.</w:t>
      </w:r>
    </w:p>
    <w:p w14:paraId="55370EC2" w14:textId="77777777" w:rsidR="002E37EF" w:rsidRPr="00260DD5" w:rsidRDefault="002E37EF" w:rsidP="00260DD5">
      <w:pPr>
        <w:pStyle w:val="NormalWeb"/>
        <w:numPr>
          <w:ilvl w:val="0"/>
          <w:numId w:val="194"/>
        </w:numPr>
        <w:jc w:val="both"/>
        <w:rPr>
          <w:rFonts w:asciiTheme="majorBidi" w:hAnsiTheme="majorBidi" w:cstheme="majorBidi"/>
        </w:rPr>
      </w:pPr>
      <w:r w:rsidRPr="00260DD5">
        <w:rPr>
          <w:rFonts w:asciiTheme="majorBidi" w:hAnsiTheme="majorBidi" w:cstheme="majorBidi"/>
        </w:rPr>
        <w:t>Expand our professional perspective.</w:t>
      </w:r>
    </w:p>
    <w:p w14:paraId="3C3DFA60" w14:textId="77777777" w:rsidR="002E37EF" w:rsidRPr="00260DD5" w:rsidRDefault="002E37EF" w:rsidP="00260DD5">
      <w:pPr>
        <w:pStyle w:val="NormalWeb"/>
        <w:numPr>
          <w:ilvl w:val="0"/>
          <w:numId w:val="194"/>
        </w:numPr>
        <w:jc w:val="both"/>
        <w:rPr>
          <w:rFonts w:asciiTheme="majorBidi" w:hAnsiTheme="majorBidi" w:cstheme="majorBidi"/>
        </w:rPr>
      </w:pPr>
      <w:r w:rsidRPr="00260DD5">
        <w:rPr>
          <w:rFonts w:asciiTheme="majorBidi" w:hAnsiTheme="majorBidi" w:cstheme="majorBidi"/>
        </w:rPr>
        <w:t>Build relationships that may become valuable immediately or even several years later.</w:t>
      </w:r>
    </w:p>
    <w:p w14:paraId="30BAFCCF"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We never know whether someone in our network will be able to help us today or five years from now.</w:t>
      </w:r>
    </w:p>
    <w:p w14:paraId="10815310" w14:textId="77777777" w:rsidR="002E37EF" w:rsidRPr="00260DD5" w:rsidRDefault="002E37EF" w:rsidP="00260DD5">
      <w:pPr>
        <w:pStyle w:val="Heading2"/>
        <w:jc w:val="both"/>
      </w:pPr>
      <w:bookmarkStart w:id="181" w:name="_Toc236217490"/>
      <w:r w:rsidRPr="00260DD5">
        <w:t>Share Knowledge and Help Others</w:t>
      </w:r>
      <w:bookmarkEnd w:id="181"/>
    </w:p>
    <w:p w14:paraId="4C5C59B0"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Networking is a two-way process.</w:t>
      </w:r>
    </w:p>
    <w:p w14:paraId="0DE99CB7"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We should not focus only on receiving help.</w:t>
      </w:r>
    </w:p>
    <w:p w14:paraId="562DE1E9"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Instead, we should:</w:t>
      </w:r>
    </w:p>
    <w:p w14:paraId="394081C9" w14:textId="77777777" w:rsidR="002E37EF" w:rsidRPr="00260DD5" w:rsidRDefault="002E37EF" w:rsidP="00260DD5">
      <w:pPr>
        <w:pStyle w:val="NormalWeb"/>
        <w:numPr>
          <w:ilvl w:val="0"/>
          <w:numId w:val="195"/>
        </w:numPr>
        <w:jc w:val="both"/>
        <w:rPr>
          <w:rFonts w:asciiTheme="majorBidi" w:hAnsiTheme="majorBidi" w:cstheme="majorBidi"/>
        </w:rPr>
      </w:pPr>
      <w:r w:rsidRPr="00260DD5">
        <w:rPr>
          <w:rFonts w:asciiTheme="majorBidi" w:hAnsiTheme="majorBidi" w:cstheme="majorBidi"/>
        </w:rPr>
        <w:t>Answer questions from beginners.</w:t>
      </w:r>
    </w:p>
    <w:p w14:paraId="7ABFC333" w14:textId="77777777" w:rsidR="002E37EF" w:rsidRPr="00260DD5" w:rsidRDefault="002E37EF" w:rsidP="00260DD5">
      <w:pPr>
        <w:pStyle w:val="NormalWeb"/>
        <w:numPr>
          <w:ilvl w:val="0"/>
          <w:numId w:val="195"/>
        </w:numPr>
        <w:jc w:val="both"/>
        <w:rPr>
          <w:rFonts w:asciiTheme="majorBidi" w:hAnsiTheme="majorBidi" w:cstheme="majorBidi"/>
        </w:rPr>
      </w:pPr>
      <w:r w:rsidRPr="00260DD5">
        <w:rPr>
          <w:rFonts w:asciiTheme="majorBidi" w:hAnsiTheme="majorBidi" w:cstheme="majorBidi"/>
        </w:rPr>
        <w:t>Share useful resources.</w:t>
      </w:r>
    </w:p>
    <w:p w14:paraId="29B06ACC" w14:textId="77777777" w:rsidR="002E37EF" w:rsidRPr="00260DD5" w:rsidRDefault="002E37EF" w:rsidP="00260DD5">
      <w:pPr>
        <w:pStyle w:val="NormalWeb"/>
        <w:numPr>
          <w:ilvl w:val="0"/>
          <w:numId w:val="195"/>
        </w:numPr>
        <w:jc w:val="both"/>
        <w:rPr>
          <w:rFonts w:asciiTheme="majorBidi" w:hAnsiTheme="majorBidi" w:cstheme="majorBidi"/>
        </w:rPr>
      </w:pPr>
      <w:r w:rsidRPr="00260DD5">
        <w:rPr>
          <w:rFonts w:asciiTheme="majorBidi" w:hAnsiTheme="majorBidi" w:cstheme="majorBidi"/>
        </w:rPr>
        <w:t>Offer guidance whenever possible.</w:t>
      </w:r>
    </w:p>
    <w:p w14:paraId="6FFDE3E8" w14:textId="77777777" w:rsidR="002E37EF" w:rsidRPr="00260DD5" w:rsidRDefault="002E37EF" w:rsidP="00260DD5">
      <w:pPr>
        <w:pStyle w:val="NormalWeb"/>
        <w:numPr>
          <w:ilvl w:val="0"/>
          <w:numId w:val="195"/>
        </w:numPr>
        <w:jc w:val="both"/>
        <w:rPr>
          <w:rFonts w:asciiTheme="majorBidi" w:hAnsiTheme="majorBidi" w:cstheme="majorBidi"/>
        </w:rPr>
      </w:pPr>
      <w:r w:rsidRPr="00260DD5">
        <w:rPr>
          <w:rFonts w:asciiTheme="majorBidi" w:hAnsiTheme="majorBidi" w:cstheme="majorBidi"/>
        </w:rPr>
        <w:t>Contribute to professional communities.</w:t>
      </w:r>
    </w:p>
    <w:p w14:paraId="7A1D2647"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Helping others strengthens our reputation and encourages people to support us in return.</w:t>
      </w:r>
    </w:p>
    <w:p w14:paraId="4B525A51" w14:textId="77777777" w:rsidR="002E37EF" w:rsidRPr="00260DD5" w:rsidRDefault="002E37EF" w:rsidP="00260DD5">
      <w:pPr>
        <w:pStyle w:val="Heading2"/>
        <w:jc w:val="both"/>
      </w:pPr>
      <w:bookmarkStart w:id="182" w:name="_Toc236217491"/>
      <w:r w:rsidRPr="00260DD5">
        <w:t>Additional Online Networking Platforms</w:t>
      </w:r>
      <w:bookmarkEnd w:id="182"/>
    </w:p>
    <w:p w14:paraId="315FBE40"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Besides LinkedIn, other useful networking platforms include:</w:t>
      </w:r>
    </w:p>
    <w:p w14:paraId="41127B83" w14:textId="77777777" w:rsidR="002E37EF" w:rsidRPr="00260DD5" w:rsidRDefault="002E37EF" w:rsidP="00260DD5">
      <w:pPr>
        <w:pStyle w:val="NormalWeb"/>
        <w:numPr>
          <w:ilvl w:val="0"/>
          <w:numId w:val="196"/>
        </w:numPr>
        <w:jc w:val="both"/>
        <w:rPr>
          <w:rFonts w:asciiTheme="majorBidi" w:hAnsiTheme="majorBidi" w:cstheme="majorBidi"/>
          <w:color w:val="0070C0"/>
        </w:rPr>
      </w:pPr>
      <w:r w:rsidRPr="00260DD5">
        <w:rPr>
          <w:rFonts w:asciiTheme="majorBidi" w:hAnsiTheme="majorBidi" w:cstheme="majorBidi"/>
          <w:color w:val="0070C0"/>
        </w:rPr>
        <w:t>Twitter (X)</w:t>
      </w:r>
    </w:p>
    <w:p w14:paraId="7D191765" w14:textId="77777777" w:rsidR="002E37EF" w:rsidRPr="00260DD5" w:rsidRDefault="002E37EF" w:rsidP="00260DD5">
      <w:pPr>
        <w:pStyle w:val="NormalWeb"/>
        <w:numPr>
          <w:ilvl w:val="0"/>
          <w:numId w:val="196"/>
        </w:numPr>
        <w:jc w:val="both"/>
        <w:rPr>
          <w:rFonts w:asciiTheme="majorBidi" w:hAnsiTheme="majorBidi" w:cstheme="majorBidi"/>
          <w:color w:val="0070C0"/>
        </w:rPr>
      </w:pPr>
      <w:r w:rsidRPr="00260DD5">
        <w:rPr>
          <w:rFonts w:asciiTheme="majorBidi" w:hAnsiTheme="majorBidi" w:cstheme="majorBidi"/>
          <w:color w:val="0070C0"/>
        </w:rPr>
        <w:t>Meetup groups</w:t>
      </w:r>
    </w:p>
    <w:p w14:paraId="46A3707B" w14:textId="77777777" w:rsidR="002E37EF" w:rsidRPr="00260DD5" w:rsidRDefault="002E37EF" w:rsidP="00260DD5">
      <w:pPr>
        <w:pStyle w:val="NormalWeb"/>
        <w:numPr>
          <w:ilvl w:val="0"/>
          <w:numId w:val="196"/>
        </w:numPr>
        <w:jc w:val="both"/>
        <w:rPr>
          <w:rFonts w:asciiTheme="majorBidi" w:hAnsiTheme="majorBidi" w:cstheme="majorBidi"/>
          <w:color w:val="0070C0"/>
        </w:rPr>
      </w:pPr>
      <w:r w:rsidRPr="00260DD5">
        <w:rPr>
          <w:rFonts w:asciiTheme="majorBidi" w:hAnsiTheme="majorBidi" w:cstheme="majorBidi"/>
          <w:color w:val="0070C0"/>
        </w:rPr>
        <w:t>GroupMe</w:t>
      </w:r>
    </w:p>
    <w:p w14:paraId="071F0304" w14:textId="77777777" w:rsidR="002E37EF" w:rsidRPr="00260DD5" w:rsidRDefault="002E37EF" w:rsidP="00260DD5">
      <w:pPr>
        <w:pStyle w:val="NormalWeb"/>
        <w:numPr>
          <w:ilvl w:val="0"/>
          <w:numId w:val="196"/>
        </w:numPr>
        <w:jc w:val="both"/>
        <w:rPr>
          <w:rFonts w:asciiTheme="majorBidi" w:hAnsiTheme="majorBidi" w:cstheme="majorBidi"/>
          <w:color w:val="0070C0"/>
        </w:rPr>
      </w:pPr>
      <w:r w:rsidRPr="00260DD5">
        <w:rPr>
          <w:rFonts w:asciiTheme="majorBidi" w:hAnsiTheme="majorBidi" w:cstheme="majorBidi"/>
          <w:color w:val="0070C0"/>
        </w:rPr>
        <w:t>Discord</w:t>
      </w:r>
    </w:p>
    <w:p w14:paraId="4BC36C3F" w14:textId="77777777" w:rsidR="002E37EF" w:rsidRPr="00260DD5" w:rsidRDefault="002E37EF" w:rsidP="00260DD5">
      <w:pPr>
        <w:pStyle w:val="NormalWeb"/>
        <w:numPr>
          <w:ilvl w:val="0"/>
          <w:numId w:val="196"/>
        </w:numPr>
        <w:jc w:val="both"/>
        <w:rPr>
          <w:rFonts w:asciiTheme="majorBidi" w:hAnsiTheme="majorBidi" w:cstheme="majorBidi"/>
          <w:color w:val="0070C0"/>
        </w:rPr>
      </w:pPr>
      <w:r w:rsidRPr="00260DD5">
        <w:rPr>
          <w:rFonts w:asciiTheme="majorBidi" w:hAnsiTheme="majorBidi" w:cstheme="majorBidi"/>
          <w:color w:val="0070C0"/>
        </w:rPr>
        <w:t>Slack</w:t>
      </w:r>
    </w:p>
    <w:p w14:paraId="231C84C8" w14:textId="77777777" w:rsidR="002E37EF" w:rsidRPr="00260DD5" w:rsidRDefault="002E37EF" w:rsidP="00260DD5">
      <w:pPr>
        <w:pStyle w:val="NormalWeb"/>
        <w:numPr>
          <w:ilvl w:val="0"/>
          <w:numId w:val="196"/>
        </w:numPr>
        <w:jc w:val="both"/>
        <w:rPr>
          <w:rFonts w:asciiTheme="majorBidi" w:hAnsiTheme="majorBidi" w:cstheme="majorBidi"/>
          <w:color w:val="0070C0"/>
        </w:rPr>
      </w:pPr>
      <w:r w:rsidRPr="00260DD5">
        <w:rPr>
          <w:rFonts w:asciiTheme="majorBidi" w:hAnsiTheme="majorBidi" w:cstheme="majorBidi"/>
          <w:color w:val="0070C0"/>
        </w:rPr>
        <w:lastRenderedPageBreak/>
        <w:t>Stack Overflow</w:t>
      </w:r>
    </w:p>
    <w:p w14:paraId="181EA29B" w14:textId="77777777" w:rsidR="002E37EF" w:rsidRPr="00260DD5" w:rsidRDefault="002E37EF" w:rsidP="00260DD5">
      <w:pPr>
        <w:pStyle w:val="NormalWeb"/>
        <w:numPr>
          <w:ilvl w:val="0"/>
          <w:numId w:val="196"/>
        </w:numPr>
        <w:jc w:val="both"/>
        <w:rPr>
          <w:rFonts w:asciiTheme="majorBidi" w:hAnsiTheme="majorBidi" w:cstheme="majorBidi"/>
          <w:color w:val="0070C0"/>
        </w:rPr>
      </w:pPr>
      <w:r w:rsidRPr="00260DD5">
        <w:rPr>
          <w:rFonts w:asciiTheme="majorBidi" w:hAnsiTheme="majorBidi" w:cstheme="majorBidi"/>
          <w:color w:val="0070C0"/>
        </w:rPr>
        <w:t>Online technical forums</w:t>
      </w:r>
    </w:p>
    <w:p w14:paraId="6A50E5C1"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On these platforms, we should:</w:t>
      </w:r>
    </w:p>
    <w:p w14:paraId="3C8B07F6" w14:textId="77777777" w:rsidR="002E37EF" w:rsidRPr="00260DD5" w:rsidRDefault="002E37EF" w:rsidP="00260DD5">
      <w:pPr>
        <w:pStyle w:val="NormalWeb"/>
        <w:numPr>
          <w:ilvl w:val="0"/>
          <w:numId w:val="197"/>
        </w:numPr>
        <w:jc w:val="both"/>
        <w:rPr>
          <w:rFonts w:asciiTheme="majorBidi" w:hAnsiTheme="majorBidi" w:cstheme="majorBidi"/>
        </w:rPr>
      </w:pPr>
      <w:r w:rsidRPr="00260DD5">
        <w:rPr>
          <w:rFonts w:asciiTheme="majorBidi" w:hAnsiTheme="majorBidi" w:cstheme="majorBidi"/>
        </w:rPr>
        <w:t>Talk about what we do.</w:t>
      </w:r>
    </w:p>
    <w:p w14:paraId="3CBD42F5" w14:textId="77777777" w:rsidR="002E37EF" w:rsidRPr="00260DD5" w:rsidRDefault="002E37EF" w:rsidP="00260DD5">
      <w:pPr>
        <w:pStyle w:val="NormalWeb"/>
        <w:numPr>
          <w:ilvl w:val="0"/>
          <w:numId w:val="197"/>
        </w:numPr>
        <w:jc w:val="both"/>
        <w:rPr>
          <w:rFonts w:asciiTheme="majorBidi" w:hAnsiTheme="majorBidi" w:cstheme="majorBidi"/>
        </w:rPr>
      </w:pPr>
      <w:r w:rsidRPr="00260DD5">
        <w:rPr>
          <w:rFonts w:asciiTheme="majorBidi" w:hAnsiTheme="majorBidi" w:cstheme="majorBidi"/>
        </w:rPr>
        <w:t>Share what we enjoy learning.</w:t>
      </w:r>
    </w:p>
    <w:p w14:paraId="43BE7BA2" w14:textId="77777777" w:rsidR="002E37EF" w:rsidRPr="00260DD5" w:rsidRDefault="002E37EF" w:rsidP="00260DD5">
      <w:pPr>
        <w:pStyle w:val="NormalWeb"/>
        <w:numPr>
          <w:ilvl w:val="0"/>
          <w:numId w:val="197"/>
        </w:numPr>
        <w:jc w:val="both"/>
        <w:rPr>
          <w:rFonts w:asciiTheme="majorBidi" w:hAnsiTheme="majorBidi" w:cstheme="majorBidi"/>
        </w:rPr>
      </w:pPr>
      <w:r w:rsidRPr="00260DD5">
        <w:rPr>
          <w:rFonts w:asciiTheme="majorBidi" w:hAnsiTheme="majorBidi" w:cstheme="majorBidi"/>
        </w:rPr>
        <w:t>Share useful resources.</w:t>
      </w:r>
    </w:p>
    <w:p w14:paraId="7D99CC64" w14:textId="77777777" w:rsidR="002E37EF" w:rsidRPr="00260DD5" w:rsidRDefault="002E37EF" w:rsidP="00260DD5">
      <w:pPr>
        <w:pStyle w:val="NormalWeb"/>
        <w:numPr>
          <w:ilvl w:val="0"/>
          <w:numId w:val="197"/>
        </w:numPr>
        <w:jc w:val="both"/>
        <w:rPr>
          <w:rFonts w:asciiTheme="majorBidi" w:hAnsiTheme="majorBidi" w:cstheme="majorBidi"/>
        </w:rPr>
      </w:pPr>
      <w:r w:rsidRPr="00260DD5">
        <w:rPr>
          <w:rFonts w:asciiTheme="majorBidi" w:hAnsiTheme="majorBidi" w:cstheme="majorBidi"/>
        </w:rPr>
        <w:t>Participate in discussions.</w:t>
      </w:r>
    </w:p>
    <w:p w14:paraId="104310AB" w14:textId="77777777" w:rsidR="002E37EF" w:rsidRPr="00260DD5" w:rsidRDefault="002E37EF" w:rsidP="00260DD5">
      <w:pPr>
        <w:pStyle w:val="NormalWeb"/>
        <w:jc w:val="both"/>
        <w:rPr>
          <w:rFonts w:asciiTheme="majorBidi" w:hAnsiTheme="majorBidi" w:cstheme="majorBidi"/>
        </w:rPr>
      </w:pPr>
      <w:r w:rsidRPr="00260DD5">
        <w:rPr>
          <w:rFonts w:asciiTheme="majorBidi" w:hAnsiTheme="majorBidi" w:cstheme="majorBidi"/>
        </w:rPr>
        <w:t>When we consistently contribute valuable content, professionals naturally begin reaching out to us.</w:t>
      </w:r>
    </w:p>
    <w:p w14:paraId="77E318CE" w14:textId="77777777" w:rsidR="002E37EF" w:rsidRPr="00260DD5" w:rsidRDefault="002E37EF" w:rsidP="00260DD5">
      <w:pPr>
        <w:pStyle w:val="Heading2"/>
        <w:jc w:val="both"/>
      </w:pPr>
      <w:bookmarkStart w:id="183" w:name="_Toc236217492"/>
      <w:r w:rsidRPr="00260DD5">
        <w:t>Key Takeaways</w:t>
      </w:r>
      <w:bookmarkEnd w:id="183"/>
    </w:p>
    <w:p w14:paraId="5E3B88E0"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Building a professional network is essential for long-term career success.</w:t>
      </w:r>
    </w:p>
    <w:p w14:paraId="2CFEE4E6"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LinkedIn is one of the most effective platforms for networking and job opportunities.</w:t>
      </w:r>
    </w:p>
    <w:p w14:paraId="49A01822"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Complete and maintain an engaging LinkedIn profile.</w:t>
      </w:r>
    </w:p>
    <w:p w14:paraId="1DCA9C42"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Personalize LinkedIn connection requests instead of sending generic invitations.</w:t>
      </w:r>
    </w:p>
    <w:p w14:paraId="00D94388"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Connect with recruiters, colleagues, managers, mentors, and industry professionals.</w:t>
      </w:r>
    </w:p>
    <w:p w14:paraId="2A006AAF"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Participate in Twitter (X), Stack Overflow, Discord, Slack, GroupMe, and online forums.</w:t>
      </w:r>
    </w:p>
    <w:p w14:paraId="6D0990D7"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Attend conferences, meetups, hackathons, maker spaces, and professional gatherings.</w:t>
      </w:r>
    </w:p>
    <w:p w14:paraId="23068892"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Request and provide professional recommendations on LinkedIn.</w:t>
      </w:r>
    </w:p>
    <w:p w14:paraId="4CB22008"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Be proactive by reaching out to professionals for conversations or coffee meetings.</w:t>
      </w:r>
    </w:p>
    <w:p w14:paraId="6883A853"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 xml:space="preserve">Be persistent—sending </w:t>
      </w:r>
      <w:r w:rsidRPr="00260DD5">
        <w:rPr>
          <w:rStyle w:val="Strong"/>
          <w:rFonts w:asciiTheme="majorBidi" w:hAnsiTheme="majorBidi" w:cstheme="majorBidi"/>
        </w:rPr>
        <w:t>10–20</w:t>
      </w:r>
      <w:r w:rsidRPr="00260DD5">
        <w:rPr>
          <w:rFonts w:asciiTheme="majorBidi" w:hAnsiTheme="majorBidi" w:cstheme="majorBidi"/>
        </w:rPr>
        <w:t xml:space="preserve"> requests may result in </w:t>
      </w:r>
      <w:r w:rsidRPr="00260DD5">
        <w:rPr>
          <w:rStyle w:val="Strong"/>
          <w:rFonts w:asciiTheme="majorBidi" w:hAnsiTheme="majorBidi" w:cstheme="majorBidi"/>
        </w:rPr>
        <w:t>1–2</w:t>
      </w:r>
      <w:r w:rsidRPr="00260DD5">
        <w:rPr>
          <w:rFonts w:asciiTheme="majorBidi" w:hAnsiTheme="majorBidi" w:cstheme="majorBidi"/>
        </w:rPr>
        <w:t xml:space="preserve"> meaningful responses.</w:t>
      </w:r>
    </w:p>
    <w:p w14:paraId="1DDD54B1"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Share knowledge, answer questions, and contribute to the community.</w:t>
      </w:r>
    </w:p>
    <w:p w14:paraId="4F06CA4A" w14:textId="77777777" w:rsidR="002E37EF" w:rsidRPr="00260DD5" w:rsidRDefault="002E37EF" w:rsidP="00260DD5">
      <w:pPr>
        <w:pStyle w:val="NormalWeb"/>
        <w:numPr>
          <w:ilvl w:val="0"/>
          <w:numId w:val="198"/>
        </w:numPr>
        <w:jc w:val="both"/>
        <w:rPr>
          <w:rFonts w:asciiTheme="majorBidi" w:hAnsiTheme="majorBidi" w:cstheme="majorBidi"/>
        </w:rPr>
      </w:pPr>
      <w:r w:rsidRPr="00260DD5">
        <w:rPr>
          <w:rFonts w:asciiTheme="majorBidi" w:hAnsiTheme="majorBidi" w:cstheme="majorBidi"/>
        </w:rPr>
        <w:t>Strong professional relationships can create opportunities both now and in the future.</w:t>
      </w:r>
    </w:p>
    <w:p w14:paraId="57CEAA26" w14:textId="77777777" w:rsidR="00C05310" w:rsidRPr="00260DD5" w:rsidRDefault="00C05310" w:rsidP="00260DD5">
      <w:pPr>
        <w:pStyle w:val="Heading1"/>
        <w:jc w:val="both"/>
        <w:rPr>
          <w:rFonts w:cstheme="majorBidi"/>
        </w:rPr>
      </w:pPr>
      <w:bookmarkStart w:id="184" w:name="_Toc236217493"/>
      <w:r w:rsidRPr="00260DD5">
        <w:rPr>
          <w:rFonts w:cstheme="majorBidi"/>
        </w:rPr>
        <w:t>Assessing Job Listings</w:t>
      </w:r>
      <w:bookmarkEnd w:id="184"/>
    </w:p>
    <w:p w14:paraId="2E6255E3" w14:textId="77777777" w:rsidR="00C05310" w:rsidRPr="00260DD5" w:rsidRDefault="00C05310" w:rsidP="00260DD5">
      <w:pPr>
        <w:pStyle w:val="Heading2"/>
        <w:jc w:val="both"/>
      </w:pPr>
      <w:bookmarkStart w:id="185" w:name="_Toc236217494"/>
      <w:r w:rsidRPr="00260DD5">
        <w:t>Learning Objectives</w:t>
      </w:r>
      <w:bookmarkEnd w:id="185"/>
    </w:p>
    <w:p w14:paraId="0D85B664"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After completing this topic, we will be able to:</w:t>
      </w:r>
    </w:p>
    <w:p w14:paraId="5DB2D465" w14:textId="77777777" w:rsidR="00C05310" w:rsidRPr="00260DD5" w:rsidRDefault="00C05310" w:rsidP="00260DD5">
      <w:pPr>
        <w:pStyle w:val="NormalWeb"/>
        <w:numPr>
          <w:ilvl w:val="0"/>
          <w:numId w:val="199"/>
        </w:numPr>
        <w:jc w:val="both"/>
        <w:rPr>
          <w:rFonts w:asciiTheme="majorBidi" w:hAnsiTheme="majorBidi" w:cstheme="majorBidi"/>
        </w:rPr>
      </w:pPr>
      <w:r w:rsidRPr="00260DD5">
        <w:rPr>
          <w:rFonts w:asciiTheme="majorBidi" w:hAnsiTheme="majorBidi" w:cstheme="majorBidi"/>
        </w:rPr>
        <w:t>Dissect and read job listings critically.</w:t>
      </w:r>
    </w:p>
    <w:p w14:paraId="308B1E21" w14:textId="77777777" w:rsidR="00C05310" w:rsidRPr="00260DD5" w:rsidRDefault="00C05310" w:rsidP="00260DD5">
      <w:pPr>
        <w:pStyle w:val="NormalWeb"/>
        <w:numPr>
          <w:ilvl w:val="0"/>
          <w:numId w:val="199"/>
        </w:numPr>
        <w:jc w:val="both"/>
        <w:rPr>
          <w:rFonts w:asciiTheme="majorBidi" w:hAnsiTheme="majorBidi" w:cstheme="majorBidi"/>
        </w:rPr>
      </w:pPr>
      <w:r w:rsidRPr="00260DD5">
        <w:rPr>
          <w:rFonts w:asciiTheme="majorBidi" w:hAnsiTheme="majorBidi" w:cstheme="majorBidi"/>
        </w:rPr>
        <w:t>Describe the differences between Full-Time Employee (FTE) and contract positions.</w:t>
      </w:r>
    </w:p>
    <w:p w14:paraId="640F9FFE" w14:textId="77777777" w:rsidR="00C05310" w:rsidRPr="00260DD5" w:rsidRDefault="00C05310" w:rsidP="00260DD5">
      <w:pPr>
        <w:pStyle w:val="NormalWeb"/>
        <w:numPr>
          <w:ilvl w:val="0"/>
          <w:numId w:val="199"/>
        </w:numPr>
        <w:jc w:val="both"/>
        <w:rPr>
          <w:rFonts w:asciiTheme="majorBidi" w:hAnsiTheme="majorBidi" w:cstheme="majorBidi"/>
        </w:rPr>
      </w:pPr>
      <w:r w:rsidRPr="00260DD5">
        <w:rPr>
          <w:rFonts w:asciiTheme="majorBidi" w:hAnsiTheme="majorBidi" w:cstheme="majorBidi"/>
        </w:rPr>
        <w:t>Navigate company application policies.</w:t>
      </w:r>
    </w:p>
    <w:p w14:paraId="4679C278" w14:textId="77777777" w:rsidR="00C05310" w:rsidRPr="00260DD5" w:rsidRDefault="00C05310" w:rsidP="00260DD5">
      <w:pPr>
        <w:pStyle w:val="NormalWeb"/>
        <w:numPr>
          <w:ilvl w:val="0"/>
          <w:numId w:val="199"/>
        </w:numPr>
        <w:jc w:val="both"/>
        <w:rPr>
          <w:rFonts w:asciiTheme="majorBidi" w:hAnsiTheme="majorBidi" w:cstheme="majorBidi"/>
        </w:rPr>
      </w:pPr>
      <w:r w:rsidRPr="00260DD5">
        <w:rPr>
          <w:rFonts w:asciiTheme="majorBidi" w:hAnsiTheme="majorBidi" w:cstheme="majorBidi"/>
        </w:rPr>
        <w:t>Recognize job listings that may be problematic.</w:t>
      </w:r>
    </w:p>
    <w:p w14:paraId="48263E59" w14:textId="77777777" w:rsidR="00C05310" w:rsidRPr="00260DD5" w:rsidRDefault="00C05310" w:rsidP="00260DD5">
      <w:pPr>
        <w:pStyle w:val="Heading2"/>
        <w:jc w:val="both"/>
      </w:pPr>
      <w:bookmarkStart w:id="186" w:name="_Toc236217495"/>
      <w:r w:rsidRPr="00260DD5">
        <w:t>Understanding the Structure of Job Listings</w:t>
      </w:r>
      <w:bookmarkEnd w:id="186"/>
    </w:p>
    <w:p w14:paraId="7E32C47B"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Most job listings are divided into several sections. Each section contains important information that helps us evaluate the opportunity before applying.</w:t>
      </w:r>
    </w:p>
    <w:p w14:paraId="7CA88EF4" w14:textId="77777777" w:rsidR="00C05310" w:rsidRPr="00260DD5" w:rsidRDefault="00C05310" w:rsidP="00260DD5">
      <w:pPr>
        <w:pStyle w:val="Heading3"/>
        <w:jc w:val="both"/>
      </w:pPr>
      <w:bookmarkStart w:id="187" w:name="_Toc236217496"/>
      <w:r w:rsidRPr="00260DD5">
        <w:t>Overview of the Company and the Role</w:t>
      </w:r>
      <w:bookmarkEnd w:id="187"/>
    </w:p>
    <w:p w14:paraId="6981129C"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This section provides a broad description of the job position and the hiring company.</w:t>
      </w:r>
    </w:p>
    <w:p w14:paraId="17B3E123" w14:textId="77777777" w:rsidR="00C05310" w:rsidRPr="00260DD5" w:rsidRDefault="00C05310" w:rsidP="00260DD5">
      <w:pPr>
        <w:pStyle w:val="Heading3"/>
        <w:jc w:val="both"/>
      </w:pPr>
      <w:bookmarkStart w:id="188" w:name="_Toc236217497"/>
      <w:r w:rsidRPr="00260DD5">
        <w:lastRenderedPageBreak/>
        <w:t>Responsibilities and Tasks</w:t>
      </w:r>
      <w:bookmarkEnd w:id="188"/>
    </w:p>
    <w:p w14:paraId="6AD0B5DB"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This section outlines:</w:t>
      </w:r>
    </w:p>
    <w:p w14:paraId="63DD90F6" w14:textId="77777777" w:rsidR="00C05310" w:rsidRPr="00260DD5" w:rsidRDefault="00C05310" w:rsidP="00260DD5">
      <w:pPr>
        <w:pStyle w:val="NormalWeb"/>
        <w:numPr>
          <w:ilvl w:val="0"/>
          <w:numId w:val="200"/>
        </w:numPr>
        <w:jc w:val="both"/>
        <w:rPr>
          <w:rFonts w:asciiTheme="majorBidi" w:hAnsiTheme="majorBidi" w:cstheme="majorBidi"/>
        </w:rPr>
      </w:pPr>
      <w:r w:rsidRPr="00260DD5">
        <w:rPr>
          <w:rFonts w:asciiTheme="majorBidi" w:hAnsiTheme="majorBidi" w:cstheme="majorBidi"/>
        </w:rPr>
        <w:t>What the employee will be expected to do.</w:t>
      </w:r>
    </w:p>
    <w:p w14:paraId="460F17B1" w14:textId="77777777" w:rsidR="00C05310" w:rsidRPr="00260DD5" w:rsidRDefault="00C05310" w:rsidP="00260DD5">
      <w:pPr>
        <w:pStyle w:val="NormalWeb"/>
        <w:numPr>
          <w:ilvl w:val="0"/>
          <w:numId w:val="200"/>
        </w:numPr>
        <w:jc w:val="both"/>
        <w:rPr>
          <w:rFonts w:asciiTheme="majorBidi" w:hAnsiTheme="majorBidi" w:cstheme="majorBidi"/>
        </w:rPr>
      </w:pPr>
      <w:r w:rsidRPr="00260DD5">
        <w:rPr>
          <w:rFonts w:asciiTheme="majorBidi" w:hAnsiTheme="majorBidi" w:cstheme="majorBidi"/>
        </w:rPr>
        <w:t>What the employee will be responsible for.</w:t>
      </w:r>
    </w:p>
    <w:p w14:paraId="4C0CB179" w14:textId="77777777" w:rsidR="00C05310" w:rsidRPr="00260DD5" w:rsidRDefault="00C05310" w:rsidP="00260DD5">
      <w:pPr>
        <w:pStyle w:val="NormalWeb"/>
        <w:numPr>
          <w:ilvl w:val="0"/>
          <w:numId w:val="200"/>
        </w:numPr>
        <w:jc w:val="both"/>
        <w:rPr>
          <w:rFonts w:asciiTheme="majorBidi" w:hAnsiTheme="majorBidi" w:cstheme="majorBidi"/>
        </w:rPr>
      </w:pPr>
      <w:r w:rsidRPr="00260DD5">
        <w:rPr>
          <w:rFonts w:asciiTheme="majorBidi" w:hAnsiTheme="majorBidi" w:cstheme="majorBidi"/>
        </w:rPr>
        <w:t>How the employee will function within the company.</w:t>
      </w:r>
    </w:p>
    <w:p w14:paraId="1E01566F" w14:textId="77777777" w:rsidR="00C05310" w:rsidRPr="00260DD5" w:rsidRDefault="00C05310" w:rsidP="00260DD5">
      <w:pPr>
        <w:pStyle w:val="NormalWeb"/>
        <w:numPr>
          <w:ilvl w:val="0"/>
          <w:numId w:val="200"/>
        </w:numPr>
        <w:jc w:val="both"/>
        <w:rPr>
          <w:rFonts w:asciiTheme="majorBidi" w:hAnsiTheme="majorBidi" w:cstheme="majorBidi"/>
        </w:rPr>
      </w:pPr>
      <w:r w:rsidRPr="00260DD5">
        <w:rPr>
          <w:rFonts w:asciiTheme="majorBidi" w:hAnsiTheme="majorBidi" w:cstheme="majorBidi"/>
        </w:rPr>
        <w:t>Which teams or individuals the employee will work with.</w:t>
      </w:r>
    </w:p>
    <w:p w14:paraId="345DB43F" w14:textId="77777777" w:rsidR="00C05310" w:rsidRPr="00260DD5" w:rsidRDefault="00C05310" w:rsidP="00260DD5">
      <w:pPr>
        <w:pStyle w:val="Heading3"/>
        <w:jc w:val="both"/>
      </w:pPr>
      <w:bookmarkStart w:id="189" w:name="_Toc236217498"/>
      <w:r w:rsidRPr="00260DD5">
        <w:t>Requirements and Qualifications</w:t>
      </w:r>
      <w:bookmarkEnd w:id="189"/>
    </w:p>
    <w:p w14:paraId="09D89926"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This section describes what the company is looking for in a candidate. It may include:</w:t>
      </w:r>
    </w:p>
    <w:p w14:paraId="55780C7D" w14:textId="77777777" w:rsidR="00C05310" w:rsidRPr="00260DD5" w:rsidRDefault="00C05310" w:rsidP="00260DD5">
      <w:pPr>
        <w:pStyle w:val="NormalWeb"/>
        <w:numPr>
          <w:ilvl w:val="0"/>
          <w:numId w:val="201"/>
        </w:numPr>
        <w:jc w:val="both"/>
        <w:rPr>
          <w:rFonts w:asciiTheme="majorBidi" w:hAnsiTheme="majorBidi" w:cstheme="majorBidi"/>
        </w:rPr>
      </w:pPr>
      <w:r w:rsidRPr="00260DD5">
        <w:rPr>
          <w:rFonts w:asciiTheme="majorBidi" w:hAnsiTheme="majorBidi" w:cstheme="majorBidi"/>
        </w:rPr>
        <w:t>Educational background</w:t>
      </w:r>
    </w:p>
    <w:p w14:paraId="7983EE66" w14:textId="77777777" w:rsidR="00C05310" w:rsidRPr="00260DD5" w:rsidRDefault="00C05310" w:rsidP="00260DD5">
      <w:pPr>
        <w:pStyle w:val="NormalWeb"/>
        <w:numPr>
          <w:ilvl w:val="0"/>
          <w:numId w:val="201"/>
        </w:numPr>
        <w:jc w:val="both"/>
        <w:rPr>
          <w:rFonts w:asciiTheme="majorBidi" w:hAnsiTheme="majorBidi" w:cstheme="majorBidi"/>
        </w:rPr>
      </w:pPr>
      <w:r w:rsidRPr="00260DD5">
        <w:rPr>
          <w:rFonts w:asciiTheme="majorBidi" w:hAnsiTheme="majorBidi" w:cstheme="majorBidi"/>
        </w:rPr>
        <w:t>Certifications</w:t>
      </w:r>
    </w:p>
    <w:p w14:paraId="555DBAD6" w14:textId="77777777" w:rsidR="00C05310" w:rsidRPr="00260DD5" w:rsidRDefault="00C05310" w:rsidP="00260DD5">
      <w:pPr>
        <w:pStyle w:val="NormalWeb"/>
        <w:numPr>
          <w:ilvl w:val="0"/>
          <w:numId w:val="201"/>
        </w:numPr>
        <w:jc w:val="both"/>
        <w:rPr>
          <w:rFonts w:asciiTheme="majorBidi" w:hAnsiTheme="majorBidi" w:cstheme="majorBidi"/>
        </w:rPr>
      </w:pPr>
      <w:r w:rsidRPr="00260DD5">
        <w:rPr>
          <w:rFonts w:asciiTheme="majorBidi" w:hAnsiTheme="majorBidi" w:cstheme="majorBidi"/>
        </w:rPr>
        <w:t>Years of experience</w:t>
      </w:r>
    </w:p>
    <w:p w14:paraId="07D58048" w14:textId="77777777" w:rsidR="00C05310" w:rsidRPr="00260DD5" w:rsidRDefault="00C05310" w:rsidP="00260DD5">
      <w:pPr>
        <w:pStyle w:val="NormalWeb"/>
        <w:numPr>
          <w:ilvl w:val="0"/>
          <w:numId w:val="201"/>
        </w:numPr>
        <w:jc w:val="both"/>
        <w:rPr>
          <w:rFonts w:asciiTheme="majorBidi" w:hAnsiTheme="majorBidi" w:cstheme="majorBidi"/>
        </w:rPr>
      </w:pPr>
      <w:r w:rsidRPr="00260DD5">
        <w:rPr>
          <w:rFonts w:asciiTheme="majorBidi" w:hAnsiTheme="majorBidi" w:cstheme="majorBidi"/>
        </w:rPr>
        <w:t>Hard skills</w:t>
      </w:r>
    </w:p>
    <w:p w14:paraId="24A70A26" w14:textId="77777777" w:rsidR="00C05310" w:rsidRPr="00260DD5" w:rsidRDefault="00C05310" w:rsidP="00260DD5">
      <w:pPr>
        <w:pStyle w:val="NormalWeb"/>
        <w:numPr>
          <w:ilvl w:val="0"/>
          <w:numId w:val="201"/>
        </w:numPr>
        <w:jc w:val="both"/>
        <w:rPr>
          <w:rFonts w:asciiTheme="majorBidi" w:hAnsiTheme="majorBidi" w:cstheme="majorBidi"/>
        </w:rPr>
      </w:pPr>
      <w:r w:rsidRPr="00260DD5">
        <w:rPr>
          <w:rFonts w:asciiTheme="majorBidi" w:hAnsiTheme="majorBidi" w:cstheme="majorBidi"/>
        </w:rPr>
        <w:t>Soft skills</w:t>
      </w:r>
    </w:p>
    <w:p w14:paraId="373D0BED"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 xml:space="preserve">Some qualifications are listed as </w:t>
      </w:r>
      <w:r w:rsidRPr="00260DD5">
        <w:rPr>
          <w:rStyle w:val="Strong"/>
          <w:rFonts w:asciiTheme="majorBidi" w:eastAsiaTheme="majorEastAsia" w:hAnsiTheme="majorBidi" w:cstheme="majorBidi"/>
        </w:rPr>
        <w:t>required</w:t>
      </w:r>
      <w:r w:rsidRPr="00260DD5">
        <w:rPr>
          <w:rFonts w:asciiTheme="majorBidi" w:hAnsiTheme="majorBidi" w:cstheme="majorBidi"/>
        </w:rPr>
        <w:t xml:space="preserve">, while others are </w:t>
      </w:r>
      <w:r w:rsidRPr="00260DD5">
        <w:rPr>
          <w:rStyle w:val="Strong"/>
          <w:rFonts w:asciiTheme="majorBidi" w:eastAsiaTheme="majorEastAsia" w:hAnsiTheme="majorBidi" w:cstheme="majorBidi"/>
        </w:rPr>
        <w:t>preferred</w:t>
      </w:r>
      <w:r w:rsidRPr="00260DD5">
        <w:rPr>
          <w:rFonts w:asciiTheme="majorBidi" w:hAnsiTheme="majorBidi" w:cstheme="majorBidi"/>
        </w:rPr>
        <w:t xml:space="preserve"> or </w:t>
      </w:r>
      <w:r w:rsidRPr="00260DD5">
        <w:rPr>
          <w:rStyle w:val="Strong"/>
          <w:rFonts w:asciiTheme="majorBidi" w:eastAsiaTheme="majorEastAsia" w:hAnsiTheme="majorBidi" w:cstheme="majorBidi"/>
        </w:rPr>
        <w:t>optional</w:t>
      </w:r>
      <w:r w:rsidRPr="00260DD5">
        <w:rPr>
          <w:rFonts w:asciiTheme="majorBidi" w:hAnsiTheme="majorBidi" w:cstheme="majorBidi"/>
        </w:rPr>
        <w:t>.</w:t>
      </w:r>
    </w:p>
    <w:p w14:paraId="3BFF5ECF"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Ideally, we should have:</w:t>
      </w:r>
    </w:p>
    <w:p w14:paraId="4EE511A0" w14:textId="77777777" w:rsidR="00C05310" w:rsidRPr="00260DD5" w:rsidRDefault="00C05310" w:rsidP="00260DD5">
      <w:pPr>
        <w:pStyle w:val="NormalWeb"/>
        <w:numPr>
          <w:ilvl w:val="0"/>
          <w:numId w:val="202"/>
        </w:numPr>
        <w:jc w:val="both"/>
        <w:rPr>
          <w:rFonts w:asciiTheme="majorBidi" w:hAnsiTheme="majorBidi" w:cstheme="majorBidi"/>
        </w:rPr>
      </w:pPr>
      <w:r w:rsidRPr="00260DD5">
        <w:rPr>
          <w:rFonts w:asciiTheme="majorBidi" w:hAnsiTheme="majorBidi" w:cstheme="majorBidi"/>
        </w:rPr>
        <w:t>All the required qualifications.</w:t>
      </w:r>
    </w:p>
    <w:p w14:paraId="44E20C94" w14:textId="77777777" w:rsidR="00C05310" w:rsidRPr="00260DD5" w:rsidRDefault="00C05310" w:rsidP="00260DD5">
      <w:pPr>
        <w:pStyle w:val="NormalWeb"/>
        <w:numPr>
          <w:ilvl w:val="0"/>
          <w:numId w:val="202"/>
        </w:numPr>
        <w:jc w:val="both"/>
        <w:rPr>
          <w:rFonts w:asciiTheme="majorBidi" w:hAnsiTheme="majorBidi" w:cstheme="majorBidi"/>
        </w:rPr>
      </w:pPr>
      <w:r w:rsidRPr="00260DD5">
        <w:rPr>
          <w:rFonts w:asciiTheme="majorBidi" w:hAnsiTheme="majorBidi" w:cstheme="majorBidi"/>
        </w:rPr>
        <w:t xml:space="preserve">At least </w:t>
      </w:r>
      <w:r w:rsidRPr="00260DD5">
        <w:rPr>
          <w:rStyle w:val="Strong"/>
          <w:rFonts w:asciiTheme="majorBidi" w:eastAsiaTheme="majorEastAsia" w:hAnsiTheme="majorBidi" w:cstheme="majorBidi"/>
        </w:rPr>
        <w:t>50%</w:t>
      </w:r>
      <w:r w:rsidRPr="00260DD5">
        <w:rPr>
          <w:rFonts w:asciiTheme="majorBidi" w:hAnsiTheme="majorBidi" w:cstheme="majorBidi"/>
        </w:rPr>
        <w:t xml:space="preserve"> of the preferred qualifications.</w:t>
      </w:r>
    </w:p>
    <w:p w14:paraId="2F09615C"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If we identify requirements we are missing, we should consider whether we possess other skills or experience that may compensate for those gaps.</w:t>
      </w:r>
    </w:p>
    <w:p w14:paraId="15E8C6DD" w14:textId="77777777" w:rsidR="00C05310" w:rsidRPr="00260DD5" w:rsidRDefault="00C05310" w:rsidP="00260DD5">
      <w:pPr>
        <w:pStyle w:val="Heading2"/>
        <w:jc w:val="both"/>
      </w:pPr>
      <w:bookmarkStart w:id="190" w:name="_Toc236217499"/>
      <w:r w:rsidRPr="00260DD5">
        <w:t>Full-Time (FTE) vs. Contract Positions</w:t>
      </w:r>
      <w:bookmarkEnd w:id="190"/>
    </w:p>
    <w:p w14:paraId="1E21C7DB"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 xml:space="preserve">One important aspect to notice is whether a job is listed as </w:t>
      </w:r>
      <w:r w:rsidRPr="00260DD5">
        <w:rPr>
          <w:rStyle w:val="Strong"/>
          <w:rFonts w:asciiTheme="majorBidi" w:eastAsiaTheme="majorEastAsia" w:hAnsiTheme="majorBidi" w:cstheme="majorBidi"/>
        </w:rPr>
        <w:t>Full-Time (FTE)</w:t>
      </w:r>
      <w:r w:rsidRPr="00260DD5">
        <w:rPr>
          <w:rFonts w:asciiTheme="majorBidi" w:hAnsiTheme="majorBidi" w:cstheme="majorBidi"/>
        </w:rPr>
        <w:t xml:space="preserve"> or </w:t>
      </w:r>
      <w:r w:rsidRPr="00260DD5">
        <w:rPr>
          <w:rStyle w:val="Strong"/>
          <w:rFonts w:asciiTheme="majorBidi" w:eastAsiaTheme="majorEastAsia" w:hAnsiTheme="majorBidi" w:cstheme="majorBidi"/>
        </w:rPr>
        <w:t>Contract</w:t>
      </w:r>
      <w:r w:rsidRPr="00260DD5">
        <w:rPr>
          <w:rFonts w:asciiTheme="majorBidi" w:hAnsiTheme="majorBidi" w:cstheme="majorBidi"/>
        </w:rPr>
        <w:t xml:space="preserve"> (also referred to as </w:t>
      </w:r>
      <w:r w:rsidRPr="00260DD5">
        <w:rPr>
          <w:rStyle w:val="Strong"/>
          <w:rFonts w:asciiTheme="majorBidi" w:eastAsiaTheme="majorEastAsia" w:hAnsiTheme="majorBidi" w:cstheme="majorBidi"/>
        </w:rPr>
        <w:t>Contingent</w:t>
      </w:r>
      <w:r w:rsidRPr="00260DD5">
        <w:rPr>
          <w:rFonts w:asciiTheme="majorBidi" w:hAnsiTheme="majorBidi" w:cstheme="majorBidi"/>
        </w:rPr>
        <w:t xml:space="preserve"> or </w:t>
      </w:r>
      <w:r w:rsidRPr="00260DD5">
        <w:rPr>
          <w:rStyle w:val="Strong"/>
          <w:rFonts w:asciiTheme="majorBidi" w:eastAsiaTheme="majorEastAsia" w:hAnsiTheme="majorBidi" w:cstheme="majorBidi"/>
        </w:rPr>
        <w:t>Temporary</w:t>
      </w:r>
      <w:r w:rsidRPr="00260DD5">
        <w:rPr>
          <w:rFonts w:asciiTheme="majorBidi" w:hAnsiTheme="majorBidi" w:cstheme="majorBidi"/>
        </w:rPr>
        <w:t>).</w:t>
      </w:r>
    </w:p>
    <w:p w14:paraId="10FCDF8C"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 xml:space="preserve">This refers to the </w:t>
      </w:r>
      <w:r w:rsidRPr="00260DD5">
        <w:rPr>
          <w:rStyle w:val="Strong"/>
          <w:rFonts w:asciiTheme="majorBidi" w:eastAsiaTheme="majorEastAsia" w:hAnsiTheme="majorBidi" w:cstheme="majorBidi"/>
        </w:rPr>
        <w:t>tax status of the worker</w:t>
      </w:r>
      <w:r w:rsidRPr="00260DD5">
        <w:rPr>
          <w:rFonts w:asciiTheme="majorBidi" w:hAnsiTheme="majorBidi" w:cstheme="majorBidi"/>
        </w:rPr>
        <w:t>, not the number of working hours. Many contractors work full-time hours. However, FTE employees and contract employees often have different working conditions and contractual terms of employment. Both have advantages and disadvantages.</w:t>
      </w:r>
    </w:p>
    <w:p w14:paraId="5018C02C" w14:textId="77777777" w:rsidR="00C05310" w:rsidRPr="00260DD5" w:rsidRDefault="00C05310" w:rsidP="00260DD5">
      <w:pPr>
        <w:pStyle w:val="Heading3"/>
        <w:jc w:val="both"/>
      </w:pPr>
      <w:bookmarkStart w:id="191" w:name="_Toc236217500"/>
      <w:r w:rsidRPr="00260DD5">
        <w:t>Characteristics of Full-Time (FTE) Employees</w:t>
      </w:r>
      <w:bookmarkEnd w:id="191"/>
    </w:p>
    <w:p w14:paraId="6091284E"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Full-time employees:</w:t>
      </w:r>
    </w:p>
    <w:p w14:paraId="3BC42DC0" w14:textId="77777777" w:rsidR="00C05310" w:rsidRPr="00260DD5" w:rsidRDefault="00C05310" w:rsidP="00260DD5">
      <w:pPr>
        <w:pStyle w:val="NormalWeb"/>
        <w:numPr>
          <w:ilvl w:val="0"/>
          <w:numId w:val="203"/>
        </w:numPr>
        <w:jc w:val="both"/>
        <w:rPr>
          <w:rFonts w:asciiTheme="majorBidi" w:hAnsiTheme="majorBidi" w:cstheme="majorBidi"/>
        </w:rPr>
      </w:pPr>
      <w:r w:rsidRPr="00260DD5">
        <w:rPr>
          <w:rFonts w:asciiTheme="majorBidi" w:hAnsiTheme="majorBidi" w:cstheme="majorBidi"/>
        </w:rPr>
        <w:t>Can expect to continue working indefinitely.</w:t>
      </w:r>
    </w:p>
    <w:p w14:paraId="701BEA6D" w14:textId="77777777" w:rsidR="00C05310" w:rsidRPr="00260DD5" w:rsidRDefault="00C05310" w:rsidP="00260DD5">
      <w:pPr>
        <w:pStyle w:val="NormalWeb"/>
        <w:numPr>
          <w:ilvl w:val="0"/>
          <w:numId w:val="203"/>
        </w:numPr>
        <w:jc w:val="both"/>
        <w:rPr>
          <w:rFonts w:asciiTheme="majorBidi" w:hAnsiTheme="majorBidi" w:cstheme="majorBidi"/>
        </w:rPr>
      </w:pPr>
      <w:r w:rsidRPr="00260DD5">
        <w:rPr>
          <w:rFonts w:asciiTheme="majorBidi" w:hAnsiTheme="majorBidi" w:cstheme="majorBidi"/>
        </w:rPr>
        <w:t>May be paid more regularly, either through salary or hourly wages.</w:t>
      </w:r>
    </w:p>
    <w:p w14:paraId="79FD42F7" w14:textId="77777777" w:rsidR="00C05310" w:rsidRPr="00260DD5" w:rsidRDefault="00C05310" w:rsidP="00260DD5">
      <w:pPr>
        <w:pStyle w:val="NormalWeb"/>
        <w:numPr>
          <w:ilvl w:val="0"/>
          <w:numId w:val="203"/>
        </w:numPr>
        <w:jc w:val="both"/>
        <w:rPr>
          <w:rFonts w:asciiTheme="majorBidi" w:hAnsiTheme="majorBidi" w:cstheme="majorBidi"/>
        </w:rPr>
      </w:pPr>
      <w:r w:rsidRPr="00260DD5">
        <w:rPr>
          <w:rFonts w:asciiTheme="majorBidi" w:hAnsiTheme="majorBidi" w:cstheme="majorBidi"/>
        </w:rPr>
        <w:t>Must comply with internal company policies, such as required training and work procedures.</w:t>
      </w:r>
    </w:p>
    <w:p w14:paraId="03FF092D" w14:textId="77777777" w:rsidR="00C05310" w:rsidRPr="00260DD5" w:rsidRDefault="00C05310" w:rsidP="00260DD5">
      <w:pPr>
        <w:pStyle w:val="NormalWeb"/>
        <w:numPr>
          <w:ilvl w:val="0"/>
          <w:numId w:val="203"/>
        </w:numPr>
        <w:jc w:val="both"/>
        <w:rPr>
          <w:rFonts w:asciiTheme="majorBidi" w:hAnsiTheme="majorBidi" w:cstheme="majorBidi"/>
        </w:rPr>
      </w:pPr>
      <w:r w:rsidRPr="00260DD5">
        <w:rPr>
          <w:rFonts w:asciiTheme="majorBidi" w:hAnsiTheme="majorBidi" w:cstheme="majorBidi"/>
        </w:rPr>
        <w:t>Are entitled to receive company benefits and incentives.</w:t>
      </w:r>
    </w:p>
    <w:p w14:paraId="6A0FB82B" w14:textId="77777777" w:rsidR="00C05310" w:rsidRPr="00260DD5" w:rsidRDefault="00C05310" w:rsidP="00260DD5">
      <w:pPr>
        <w:pStyle w:val="NormalWeb"/>
        <w:numPr>
          <w:ilvl w:val="0"/>
          <w:numId w:val="203"/>
        </w:numPr>
        <w:jc w:val="both"/>
        <w:rPr>
          <w:rFonts w:asciiTheme="majorBidi" w:hAnsiTheme="majorBidi" w:cstheme="majorBidi"/>
        </w:rPr>
      </w:pPr>
      <w:r w:rsidRPr="00260DD5">
        <w:rPr>
          <w:rFonts w:asciiTheme="majorBidi" w:hAnsiTheme="majorBidi" w:cstheme="majorBidi"/>
        </w:rPr>
        <w:lastRenderedPageBreak/>
        <w:t>Usually have different legal rights regarding termination and labor practices (although this may not be true in some states).</w:t>
      </w:r>
    </w:p>
    <w:p w14:paraId="78194BFE" w14:textId="77777777" w:rsidR="00C05310" w:rsidRPr="00260DD5" w:rsidRDefault="00C05310" w:rsidP="00260DD5">
      <w:pPr>
        <w:pStyle w:val="Heading3"/>
        <w:jc w:val="both"/>
      </w:pPr>
      <w:bookmarkStart w:id="192" w:name="_Toc236217501"/>
      <w:r w:rsidRPr="00260DD5">
        <w:t>Characteristics of Contract (Contingent) Workers</w:t>
      </w:r>
      <w:bookmarkEnd w:id="192"/>
    </w:p>
    <w:p w14:paraId="7D855192"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Contract workers:</w:t>
      </w:r>
    </w:p>
    <w:p w14:paraId="7E974971" w14:textId="77777777" w:rsidR="00C05310" w:rsidRPr="00260DD5" w:rsidRDefault="00C05310" w:rsidP="00260DD5">
      <w:pPr>
        <w:pStyle w:val="NormalWeb"/>
        <w:numPr>
          <w:ilvl w:val="0"/>
          <w:numId w:val="204"/>
        </w:numPr>
        <w:jc w:val="both"/>
        <w:rPr>
          <w:rFonts w:asciiTheme="majorBidi" w:hAnsiTheme="majorBidi" w:cstheme="majorBidi"/>
        </w:rPr>
      </w:pPr>
      <w:r w:rsidRPr="00260DD5">
        <w:rPr>
          <w:rFonts w:asciiTheme="majorBidi" w:hAnsiTheme="majorBidi" w:cstheme="majorBidi"/>
        </w:rPr>
        <w:t>Work for a period of time specified in their contracts.</w:t>
      </w:r>
    </w:p>
    <w:p w14:paraId="0CE97A8D" w14:textId="77777777" w:rsidR="00C05310" w:rsidRPr="00260DD5" w:rsidRDefault="00C05310" w:rsidP="00260DD5">
      <w:pPr>
        <w:pStyle w:val="NormalWeb"/>
        <w:numPr>
          <w:ilvl w:val="0"/>
          <w:numId w:val="204"/>
        </w:numPr>
        <w:jc w:val="both"/>
        <w:rPr>
          <w:rFonts w:asciiTheme="majorBidi" w:hAnsiTheme="majorBidi" w:cstheme="majorBidi"/>
        </w:rPr>
      </w:pPr>
      <w:r w:rsidRPr="00260DD5">
        <w:rPr>
          <w:rFonts w:asciiTheme="majorBidi" w:hAnsiTheme="majorBidi" w:cstheme="majorBidi"/>
        </w:rPr>
        <w:t>Receive payment either by hourly rate or by deliverables.</w:t>
      </w:r>
    </w:p>
    <w:p w14:paraId="740F287E" w14:textId="77777777" w:rsidR="00C05310" w:rsidRPr="00260DD5" w:rsidRDefault="00C05310" w:rsidP="00260DD5">
      <w:pPr>
        <w:pStyle w:val="NormalWeb"/>
        <w:numPr>
          <w:ilvl w:val="0"/>
          <w:numId w:val="204"/>
        </w:numPr>
        <w:jc w:val="both"/>
        <w:rPr>
          <w:rFonts w:asciiTheme="majorBidi" w:hAnsiTheme="majorBidi" w:cstheme="majorBidi"/>
        </w:rPr>
      </w:pPr>
      <w:r w:rsidRPr="00260DD5">
        <w:rPr>
          <w:rFonts w:asciiTheme="majorBidi" w:hAnsiTheme="majorBidi" w:cstheme="majorBidi"/>
        </w:rPr>
        <w:t>May receive little or no training because they are expected to begin work with the necessary skills.</w:t>
      </w:r>
    </w:p>
    <w:p w14:paraId="04916F99" w14:textId="77777777" w:rsidR="00C05310" w:rsidRPr="00260DD5" w:rsidRDefault="00C05310" w:rsidP="00260DD5">
      <w:pPr>
        <w:pStyle w:val="NormalWeb"/>
        <w:numPr>
          <w:ilvl w:val="0"/>
          <w:numId w:val="204"/>
        </w:numPr>
        <w:jc w:val="both"/>
        <w:rPr>
          <w:rFonts w:asciiTheme="majorBidi" w:hAnsiTheme="majorBidi" w:cstheme="majorBidi"/>
        </w:rPr>
      </w:pPr>
      <w:r w:rsidRPr="00260DD5">
        <w:rPr>
          <w:rFonts w:asciiTheme="majorBidi" w:hAnsiTheme="majorBidi" w:cstheme="majorBidi"/>
        </w:rPr>
        <w:t>Generally do not receive company benefits or incentives.</w:t>
      </w:r>
    </w:p>
    <w:p w14:paraId="5A7303F1" w14:textId="77777777" w:rsidR="00C05310" w:rsidRPr="00260DD5" w:rsidRDefault="00C05310" w:rsidP="00260DD5">
      <w:pPr>
        <w:pStyle w:val="NormalWeb"/>
        <w:numPr>
          <w:ilvl w:val="0"/>
          <w:numId w:val="204"/>
        </w:numPr>
        <w:jc w:val="both"/>
        <w:rPr>
          <w:rFonts w:asciiTheme="majorBidi" w:hAnsiTheme="majorBidi" w:cstheme="majorBidi"/>
        </w:rPr>
      </w:pPr>
      <w:r w:rsidRPr="00260DD5">
        <w:rPr>
          <w:rFonts w:asciiTheme="majorBidi" w:hAnsiTheme="majorBidi" w:cstheme="majorBidi"/>
        </w:rPr>
        <w:t>Usually may be terminated without cause or notice and may not be covered by certain workplace protections.</w:t>
      </w:r>
    </w:p>
    <w:p w14:paraId="096B19B5" w14:textId="77777777" w:rsidR="00C05310" w:rsidRPr="00260DD5" w:rsidRDefault="00C05310" w:rsidP="00260DD5">
      <w:pPr>
        <w:pStyle w:val="Heading2"/>
        <w:jc w:val="both"/>
      </w:pPr>
      <w:bookmarkStart w:id="193" w:name="_Toc236217502"/>
      <w:r w:rsidRPr="00260DD5">
        <w:t>Following Company Application Policies</w:t>
      </w:r>
      <w:bookmarkEnd w:id="193"/>
    </w:p>
    <w:p w14:paraId="6CC5F078"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If we conduct a job search using a website, we should carefully read the application instructions in every job posting.</w:t>
      </w:r>
    </w:p>
    <w:p w14:paraId="00A722E2" w14:textId="77777777" w:rsidR="00C05310" w:rsidRPr="00260DD5" w:rsidRDefault="00C05310" w:rsidP="00260DD5">
      <w:pPr>
        <w:pStyle w:val="NormalWeb"/>
        <w:jc w:val="both"/>
        <w:rPr>
          <w:rFonts w:asciiTheme="majorBidi" w:hAnsiTheme="majorBidi" w:cstheme="majorBidi"/>
          <w:color w:val="0070C0"/>
        </w:rPr>
      </w:pPr>
      <w:r w:rsidRPr="00260DD5">
        <w:rPr>
          <w:rFonts w:asciiTheme="majorBidi" w:hAnsiTheme="majorBidi" w:cstheme="majorBidi"/>
          <w:color w:val="0070C0"/>
        </w:rPr>
        <w:t>Each company has its own application process, and failing to follow the instructions may disqualify our application.</w:t>
      </w:r>
    </w:p>
    <w:p w14:paraId="26F1F22C"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Many companies advertise job openings on job-search websites to reach more candidates but require applicants to submit applications through their own company websites.</w:t>
      </w:r>
    </w:p>
    <w:p w14:paraId="2AE4530F"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These application processes commonly require:</w:t>
      </w:r>
    </w:p>
    <w:p w14:paraId="145339F6" w14:textId="77777777" w:rsidR="00C05310" w:rsidRPr="00260DD5" w:rsidRDefault="00C05310" w:rsidP="00260DD5">
      <w:pPr>
        <w:pStyle w:val="NormalWeb"/>
        <w:numPr>
          <w:ilvl w:val="0"/>
          <w:numId w:val="205"/>
        </w:numPr>
        <w:jc w:val="both"/>
        <w:rPr>
          <w:rFonts w:asciiTheme="majorBidi" w:hAnsiTheme="majorBidi" w:cstheme="majorBidi"/>
        </w:rPr>
      </w:pPr>
      <w:r w:rsidRPr="00260DD5">
        <w:rPr>
          <w:rFonts w:asciiTheme="majorBidi" w:hAnsiTheme="majorBidi" w:cstheme="majorBidi"/>
        </w:rPr>
        <w:t>Completing online application forms.</w:t>
      </w:r>
    </w:p>
    <w:p w14:paraId="57E3437B" w14:textId="77777777" w:rsidR="00C05310" w:rsidRPr="00260DD5" w:rsidRDefault="00C05310" w:rsidP="00260DD5">
      <w:pPr>
        <w:pStyle w:val="NormalWeb"/>
        <w:numPr>
          <w:ilvl w:val="0"/>
          <w:numId w:val="205"/>
        </w:numPr>
        <w:jc w:val="both"/>
        <w:rPr>
          <w:rFonts w:asciiTheme="majorBidi" w:hAnsiTheme="majorBidi" w:cstheme="majorBidi"/>
        </w:rPr>
      </w:pPr>
      <w:r w:rsidRPr="00260DD5">
        <w:rPr>
          <w:rFonts w:asciiTheme="majorBidi" w:hAnsiTheme="majorBidi" w:cstheme="majorBidi"/>
        </w:rPr>
        <w:t>Uploading supporting documents.</w:t>
      </w:r>
    </w:p>
    <w:p w14:paraId="44A0B537"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Some employers instead provide:</w:t>
      </w:r>
    </w:p>
    <w:p w14:paraId="6454D3F2" w14:textId="77777777" w:rsidR="00C05310" w:rsidRPr="00260DD5" w:rsidRDefault="00C05310" w:rsidP="00260DD5">
      <w:pPr>
        <w:pStyle w:val="NormalWeb"/>
        <w:numPr>
          <w:ilvl w:val="0"/>
          <w:numId w:val="206"/>
        </w:numPr>
        <w:jc w:val="both"/>
        <w:rPr>
          <w:rFonts w:asciiTheme="majorBidi" w:hAnsiTheme="majorBidi" w:cstheme="majorBidi"/>
        </w:rPr>
      </w:pPr>
      <w:r w:rsidRPr="00260DD5">
        <w:rPr>
          <w:rFonts w:asciiTheme="majorBidi" w:hAnsiTheme="majorBidi" w:cstheme="majorBidi"/>
        </w:rPr>
        <w:t>An email address.</w:t>
      </w:r>
    </w:p>
    <w:p w14:paraId="2553EA5E" w14:textId="77777777" w:rsidR="00C05310" w:rsidRPr="00260DD5" w:rsidRDefault="00C05310" w:rsidP="00260DD5">
      <w:pPr>
        <w:pStyle w:val="NormalWeb"/>
        <w:numPr>
          <w:ilvl w:val="0"/>
          <w:numId w:val="206"/>
        </w:numPr>
        <w:jc w:val="both"/>
        <w:rPr>
          <w:rFonts w:asciiTheme="majorBidi" w:hAnsiTheme="majorBidi" w:cstheme="majorBidi"/>
        </w:rPr>
      </w:pPr>
      <w:r w:rsidRPr="00260DD5">
        <w:rPr>
          <w:rFonts w:asciiTheme="majorBidi" w:hAnsiTheme="majorBidi" w:cstheme="majorBidi"/>
        </w:rPr>
        <w:t>A telephone number.</w:t>
      </w:r>
    </w:p>
    <w:p w14:paraId="1F52F0DE"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Applicants are then instructed to contact a specific person or team.</w:t>
      </w:r>
    </w:p>
    <w:p w14:paraId="4BEF2A85"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Depending on the employer, additional application requirements may include:</w:t>
      </w:r>
    </w:p>
    <w:p w14:paraId="313F2129" w14:textId="77777777" w:rsidR="00C05310" w:rsidRPr="00260DD5" w:rsidRDefault="00C05310" w:rsidP="00260DD5">
      <w:pPr>
        <w:pStyle w:val="NormalWeb"/>
        <w:numPr>
          <w:ilvl w:val="0"/>
          <w:numId w:val="207"/>
        </w:numPr>
        <w:jc w:val="both"/>
        <w:rPr>
          <w:rFonts w:asciiTheme="majorBidi" w:hAnsiTheme="majorBidi" w:cstheme="majorBidi"/>
        </w:rPr>
      </w:pPr>
      <w:r w:rsidRPr="00260DD5">
        <w:rPr>
          <w:rFonts w:asciiTheme="majorBidi" w:hAnsiTheme="majorBidi" w:cstheme="majorBidi"/>
        </w:rPr>
        <w:t>Cover letter</w:t>
      </w:r>
    </w:p>
    <w:p w14:paraId="5DE7EA80" w14:textId="77777777" w:rsidR="00C05310" w:rsidRPr="00260DD5" w:rsidRDefault="00C05310" w:rsidP="00260DD5">
      <w:pPr>
        <w:pStyle w:val="NormalWeb"/>
        <w:numPr>
          <w:ilvl w:val="0"/>
          <w:numId w:val="207"/>
        </w:numPr>
        <w:jc w:val="both"/>
        <w:rPr>
          <w:rFonts w:asciiTheme="majorBidi" w:hAnsiTheme="majorBidi" w:cstheme="majorBidi"/>
        </w:rPr>
      </w:pPr>
      <w:r w:rsidRPr="00260DD5">
        <w:rPr>
          <w:rFonts w:asciiTheme="majorBidi" w:hAnsiTheme="majorBidi" w:cstheme="majorBidi"/>
        </w:rPr>
        <w:t>Work sample</w:t>
      </w:r>
    </w:p>
    <w:p w14:paraId="251C0AB7" w14:textId="77777777" w:rsidR="00C05310" w:rsidRPr="00260DD5" w:rsidRDefault="00C05310" w:rsidP="00260DD5">
      <w:pPr>
        <w:pStyle w:val="NormalWeb"/>
        <w:numPr>
          <w:ilvl w:val="0"/>
          <w:numId w:val="207"/>
        </w:numPr>
        <w:jc w:val="both"/>
        <w:rPr>
          <w:rFonts w:asciiTheme="majorBidi" w:hAnsiTheme="majorBidi" w:cstheme="majorBidi"/>
        </w:rPr>
      </w:pPr>
      <w:r w:rsidRPr="00260DD5">
        <w:rPr>
          <w:rFonts w:asciiTheme="majorBidi" w:hAnsiTheme="majorBidi" w:cstheme="majorBidi"/>
        </w:rPr>
        <w:t>Portfolio link</w:t>
      </w:r>
    </w:p>
    <w:p w14:paraId="3FD3DCA2" w14:textId="77777777" w:rsidR="00C05310" w:rsidRPr="00260DD5" w:rsidRDefault="00C05310" w:rsidP="00260DD5">
      <w:pPr>
        <w:pStyle w:val="NormalWeb"/>
        <w:numPr>
          <w:ilvl w:val="0"/>
          <w:numId w:val="207"/>
        </w:numPr>
        <w:jc w:val="both"/>
        <w:rPr>
          <w:rFonts w:asciiTheme="majorBidi" w:hAnsiTheme="majorBidi" w:cstheme="majorBidi"/>
        </w:rPr>
      </w:pPr>
      <w:r w:rsidRPr="00260DD5">
        <w:rPr>
          <w:rFonts w:asciiTheme="majorBidi" w:hAnsiTheme="majorBidi" w:cstheme="majorBidi"/>
        </w:rPr>
        <w:t>Screening questions</w:t>
      </w:r>
    </w:p>
    <w:p w14:paraId="3DC3F7A3" w14:textId="77777777" w:rsidR="00C05310" w:rsidRPr="00260DD5" w:rsidRDefault="00C05310" w:rsidP="00260DD5">
      <w:pPr>
        <w:pStyle w:val="NormalWeb"/>
        <w:numPr>
          <w:ilvl w:val="0"/>
          <w:numId w:val="207"/>
        </w:numPr>
        <w:jc w:val="both"/>
        <w:rPr>
          <w:rFonts w:asciiTheme="majorBidi" w:hAnsiTheme="majorBidi" w:cstheme="majorBidi"/>
        </w:rPr>
      </w:pPr>
      <w:r w:rsidRPr="00260DD5">
        <w:rPr>
          <w:rFonts w:asciiTheme="majorBidi" w:hAnsiTheme="majorBidi" w:cstheme="majorBidi"/>
        </w:rPr>
        <w:t>Skill assessments</w:t>
      </w:r>
    </w:p>
    <w:p w14:paraId="21FFF851"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The key takeaway is to carefully read and understand the application instructions before submitting a job application.</w:t>
      </w:r>
    </w:p>
    <w:p w14:paraId="73E5F591" w14:textId="77777777" w:rsidR="00C05310" w:rsidRPr="00260DD5" w:rsidRDefault="00C05310" w:rsidP="00260DD5">
      <w:pPr>
        <w:pStyle w:val="Heading2"/>
        <w:jc w:val="both"/>
      </w:pPr>
      <w:bookmarkStart w:id="194" w:name="_Toc236217503"/>
      <w:r w:rsidRPr="00260DD5">
        <w:lastRenderedPageBreak/>
        <w:t>Evaluating Whether a Company Is a Good Fit</w:t>
      </w:r>
      <w:bookmarkEnd w:id="194"/>
    </w:p>
    <w:p w14:paraId="580ABA14"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Just as employers review applications to determine whether candidates are a good fit, we should also determine whether a company is a good fit before applying.</w:t>
      </w:r>
    </w:p>
    <w:p w14:paraId="2E917B97"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The following warning signs should be considered.</w:t>
      </w:r>
    </w:p>
    <w:p w14:paraId="1E3F2008" w14:textId="77777777" w:rsidR="00C05310" w:rsidRPr="00260DD5" w:rsidRDefault="00C05310" w:rsidP="00260DD5">
      <w:pPr>
        <w:pStyle w:val="Heading3"/>
        <w:jc w:val="both"/>
      </w:pPr>
      <w:bookmarkStart w:id="195" w:name="_Toc236217504"/>
      <w:r w:rsidRPr="00260DD5">
        <w:t>Lack of Clarity in the Job Posting</w:t>
      </w:r>
      <w:bookmarkEnd w:id="195"/>
    </w:p>
    <w:p w14:paraId="76BC9404" w14:textId="77777777" w:rsidR="00C05310" w:rsidRPr="00260DD5" w:rsidRDefault="00C05310" w:rsidP="00260DD5">
      <w:pPr>
        <w:pStyle w:val="NormalWeb"/>
        <w:jc w:val="both"/>
        <w:rPr>
          <w:rFonts w:asciiTheme="majorBidi" w:hAnsiTheme="majorBidi" w:cstheme="majorBidi"/>
          <w:color w:val="0070C0"/>
        </w:rPr>
      </w:pPr>
      <w:r w:rsidRPr="00260DD5">
        <w:rPr>
          <w:rFonts w:asciiTheme="majorBidi" w:hAnsiTheme="majorBidi" w:cstheme="majorBidi"/>
          <w:color w:val="0070C0"/>
        </w:rPr>
        <w:t>A job listing should clearly communicate the position.</w:t>
      </w:r>
    </w:p>
    <w:p w14:paraId="3B8757BD" w14:textId="77777777" w:rsidR="00C05310" w:rsidRPr="00260DD5" w:rsidRDefault="00C05310" w:rsidP="00260DD5">
      <w:pPr>
        <w:pStyle w:val="NormalWeb"/>
        <w:jc w:val="both"/>
        <w:rPr>
          <w:rFonts w:asciiTheme="majorBidi" w:hAnsiTheme="majorBidi" w:cstheme="majorBidi"/>
          <w:color w:val="0070C0"/>
        </w:rPr>
      </w:pPr>
      <w:r w:rsidRPr="00260DD5">
        <w:rPr>
          <w:rFonts w:asciiTheme="majorBidi" w:hAnsiTheme="majorBidi" w:cstheme="majorBidi"/>
          <w:color w:val="0070C0"/>
        </w:rPr>
        <w:t>Warning signs include:</w:t>
      </w:r>
    </w:p>
    <w:p w14:paraId="523DB1EB" w14:textId="77777777" w:rsidR="00C05310" w:rsidRPr="00260DD5" w:rsidRDefault="00C05310" w:rsidP="00260DD5">
      <w:pPr>
        <w:pStyle w:val="NormalWeb"/>
        <w:numPr>
          <w:ilvl w:val="0"/>
          <w:numId w:val="208"/>
        </w:numPr>
        <w:jc w:val="both"/>
        <w:rPr>
          <w:rFonts w:asciiTheme="majorBidi" w:hAnsiTheme="majorBidi" w:cstheme="majorBidi"/>
          <w:color w:val="0070C0"/>
        </w:rPr>
      </w:pPr>
      <w:r w:rsidRPr="00260DD5">
        <w:rPr>
          <w:rFonts w:asciiTheme="majorBidi" w:hAnsiTheme="majorBidi" w:cstheme="majorBidi"/>
          <w:color w:val="0070C0"/>
        </w:rPr>
        <w:t>A job title that is too general.</w:t>
      </w:r>
    </w:p>
    <w:p w14:paraId="23DF706B" w14:textId="77777777" w:rsidR="00C05310" w:rsidRPr="00260DD5" w:rsidRDefault="00C05310" w:rsidP="00260DD5">
      <w:pPr>
        <w:pStyle w:val="NormalWeb"/>
        <w:numPr>
          <w:ilvl w:val="0"/>
          <w:numId w:val="208"/>
        </w:numPr>
        <w:jc w:val="both"/>
        <w:rPr>
          <w:rFonts w:asciiTheme="majorBidi" w:hAnsiTheme="majorBidi" w:cstheme="majorBidi"/>
          <w:color w:val="0070C0"/>
        </w:rPr>
      </w:pPr>
      <w:r w:rsidRPr="00260DD5">
        <w:rPr>
          <w:rFonts w:asciiTheme="majorBidi" w:hAnsiTheme="majorBidi" w:cstheme="majorBidi"/>
          <w:color w:val="0070C0"/>
        </w:rPr>
        <w:t>A vague or unclear job description.</w:t>
      </w:r>
    </w:p>
    <w:p w14:paraId="4DE88FDD" w14:textId="77777777" w:rsidR="00C05310" w:rsidRPr="00260DD5" w:rsidRDefault="00C05310" w:rsidP="00260DD5">
      <w:pPr>
        <w:pStyle w:val="NormalWeb"/>
        <w:numPr>
          <w:ilvl w:val="0"/>
          <w:numId w:val="208"/>
        </w:numPr>
        <w:jc w:val="both"/>
        <w:rPr>
          <w:rFonts w:asciiTheme="majorBidi" w:hAnsiTheme="majorBidi" w:cstheme="majorBidi"/>
          <w:color w:val="0070C0"/>
        </w:rPr>
      </w:pPr>
      <w:r w:rsidRPr="00260DD5">
        <w:rPr>
          <w:rFonts w:asciiTheme="majorBidi" w:hAnsiTheme="majorBidi" w:cstheme="majorBidi"/>
          <w:color w:val="0070C0"/>
        </w:rPr>
        <w:t>Unclear role boundaries.</w:t>
      </w:r>
    </w:p>
    <w:p w14:paraId="6DE3E6B3" w14:textId="77777777" w:rsidR="00C05310" w:rsidRPr="00260DD5" w:rsidRDefault="00C05310" w:rsidP="00260DD5">
      <w:pPr>
        <w:pStyle w:val="NormalWeb"/>
        <w:numPr>
          <w:ilvl w:val="0"/>
          <w:numId w:val="208"/>
        </w:numPr>
        <w:jc w:val="both"/>
        <w:rPr>
          <w:rFonts w:asciiTheme="majorBidi" w:hAnsiTheme="majorBidi" w:cstheme="majorBidi"/>
          <w:color w:val="0070C0"/>
        </w:rPr>
      </w:pPr>
      <w:r w:rsidRPr="00260DD5">
        <w:rPr>
          <w:rFonts w:asciiTheme="majorBidi" w:hAnsiTheme="majorBidi" w:cstheme="majorBidi"/>
          <w:color w:val="0070C0"/>
        </w:rPr>
        <w:t>Excessive use of unnecessary jargon, acronyms, or unclear language.</w:t>
      </w:r>
    </w:p>
    <w:p w14:paraId="5B1663ED"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The overuse of unclear language may indicate that the company does not communicate effectively with employees or applicants.</w:t>
      </w:r>
    </w:p>
    <w:p w14:paraId="05046187" w14:textId="77777777" w:rsidR="00C05310" w:rsidRPr="00260DD5" w:rsidRDefault="00C05310" w:rsidP="00260DD5">
      <w:pPr>
        <w:pStyle w:val="Heading3"/>
        <w:jc w:val="both"/>
      </w:pPr>
      <w:bookmarkStart w:id="196" w:name="_Toc236217505"/>
      <w:r w:rsidRPr="00260DD5">
        <w:t>Unrealistic Expectations</w:t>
      </w:r>
      <w:bookmarkEnd w:id="196"/>
    </w:p>
    <w:p w14:paraId="141E3723"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Some job listings contain unrealistic expectations, which may suggest that:</w:t>
      </w:r>
    </w:p>
    <w:p w14:paraId="6635EAF1" w14:textId="77777777" w:rsidR="00C05310" w:rsidRPr="00260DD5" w:rsidRDefault="00C05310" w:rsidP="00260DD5">
      <w:pPr>
        <w:pStyle w:val="NormalWeb"/>
        <w:numPr>
          <w:ilvl w:val="0"/>
          <w:numId w:val="209"/>
        </w:numPr>
        <w:jc w:val="both"/>
        <w:rPr>
          <w:rFonts w:asciiTheme="majorBidi" w:hAnsiTheme="majorBidi" w:cstheme="majorBidi"/>
        </w:rPr>
      </w:pPr>
      <w:r w:rsidRPr="00260DD5">
        <w:rPr>
          <w:rFonts w:asciiTheme="majorBidi" w:hAnsiTheme="majorBidi" w:cstheme="majorBidi"/>
        </w:rPr>
        <w:t>The company does not fully understand the position.</w:t>
      </w:r>
    </w:p>
    <w:p w14:paraId="3D83065A" w14:textId="77777777" w:rsidR="00C05310" w:rsidRPr="00260DD5" w:rsidRDefault="00C05310" w:rsidP="00260DD5">
      <w:pPr>
        <w:pStyle w:val="NormalWeb"/>
        <w:numPr>
          <w:ilvl w:val="0"/>
          <w:numId w:val="209"/>
        </w:numPr>
        <w:jc w:val="both"/>
        <w:rPr>
          <w:rFonts w:asciiTheme="majorBidi" w:hAnsiTheme="majorBidi" w:cstheme="majorBidi"/>
        </w:rPr>
      </w:pPr>
      <w:r w:rsidRPr="00260DD5">
        <w:rPr>
          <w:rFonts w:asciiTheme="majorBidi" w:hAnsiTheme="majorBidi" w:cstheme="majorBidi"/>
        </w:rPr>
        <w:t>The company may exploit new hires or set them up for failure.</w:t>
      </w:r>
    </w:p>
    <w:p w14:paraId="66978CA0"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Examples include:</w:t>
      </w:r>
    </w:p>
    <w:p w14:paraId="5EFABF79" w14:textId="77777777" w:rsidR="00C05310" w:rsidRPr="00260DD5" w:rsidRDefault="00C05310" w:rsidP="00260DD5">
      <w:pPr>
        <w:pStyle w:val="NormalWeb"/>
        <w:numPr>
          <w:ilvl w:val="0"/>
          <w:numId w:val="210"/>
        </w:numPr>
        <w:jc w:val="both"/>
        <w:rPr>
          <w:rFonts w:asciiTheme="majorBidi" w:hAnsiTheme="majorBidi" w:cstheme="majorBidi"/>
        </w:rPr>
      </w:pPr>
      <w:r w:rsidRPr="00260DD5">
        <w:rPr>
          <w:rFonts w:asciiTheme="majorBidi" w:hAnsiTheme="majorBidi" w:cstheme="majorBidi"/>
        </w:rPr>
        <w:t>Entry-level jobs requiring several years of experience.</w:t>
      </w:r>
    </w:p>
    <w:p w14:paraId="54906DA2" w14:textId="77777777" w:rsidR="00C05310" w:rsidRPr="00260DD5" w:rsidRDefault="00C05310" w:rsidP="00260DD5">
      <w:pPr>
        <w:pStyle w:val="NormalWeb"/>
        <w:numPr>
          <w:ilvl w:val="0"/>
          <w:numId w:val="210"/>
        </w:numPr>
        <w:jc w:val="both"/>
        <w:rPr>
          <w:rFonts w:asciiTheme="majorBidi" w:hAnsiTheme="majorBidi" w:cstheme="majorBidi"/>
        </w:rPr>
      </w:pPr>
      <w:r w:rsidRPr="00260DD5">
        <w:rPr>
          <w:rFonts w:asciiTheme="majorBidi" w:hAnsiTheme="majorBidi" w:cstheme="majorBidi"/>
        </w:rPr>
        <w:t>Positions expecting high-level expertise across too many different areas.</w:t>
      </w:r>
    </w:p>
    <w:p w14:paraId="43CAB02D" w14:textId="77777777" w:rsidR="00C05310" w:rsidRPr="00260DD5" w:rsidRDefault="00C05310" w:rsidP="00260DD5">
      <w:pPr>
        <w:pStyle w:val="Heading3"/>
        <w:jc w:val="both"/>
      </w:pPr>
      <w:bookmarkStart w:id="197" w:name="_Toc236217506"/>
      <w:r w:rsidRPr="00260DD5">
        <w:t>Evident Biases or Prejudice</w:t>
      </w:r>
      <w:bookmarkEnd w:id="197"/>
    </w:p>
    <w:p w14:paraId="51D57D65"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Companies should not include language that explicitly excludes or gives preference to candidates based on personal characteristics.</w:t>
      </w:r>
    </w:p>
    <w:p w14:paraId="06387DBC"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These characteristics include:</w:t>
      </w:r>
    </w:p>
    <w:p w14:paraId="403C5A4E"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Race</w:t>
      </w:r>
    </w:p>
    <w:p w14:paraId="66614756"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Religion</w:t>
      </w:r>
    </w:p>
    <w:p w14:paraId="3CFAA8C0"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Gender</w:t>
      </w:r>
    </w:p>
    <w:p w14:paraId="7728A6E9"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Age</w:t>
      </w:r>
    </w:p>
    <w:p w14:paraId="6D983EB0"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Orientation</w:t>
      </w:r>
    </w:p>
    <w:p w14:paraId="04A9E47F"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Marital status</w:t>
      </w:r>
    </w:p>
    <w:p w14:paraId="04AF87AD"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Nationality</w:t>
      </w:r>
    </w:p>
    <w:p w14:paraId="5CF4996A"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Parental status</w:t>
      </w:r>
    </w:p>
    <w:p w14:paraId="2EAE5FBC"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Military status</w:t>
      </w:r>
    </w:p>
    <w:p w14:paraId="729B7C2C"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lastRenderedPageBreak/>
        <w:t>Appearance</w:t>
      </w:r>
    </w:p>
    <w:p w14:paraId="51F78BC2" w14:textId="77777777" w:rsidR="00C05310" w:rsidRPr="00260DD5" w:rsidRDefault="00C05310" w:rsidP="00260DD5">
      <w:pPr>
        <w:pStyle w:val="NormalWeb"/>
        <w:numPr>
          <w:ilvl w:val="0"/>
          <w:numId w:val="211"/>
        </w:numPr>
        <w:jc w:val="both"/>
        <w:rPr>
          <w:rFonts w:asciiTheme="majorBidi" w:hAnsiTheme="majorBidi" w:cstheme="majorBidi"/>
        </w:rPr>
      </w:pPr>
      <w:r w:rsidRPr="00260DD5">
        <w:rPr>
          <w:rFonts w:asciiTheme="majorBidi" w:hAnsiTheme="majorBidi" w:cstheme="majorBidi"/>
        </w:rPr>
        <w:t>Abilities that are irrelevant to the job description</w:t>
      </w:r>
    </w:p>
    <w:p w14:paraId="20B98159"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Such language is a significant warning flag and should be carefully considered before applying.</w:t>
      </w:r>
    </w:p>
    <w:p w14:paraId="07A3EE14" w14:textId="77777777" w:rsidR="00C05310" w:rsidRPr="00260DD5" w:rsidRDefault="00C05310" w:rsidP="00260DD5">
      <w:pPr>
        <w:pStyle w:val="Heading2"/>
        <w:jc w:val="both"/>
      </w:pPr>
      <w:bookmarkStart w:id="198" w:name="_Toc236217507"/>
      <w:r w:rsidRPr="00260DD5">
        <w:t>Key Takeaways</w:t>
      </w:r>
      <w:bookmarkEnd w:id="198"/>
    </w:p>
    <w:p w14:paraId="36F13854"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In this topic, we learned that:</w:t>
      </w:r>
    </w:p>
    <w:p w14:paraId="5F0AB7CB" w14:textId="77777777" w:rsidR="00C05310" w:rsidRPr="00260DD5" w:rsidRDefault="00C05310" w:rsidP="00260DD5">
      <w:pPr>
        <w:pStyle w:val="NormalWeb"/>
        <w:numPr>
          <w:ilvl w:val="0"/>
          <w:numId w:val="212"/>
        </w:numPr>
        <w:jc w:val="both"/>
        <w:rPr>
          <w:rFonts w:asciiTheme="majorBidi" w:hAnsiTheme="majorBidi" w:cstheme="majorBidi"/>
        </w:rPr>
      </w:pPr>
      <w:r w:rsidRPr="00260DD5">
        <w:rPr>
          <w:rFonts w:asciiTheme="majorBidi" w:hAnsiTheme="majorBidi" w:cstheme="majorBidi"/>
        </w:rPr>
        <w:t>Job listings contain different sections that help us assess our qualifications.</w:t>
      </w:r>
    </w:p>
    <w:p w14:paraId="3939D950" w14:textId="77777777" w:rsidR="00C05310" w:rsidRPr="00260DD5" w:rsidRDefault="00C05310" w:rsidP="00260DD5">
      <w:pPr>
        <w:pStyle w:val="NormalWeb"/>
        <w:numPr>
          <w:ilvl w:val="0"/>
          <w:numId w:val="212"/>
        </w:numPr>
        <w:jc w:val="both"/>
        <w:rPr>
          <w:rFonts w:asciiTheme="majorBidi" w:hAnsiTheme="majorBidi" w:cstheme="majorBidi"/>
        </w:rPr>
      </w:pPr>
      <w:r w:rsidRPr="00260DD5">
        <w:rPr>
          <w:rFonts w:asciiTheme="majorBidi" w:hAnsiTheme="majorBidi" w:cstheme="majorBidi"/>
        </w:rPr>
        <w:t>Full-time (FTE) and contract positions have different characteristics.</w:t>
      </w:r>
    </w:p>
    <w:p w14:paraId="7B52A17C" w14:textId="77777777" w:rsidR="00C05310" w:rsidRPr="00260DD5" w:rsidRDefault="00C05310" w:rsidP="00260DD5">
      <w:pPr>
        <w:pStyle w:val="NormalWeb"/>
        <w:numPr>
          <w:ilvl w:val="0"/>
          <w:numId w:val="212"/>
        </w:numPr>
        <w:jc w:val="both"/>
        <w:rPr>
          <w:rFonts w:asciiTheme="majorBidi" w:hAnsiTheme="majorBidi" w:cstheme="majorBidi"/>
        </w:rPr>
      </w:pPr>
      <w:r w:rsidRPr="00260DD5">
        <w:rPr>
          <w:rFonts w:asciiTheme="majorBidi" w:hAnsiTheme="majorBidi" w:cstheme="majorBidi"/>
        </w:rPr>
        <w:t>Carefully following each company's application process improves our chances of success.</w:t>
      </w:r>
    </w:p>
    <w:p w14:paraId="2C0A0091" w14:textId="77777777" w:rsidR="00C05310" w:rsidRPr="00260DD5" w:rsidRDefault="00C05310" w:rsidP="00260DD5">
      <w:pPr>
        <w:pStyle w:val="NormalWeb"/>
        <w:numPr>
          <w:ilvl w:val="0"/>
          <w:numId w:val="212"/>
        </w:numPr>
        <w:jc w:val="both"/>
        <w:rPr>
          <w:rFonts w:asciiTheme="majorBidi" w:hAnsiTheme="majorBidi" w:cstheme="majorBidi"/>
        </w:rPr>
      </w:pPr>
      <w:r w:rsidRPr="00260DD5">
        <w:rPr>
          <w:rFonts w:asciiTheme="majorBidi" w:hAnsiTheme="majorBidi" w:cstheme="majorBidi"/>
        </w:rPr>
        <w:t>Some job listings contain warning signs that may lead us to reconsider applying.</w:t>
      </w:r>
    </w:p>
    <w:p w14:paraId="16C49185"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Every hiring company should aim to make a job posting clear and inviting, especially for qualified candidates.</w:t>
      </w:r>
    </w:p>
    <w:p w14:paraId="0E0F62CD"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The screening, selection, interviewing, and hiring processes should be executed intentionally and follow a transparent series of steps.</w:t>
      </w:r>
    </w:p>
    <w:p w14:paraId="7F4E10E2" w14:textId="77777777" w:rsidR="00C05310" w:rsidRPr="00260DD5" w:rsidRDefault="00C05310" w:rsidP="00260DD5">
      <w:pPr>
        <w:pStyle w:val="NormalWeb"/>
        <w:jc w:val="both"/>
        <w:rPr>
          <w:rFonts w:asciiTheme="majorBidi" w:hAnsiTheme="majorBidi" w:cstheme="majorBidi"/>
        </w:rPr>
      </w:pPr>
      <w:r w:rsidRPr="00260DD5">
        <w:rPr>
          <w:rFonts w:asciiTheme="majorBidi" w:hAnsiTheme="majorBidi" w:cstheme="majorBidi"/>
        </w:rPr>
        <w:t>A company's job listings create its first impression, and they can also provide our first indication of the company's culture and competence.</w:t>
      </w:r>
    </w:p>
    <w:p w14:paraId="22922FA0" w14:textId="77777777" w:rsidR="005D40E4" w:rsidRPr="00260DD5" w:rsidRDefault="005D40E4" w:rsidP="00260DD5">
      <w:pPr>
        <w:pStyle w:val="Heading1"/>
        <w:jc w:val="both"/>
        <w:rPr>
          <w:rFonts w:cstheme="majorBidi"/>
        </w:rPr>
      </w:pPr>
      <w:bookmarkStart w:id="199" w:name="_Toc236217508"/>
      <w:r w:rsidRPr="00260DD5">
        <w:rPr>
          <w:rFonts w:cstheme="majorBidi"/>
        </w:rPr>
        <w:t>Applying for a Job</w:t>
      </w:r>
      <w:bookmarkEnd w:id="199"/>
    </w:p>
    <w:p w14:paraId="5D39DA73"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Applying for a job involves more than simply submitting a resume. Every company has its own application process and requirements, so we should carefully follow the instructions and prepare our application materials to maximize our chances of success.</w:t>
      </w:r>
    </w:p>
    <w:p w14:paraId="0F7E5901" w14:textId="77777777" w:rsidR="005D40E4" w:rsidRPr="00260DD5" w:rsidRDefault="005D40E4" w:rsidP="00260DD5">
      <w:pPr>
        <w:pStyle w:val="Heading2"/>
        <w:jc w:val="both"/>
      </w:pPr>
      <w:bookmarkStart w:id="200" w:name="_Toc236217509"/>
      <w:r w:rsidRPr="00260DD5">
        <w:t>Applying for a Job</w:t>
      </w:r>
      <w:bookmarkEnd w:id="200"/>
    </w:p>
    <w:p w14:paraId="7D292C10"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When we find a job listing for a role that interests us and for which we are well qualified, it is time to begin the application process. Since every company has its own procedures, we should carefully read the job listing and follow the instructions exactly as provided.</w:t>
      </w:r>
    </w:p>
    <w:p w14:paraId="2F8C6490"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Companies may ask us to:</w:t>
      </w:r>
    </w:p>
    <w:p w14:paraId="37FAC0CE" w14:textId="77777777" w:rsidR="005D40E4" w:rsidRPr="00260DD5" w:rsidRDefault="005D40E4" w:rsidP="00260DD5">
      <w:pPr>
        <w:pStyle w:val="NormalWeb"/>
        <w:numPr>
          <w:ilvl w:val="0"/>
          <w:numId w:val="213"/>
        </w:numPr>
        <w:jc w:val="both"/>
        <w:rPr>
          <w:rFonts w:asciiTheme="majorBidi" w:hAnsiTheme="majorBidi" w:cstheme="majorBidi"/>
        </w:rPr>
      </w:pPr>
      <w:r w:rsidRPr="00260DD5">
        <w:rPr>
          <w:rFonts w:asciiTheme="majorBidi" w:hAnsiTheme="majorBidi" w:cstheme="majorBidi"/>
        </w:rPr>
        <w:t>Complete an online application form.</w:t>
      </w:r>
    </w:p>
    <w:p w14:paraId="29C3662B" w14:textId="77777777" w:rsidR="005D40E4" w:rsidRPr="00260DD5" w:rsidRDefault="005D40E4" w:rsidP="00260DD5">
      <w:pPr>
        <w:pStyle w:val="NormalWeb"/>
        <w:numPr>
          <w:ilvl w:val="0"/>
          <w:numId w:val="213"/>
        </w:numPr>
        <w:jc w:val="both"/>
        <w:rPr>
          <w:rFonts w:asciiTheme="majorBidi" w:hAnsiTheme="majorBidi" w:cstheme="majorBidi"/>
        </w:rPr>
      </w:pPr>
      <w:r w:rsidRPr="00260DD5">
        <w:rPr>
          <w:rFonts w:asciiTheme="majorBidi" w:hAnsiTheme="majorBidi" w:cstheme="majorBidi"/>
        </w:rPr>
        <w:t>Apply through a job platform such as LinkedIn.</w:t>
      </w:r>
    </w:p>
    <w:p w14:paraId="48335676" w14:textId="77777777" w:rsidR="005D40E4" w:rsidRPr="00260DD5" w:rsidRDefault="005D40E4" w:rsidP="00260DD5">
      <w:pPr>
        <w:pStyle w:val="NormalWeb"/>
        <w:numPr>
          <w:ilvl w:val="0"/>
          <w:numId w:val="213"/>
        </w:numPr>
        <w:jc w:val="both"/>
        <w:rPr>
          <w:rFonts w:asciiTheme="majorBidi" w:hAnsiTheme="majorBidi" w:cstheme="majorBidi"/>
        </w:rPr>
      </w:pPr>
      <w:r w:rsidRPr="00260DD5">
        <w:rPr>
          <w:rFonts w:asciiTheme="majorBidi" w:hAnsiTheme="majorBidi" w:cstheme="majorBidi"/>
        </w:rPr>
        <w:t>Send a resume and cover letter by email.</w:t>
      </w:r>
    </w:p>
    <w:p w14:paraId="7488DAB6" w14:textId="77777777" w:rsidR="005D40E4" w:rsidRPr="00260DD5" w:rsidRDefault="005D40E4" w:rsidP="00260DD5">
      <w:pPr>
        <w:pStyle w:val="NormalWeb"/>
        <w:numPr>
          <w:ilvl w:val="0"/>
          <w:numId w:val="213"/>
        </w:numPr>
        <w:jc w:val="both"/>
        <w:rPr>
          <w:rFonts w:asciiTheme="majorBidi" w:hAnsiTheme="majorBidi" w:cstheme="majorBidi"/>
        </w:rPr>
      </w:pPr>
      <w:r w:rsidRPr="00260DD5">
        <w:rPr>
          <w:rFonts w:asciiTheme="majorBidi" w:hAnsiTheme="majorBidi" w:cstheme="majorBidi"/>
        </w:rPr>
        <w:t>Follow another specified application procedure.</w:t>
      </w:r>
    </w:p>
    <w:p w14:paraId="413B5CE5"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Following the company's instructions precisely is essential. Failure to do so may result in our application being disqualified before it reaches the hiring managers.</w:t>
      </w:r>
    </w:p>
    <w:p w14:paraId="1D67A2DF"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 xml:space="preserve">There is generally no limit to the number of applications we can submit when applying to different companies. However, some companies restrict the number of applications that can be </w:t>
      </w:r>
      <w:r w:rsidRPr="00260DD5">
        <w:rPr>
          <w:rFonts w:asciiTheme="majorBidi" w:hAnsiTheme="majorBidi" w:cstheme="majorBidi"/>
        </w:rPr>
        <w:lastRenderedPageBreak/>
        <w:t>submitted within a specific period. In such cases, we should be strategic and prioritize the positions that best match our qualifications and interests.</w:t>
      </w:r>
    </w:p>
    <w:p w14:paraId="2BE00B25"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If multiple positions within the same company are appealing, one effective approach is to:</w:t>
      </w:r>
    </w:p>
    <w:p w14:paraId="4D1864E1" w14:textId="77777777" w:rsidR="005D40E4" w:rsidRPr="00260DD5" w:rsidRDefault="005D40E4" w:rsidP="00260DD5">
      <w:pPr>
        <w:pStyle w:val="NormalWeb"/>
        <w:numPr>
          <w:ilvl w:val="0"/>
          <w:numId w:val="214"/>
        </w:numPr>
        <w:jc w:val="both"/>
        <w:rPr>
          <w:rFonts w:asciiTheme="majorBidi" w:hAnsiTheme="majorBidi" w:cstheme="majorBidi"/>
        </w:rPr>
      </w:pPr>
      <w:r w:rsidRPr="00260DD5">
        <w:rPr>
          <w:rFonts w:asciiTheme="majorBidi" w:hAnsiTheme="majorBidi" w:cstheme="majorBidi"/>
        </w:rPr>
        <w:t>Apply first for the position we are most qualified for or most interested in.</w:t>
      </w:r>
    </w:p>
    <w:p w14:paraId="3BE2EECB" w14:textId="77777777" w:rsidR="005D40E4" w:rsidRPr="00260DD5" w:rsidRDefault="005D40E4" w:rsidP="00260DD5">
      <w:pPr>
        <w:pStyle w:val="NormalWeb"/>
        <w:numPr>
          <w:ilvl w:val="0"/>
          <w:numId w:val="214"/>
        </w:numPr>
        <w:jc w:val="both"/>
        <w:rPr>
          <w:rFonts w:asciiTheme="majorBidi" w:hAnsiTheme="majorBidi" w:cstheme="majorBidi"/>
        </w:rPr>
      </w:pPr>
      <w:r w:rsidRPr="00260DD5">
        <w:rPr>
          <w:rFonts w:asciiTheme="majorBidi" w:hAnsiTheme="majorBidi" w:cstheme="majorBidi"/>
        </w:rPr>
        <w:t>Contact the Human Resources (HR) department or the hiring manager.</w:t>
      </w:r>
    </w:p>
    <w:p w14:paraId="0BEFC089" w14:textId="77777777" w:rsidR="005D40E4" w:rsidRPr="00260DD5" w:rsidRDefault="005D40E4" w:rsidP="00260DD5">
      <w:pPr>
        <w:pStyle w:val="NormalWeb"/>
        <w:numPr>
          <w:ilvl w:val="0"/>
          <w:numId w:val="214"/>
        </w:numPr>
        <w:jc w:val="both"/>
        <w:rPr>
          <w:rFonts w:asciiTheme="majorBidi" w:hAnsiTheme="majorBidi" w:cstheme="majorBidi"/>
        </w:rPr>
      </w:pPr>
      <w:r w:rsidRPr="00260DD5">
        <w:rPr>
          <w:rFonts w:asciiTheme="majorBidi" w:hAnsiTheme="majorBidi" w:cstheme="majorBidi"/>
        </w:rPr>
        <w:t>Ask whether we should submit applications for multiple positions or avoid duplicate submissions.</w:t>
      </w:r>
    </w:p>
    <w:p w14:paraId="07B9F2A2" w14:textId="77777777" w:rsidR="005D40E4" w:rsidRPr="00260DD5" w:rsidRDefault="005D40E4" w:rsidP="00260DD5">
      <w:pPr>
        <w:pStyle w:val="NormalWeb"/>
        <w:numPr>
          <w:ilvl w:val="0"/>
          <w:numId w:val="214"/>
        </w:numPr>
        <w:jc w:val="both"/>
        <w:rPr>
          <w:rFonts w:asciiTheme="majorBidi" w:hAnsiTheme="majorBidi" w:cstheme="majorBidi"/>
        </w:rPr>
      </w:pPr>
      <w:r w:rsidRPr="00260DD5">
        <w:rPr>
          <w:rFonts w:asciiTheme="majorBidi" w:hAnsiTheme="majorBidi" w:cstheme="majorBidi"/>
        </w:rPr>
        <w:t>Determine whether the company can forward our application internally or allows us to create a profile for multiple applications.</w:t>
      </w:r>
    </w:p>
    <w:p w14:paraId="039DE06F" w14:textId="77777777" w:rsidR="005D40E4" w:rsidRPr="00260DD5" w:rsidRDefault="005D40E4" w:rsidP="00260DD5">
      <w:pPr>
        <w:pStyle w:val="Heading2"/>
        <w:jc w:val="both"/>
      </w:pPr>
      <w:bookmarkStart w:id="201" w:name="_Toc236217510"/>
      <w:r w:rsidRPr="00260DD5">
        <w:t>Resume and Cover Letter</w:t>
      </w:r>
      <w:bookmarkEnd w:id="201"/>
    </w:p>
    <w:p w14:paraId="5AB7C2E9"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In most job applications, we will need to submit a resume, and in many cases, we should also include a cover letter even if it is not explicitly required.</w:t>
      </w:r>
    </w:p>
    <w:p w14:paraId="56BD5483"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If we already have basic versions of these documents, we only need to customize them for each specific position instead of creating new ones from scratch.</w:t>
      </w:r>
    </w:p>
    <w:p w14:paraId="386006B3"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Our resume and cover letter should clearly demonstrate how our skills and experience match the requirements of the position.</w:t>
      </w:r>
    </w:p>
    <w:p w14:paraId="56EDC416" w14:textId="77777777" w:rsidR="005D40E4" w:rsidRPr="00260DD5" w:rsidRDefault="005D40E4" w:rsidP="00260DD5">
      <w:pPr>
        <w:pStyle w:val="Heading3"/>
        <w:jc w:val="both"/>
      </w:pPr>
      <w:bookmarkStart w:id="202" w:name="_Toc236217511"/>
      <w:r w:rsidRPr="00260DD5">
        <w:t>Resume Checklist</w:t>
      </w:r>
      <w:bookmarkEnd w:id="202"/>
    </w:p>
    <w:p w14:paraId="7A886FA2"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Before submitting our resume, we should carefully check for the following:</w:t>
      </w:r>
    </w:p>
    <w:p w14:paraId="5F2F8C6A" w14:textId="77777777" w:rsidR="005D40E4" w:rsidRPr="00260DD5" w:rsidRDefault="005D40E4" w:rsidP="00260DD5">
      <w:pPr>
        <w:pStyle w:val="NormalWeb"/>
        <w:numPr>
          <w:ilvl w:val="0"/>
          <w:numId w:val="215"/>
        </w:numPr>
        <w:jc w:val="both"/>
        <w:rPr>
          <w:rFonts w:asciiTheme="majorBidi" w:hAnsiTheme="majorBidi" w:cstheme="majorBidi"/>
        </w:rPr>
      </w:pPr>
      <w:r w:rsidRPr="00260DD5">
        <w:rPr>
          <w:rFonts w:asciiTheme="majorBidi" w:hAnsiTheme="majorBidi" w:cstheme="majorBidi"/>
        </w:rPr>
        <w:t>Outdated or missing contact information.</w:t>
      </w:r>
    </w:p>
    <w:p w14:paraId="3E2AB45F" w14:textId="77777777" w:rsidR="005D40E4" w:rsidRPr="00260DD5" w:rsidRDefault="005D40E4" w:rsidP="00260DD5">
      <w:pPr>
        <w:pStyle w:val="NormalWeb"/>
        <w:numPr>
          <w:ilvl w:val="0"/>
          <w:numId w:val="215"/>
        </w:numPr>
        <w:jc w:val="both"/>
        <w:rPr>
          <w:rFonts w:asciiTheme="majorBidi" w:hAnsiTheme="majorBidi" w:cstheme="majorBidi"/>
        </w:rPr>
      </w:pPr>
      <w:r w:rsidRPr="00260DD5">
        <w:rPr>
          <w:rFonts w:asciiTheme="majorBidi" w:hAnsiTheme="majorBidi" w:cstheme="majorBidi"/>
        </w:rPr>
        <w:t>Grammatical errors.</w:t>
      </w:r>
    </w:p>
    <w:p w14:paraId="07566FA4" w14:textId="77777777" w:rsidR="005D40E4" w:rsidRPr="00260DD5" w:rsidRDefault="005D40E4" w:rsidP="00260DD5">
      <w:pPr>
        <w:pStyle w:val="NormalWeb"/>
        <w:numPr>
          <w:ilvl w:val="0"/>
          <w:numId w:val="215"/>
        </w:numPr>
        <w:jc w:val="both"/>
        <w:rPr>
          <w:rFonts w:asciiTheme="majorBidi" w:hAnsiTheme="majorBidi" w:cstheme="majorBidi"/>
        </w:rPr>
      </w:pPr>
      <w:r w:rsidRPr="00260DD5">
        <w:rPr>
          <w:rFonts w:asciiTheme="majorBidi" w:hAnsiTheme="majorBidi" w:cstheme="majorBidi"/>
        </w:rPr>
        <w:t>Formatting errors.</w:t>
      </w:r>
    </w:p>
    <w:p w14:paraId="1A0592DD" w14:textId="77777777" w:rsidR="005D40E4" w:rsidRPr="00260DD5" w:rsidRDefault="005D40E4" w:rsidP="00260DD5">
      <w:pPr>
        <w:pStyle w:val="NormalWeb"/>
        <w:numPr>
          <w:ilvl w:val="0"/>
          <w:numId w:val="215"/>
        </w:numPr>
        <w:jc w:val="both"/>
        <w:rPr>
          <w:rFonts w:asciiTheme="majorBidi" w:hAnsiTheme="majorBidi" w:cstheme="majorBidi"/>
        </w:rPr>
      </w:pPr>
      <w:r w:rsidRPr="00260DD5">
        <w:rPr>
          <w:rFonts w:asciiTheme="majorBidi" w:hAnsiTheme="majorBidi" w:cstheme="majorBidi"/>
        </w:rPr>
        <w:t>Using an unprofessional email address.</w:t>
      </w:r>
    </w:p>
    <w:p w14:paraId="62DFE92C" w14:textId="77777777" w:rsidR="005D40E4" w:rsidRPr="00260DD5" w:rsidRDefault="005D40E4" w:rsidP="00260DD5">
      <w:pPr>
        <w:pStyle w:val="NormalWeb"/>
        <w:numPr>
          <w:ilvl w:val="0"/>
          <w:numId w:val="215"/>
        </w:numPr>
        <w:jc w:val="both"/>
        <w:rPr>
          <w:rFonts w:asciiTheme="majorBidi" w:hAnsiTheme="majorBidi" w:cstheme="majorBidi"/>
        </w:rPr>
      </w:pPr>
      <w:r w:rsidRPr="00260DD5">
        <w:rPr>
          <w:rFonts w:asciiTheme="majorBidi" w:hAnsiTheme="majorBidi" w:cstheme="majorBidi"/>
        </w:rPr>
        <w:t>Cliché vocabulary or unnecessary jargon.</w:t>
      </w:r>
    </w:p>
    <w:p w14:paraId="4301225D" w14:textId="77777777" w:rsidR="005D40E4" w:rsidRPr="00260DD5" w:rsidRDefault="005D40E4" w:rsidP="00260DD5">
      <w:pPr>
        <w:pStyle w:val="NormalWeb"/>
        <w:numPr>
          <w:ilvl w:val="0"/>
          <w:numId w:val="215"/>
        </w:numPr>
        <w:jc w:val="both"/>
        <w:rPr>
          <w:rFonts w:asciiTheme="majorBidi" w:hAnsiTheme="majorBidi" w:cstheme="majorBidi"/>
        </w:rPr>
      </w:pPr>
      <w:r w:rsidRPr="00260DD5">
        <w:rPr>
          <w:rFonts w:asciiTheme="majorBidi" w:hAnsiTheme="majorBidi" w:cstheme="majorBidi"/>
        </w:rPr>
        <w:t>Unrelated job experience.</w:t>
      </w:r>
    </w:p>
    <w:p w14:paraId="1D901A69" w14:textId="77777777" w:rsidR="005D40E4" w:rsidRPr="00260DD5" w:rsidRDefault="005D40E4" w:rsidP="00260DD5">
      <w:pPr>
        <w:pStyle w:val="NormalWeb"/>
        <w:numPr>
          <w:ilvl w:val="0"/>
          <w:numId w:val="215"/>
        </w:numPr>
        <w:jc w:val="both"/>
        <w:rPr>
          <w:rFonts w:asciiTheme="majorBidi" w:hAnsiTheme="majorBidi" w:cstheme="majorBidi"/>
        </w:rPr>
      </w:pPr>
      <w:r w:rsidRPr="00260DD5">
        <w:rPr>
          <w:rFonts w:asciiTheme="majorBidi" w:hAnsiTheme="majorBidi" w:cstheme="majorBidi"/>
        </w:rPr>
        <w:t>Irrelevant hobbies.</w:t>
      </w:r>
    </w:p>
    <w:p w14:paraId="3C51F2B4" w14:textId="77777777" w:rsidR="005D40E4" w:rsidRPr="00260DD5" w:rsidRDefault="005D40E4" w:rsidP="00260DD5">
      <w:pPr>
        <w:pStyle w:val="NormalWeb"/>
        <w:numPr>
          <w:ilvl w:val="0"/>
          <w:numId w:val="215"/>
        </w:numPr>
        <w:jc w:val="both"/>
        <w:rPr>
          <w:rFonts w:asciiTheme="majorBidi" w:hAnsiTheme="majorBidi" w:cstheme="majorBidi"/>
          <w:color w:val="0070C0"/>
        </w:rPr>
      </w:pPr>
      <w:r w:rsidRPr="00260DD5">
        <w:rPr>
          <w:rFonts w:asciiTheme="majorBidi" w:hAnsiTheme="majorBidi" w:cstheme="majorBidi"/>
          <w:color w:val="0070C0"/>
        </w:rPr>
        <w:t>Attaching a photo of ourselves (our resume should not contain a photo).</w:t>
      </w:r>
    </w:p>
    <w:p w14:paraId="2ED8C4F3" w14:textId="77777777" w:rsidR="005D40E4" w:rsidRPr="00260DD5" w:rsidRDefault="005D40E4" w:rsidP="00260DD5">
      <w:pPr>
        <w:pStyle w:val="Heading3"/>
        <w:jc w:val="both"/>
      </w:pPr>
      <w:bookmarkStart w:id="203" w:name="_Toc236217512"/>
      <w:r w:rsidRPr="00260DD5">
        <w:t>Cover Letter Checklist</w:t>
      </w:r>
      <w:bookmarkEnd w:id="203"/>
    </w:p>
    <w:p w14:paraId="4D0864C9"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Before submitting our cover letter, we should ensure that it does not contain:</w:t>
      </w:r>
    </w:p>
    <w:p w14:paraId="560F49EF" w14:textId="77777777" w:rsidR="005D40E4" w:rsidRPr="00260DD5" w:rsidRDefault="005D40E4" w:rsidP="00260DD5">
      <w:pPr>
        <w:pStyle w:val="NormalWeb"/>
        <w:numPr>
          <w:ilvl w:val="0"/>
          <w:numId w:val="216"/>
        </w:numPr>
        <w:jc w:val="both"/>
        <w:rPr>
          <w:rFonts w:asciiTheme="majorBidi" w:hAnsiTheme="majorBidi" w:cstheme="majorBidi"/>
        </w:rPr>
      </w:pPr>
      <w:r w:rsidRPr="00260DD5">
        <w:rPr>
          <w:rFonts w:asciiTheme="majorBidi" w:hAnsiTheme="majorBidi" w:cstheme="majorBidi"/>
        </w:rPr>
        <w:t>Grammatical or formatting errors.</w:t>
      </w:r>
    </w:p>
    <w:p w14:paraId="23944AA4" w14:textId="77777777" w:rsidR="005D40E4" w:rsidRPr="00260DD5" w:rsidRDefault="005D40E4" w:rsidP="00260DD5">
      <w:pPr>
        <w:pStyle w:val="NormalWeb"/>
        <w:numPr>
          <w:ilvl w:val="0"/>
          <w:numId w:val="216"/>
        </w:numPr>
        <w:jc w:val="both"/>
        <w:rPr>
          <w:rFonts w:asciiTheme="majorBidi" w:hAnsiTheme="majorBidi" w:cstheme="majorBidi"/>
        </w:rPr>
      </w:pPr>
      <w:r w:rsidRPr="00260DD5">
        <w:rPr>
          <w:rFonts w:asciiTheme="majorBidi" w:hAnsiTheme="majorBidi" w:cstheme="majorBidi"/>
        </w:rPr>
        <w:t>Excessive length (multiple pages) or an overly brief message.</w:t>
      </w:r>
    </w:p>
    <w:p w14:paraId="0B002FE0" w14:textId="77777777" w:rsidR="005D40E4" w:rsidRPr="00260DD5" w:rsidRDefault="005D40E4" w:rsidP="00260DD5">
      <w:pPr>
        <w:pStyle w:val="NormalWeb"/>
        <w:numPr>
          <w:ilvl w:val="0"/>
          <w:numId w:val="216"/>
        </w:numPr>
        <w:jc w:val="both"/>
        <w:rPr>
          <w:rFonts w:asciiTheme="majorBidi" w:hAnsiTheme="majorBidi" w:cstheme="majorBidi"/>
        </w:rPr>
      </w:pPr>
      <w:r w:rsidRPr="00260DD5">
        <w:rPr>
          <w:rFonts w:asciiTheme="majorBidi" w:hAnsiTheme="majorBidi" w:cstheme="majorBidi"/>
        </w:rPr>
        <w:t>An incorrect recipient or a misspelled name.</w:t>
      </w:r>
    </w:p>
    <w:p w14:paraId="213963FE" w14:textId="77777777" w:rsidR="005D40E4" w:rsidRPr="00260DD5" w:rsidRDefault="005D40E4" w:rsidP="00260DD5">
      <w:pPr>
        <w:pStyle w:val="NormalWeb"/>
        <w:numPr>
          <w:ilvl w:val="0"/>
          <w:numId w:val="216"/>
        </w:numPr>
        <w:jc w:val="both"/>
        <w:rPr>
          <w:rFonts w:asciiTheme="majorBidi" w:hAnsiTheme="majorBidi" w:cstheme="majorBidi"/>
        </w:rPr>
      </w:pPr>
      <w:r w:rsidRPr="00260DD5">
        <w:rPr>
          <w:rFonts w:asciiTheme="majorBidi" w:hAnsiTheme="majorBidi" w:cstheme="majorBidi"/>
        </w:rPr>
        <w:t>Generic content that is not tailored to the company and job opening.</w:t>
      </w:r>
    </w:p>
    <w:p w14:paraId="31BDC2EB" w14:textId="77777777" w:rsidR="005D40E4" w:rsidRPr="00260DD5" w:rsidRDefault="005D40E4" w:rsidP="00260DD5">
      <w:pPr>
        <w:pStyle w:val="NormalWeb"/>
        <w:numPr>
          <w:ilvl w:val="0"/>
          <w:numId w:val="216"/>
        </w:numPr>
        <w:jc w:val="both"/>
        <w:rPr>
          <w:rFonts w:asciiTheme="majorBidi" w:hAnsiTheme="majorBidi" w:cstheme="majorBidi"/>
        </w:rPr>
      </w:pPr>
      <w:r w:rsidRPr="00260DD5">
        <w:rPr>
          <w:rFonts w:asciiTheme="majorBidi" w:hAnsiTheme="majorBidi" w:cstheme="majorBidi"/>
        </w:rPr>
        <w:t>An arrogant or overly humble tone (maintain a professional and confident tone).</w:t>
      </w:r>
    </w:p>
    <w:p w14:paraId="57EB7B53" w14:textId="77777777" w:rsidR="005D40E4" w:rsidRPr="00260DD5" w:rsidRDefault="005D40E4" w:rsidP="00260DD5">
      <w:pPr>
        <w:pStyle w:val="NormalWeb"/>
        <w:numPr>
          <w:ilvl w:val="0"/>
          <w:numId w:val="216"/>
        </w:numPr>
        <w:jc w:val="both"/>
        <w:rPr>
          <w:rFonts w:asciiTheme="majorBidi" w:hAnsiTheme="majorBidi" w:cstheme="majorBidi"/>
        </w:rPr>
      </w:pPr>
      <w:r w:rsidRPr="00260DD5">
        <w:rPr>
          <w:rFonts w:asciiTheme="majorBidi" w:hAnsiTheme="majorBidi" w:cstheme="majorBidi"/>
        </w:rPr>
        <w:t>References listed in the letter.</w:t>
      </w:r>
    </w:p>
    <w:p w14:paraId="7FE703B4" w14:textId="77777777" w:rsidR="005D40E4" w:rsidRPr="00260DD5" w:rsidRDefault="005D40E4" w:rsidP="00260DD5">
      <w:pPr>
        <w:pStyle w:val="NormalWeb"/>
        <w:numPr>
          <w:ilvl w:val="0"/>
          <w:numId w:val="216"/>
        </w:numPr>
        <w:jc w:val="both"/>
        <w:rPr>
          <w:rFonts w:asciiTheme="majorBidi" w:hAnsiTheme="majorBidi" w:cstheme="majorBidi"/>
        </w:rPr>
      </w:pPr>
      <w:r w:rsidRPr="00260DD5">
        <w:rPr>
          <w:rFonts w:asciiTheme="majorBidi" w:hAnsiTheme="majorBidi" w:cstheme="majorBidi"/>
        </w:rPr>
        <w:t>Explanations about why we left our previous employer or other issues that are better discussed during an interview if necessary.</w:t>
      </w:r>
    </w:p>
    <w:p w14:paraId="5C860773" w14:textId="77777777" w:rsidR="005D40E4" w:rsidRPr="00260DD5" w:rsidRDefault="005D40E4" w:rsidP="00260DD5">
      <w:pPr>
        <w:pStyle w:val="Heading2"/>
        <w:jc w:val="both"/>
      </w:pPr>
      <w:bookmarkStart w:id="204" w:name="_Toc236217513"/>
      <w:r w:rsidRPr="00260DD5">
        <w:lastRenderedPageBreak/>
        <w:t>Other Application Documents</w:t>
      </w:r>
      <w:bookmarkEnd w:id="204"/>
    </w:p>
    <w:p w14:paraId="1CD8B8BF"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In addition to a resume and cover letter, employers may request supporting documents to verify our qualifications.</w:t>
      </w:r>
    </w:p>
    <w:p w14:paraId="4134356D"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These documents may include:</w:t>
      </w:r>
    </w:p>
    <w:p w14:paraId="0AF27FBA" w14:textId="77777777" w:rsidR="005D40E4" w:rsidRPr="00260DD5" w:rsidRDefault="005D40E4" w:rsidP="00260DD5">
      <w:pPr>
        <w:pStyle w:val="NormalWeb"/>
        <w:numPr>
          <w:ilvl w:val="0"/>
          <w:numId w:val="217"/>
        </w:numPr>
        <w:jc w:val="both"/>
        <w:rPr>
          <w:rFonts w:asciiTheme="majorBidi" w:hAnsiTheme="majorBidi" w:cstheme="majorBidi"/>
        </w:rPr>
      </w:pPr>
      <w:r w:rsidRPr="00260DD5">
        <w:rPr>
          <w:rFonts w:asciiTheme="majorBidi" w:hAnsiTheme="majorBidi" w:cstheme="majorBidi"/>
        </w:rPr>
        <w:t>Educational transcripts.</w:t>
      </w:r>
    </w:p>
    <w:p w14:paraId="141AAFFB" w14:textId="77777777" w:rsidR="005D40E4" w:rsidRPr="00260DD5" w:rsidRDefault="005D40E4" w:rsidP="00260DD5">
      <w:pPr>
        <w:pStyle w:val="NormalWeb"/>
        <w:numPr>
          <w:ilvl w:val="0"/>
          <w:numId w:val="217"/>
        </w:numPr>
        <w:jc w:val="both"/>
        <w:rPr>
          <w:rFonts w:asciiTheme="majorBidi" w:hAnsiTheme="majorBidi" w:cstheme="majorBidi"/>
        </w:rPr>
      </w:pPr>
      <w:r w:rsidRPr="00260DD5">
        <w:rPr>
          <w:rFonts w:asciiTheme="majorBidi" w:hAnsiTheme="majorBidi" w:cstheme="majorBidi"/>
        </w:rPr>
        <w:t>Writing samples.</w:t>
      </w:r>
    </w:p>
    <w:p w14:paraId="5EDDE681" w14:textId="77777777" w:rsidR="005D40E4" w:rsidRPr="00260DD5" w:rsidRDefault="005D40E4" w:rsidP="00260DD5">
      <w:pPr>
        <w:pStyle w:val="NormalWeb"/>
        <w:numPr>
          <w:ilvl w:val="0"/>
          <w:numId w:val="217"/>
        </w:numPr>
        <w:jc w:val="both"/>
        <w:rPr>
          <w:rFonts w:asciiTheme="majorBidi" w:hAnsiTheme="majorBidi" w:cstheme="majorBidi"/>
        </w:rPr>
      </w:pPr>
      <w:r w:rsidRPr="00260DD5">
        <w:rPr>
          <w:rFonts w:asciiTheme="majorBidi" w:hAnsiTheme="majorBidi" w:cstheme="majorBidi"/>
        </w:rPr>
        <w:t>Portfolios.</w:t>
      </w:r>
    </w:p>
    <w:p w14:paraId="01E0D728" w14:textId="77777777" w:rsidR="005D40E4" w:rsidRPr="00260DD5" w:rsidRDefault="005D40E4" w:rsidP="00260DD5">
      <w:pPr>
        <w:pStyle w:val="NormalWeb"/>
        <w:numPr>
          <w:ilvl w:val="0"/>
          <w:numId w:val="217"/>
        </w:numPr>
        <w:jc w:val="both"/>
        <w:rPr>
          <w:rFonts w:asciiTheme="majorBidi" w:hAnsiTheme="majorBidi" w:cstheme="majorBidi"/>
        </w:rPr>
      </w:pPr>
      <w:r w:rsidRPr="00260DD5">
        <w:rPr>
          <w:rFonts w:asciiTheme="majorBidi" w:hAnsiTheme="majorBidi" w:cstheme="majorBidi"/>
        </w:rPr>
        <w:t>Certifications.</w:t>
      </w:r>
    </w:p>
    <w:p w14:paraId="29AAC96A" w14:textId="77777777" w:rsidR="005D40E4" w:rsidRPr="00260DD5" w:rsidRDefault="005D40E4" w:rsidP="00260DD5">
      <w:pPr>
        <w:pStyle w:val="NormalWeb"/>
        <w:numPr>
          <w:ilvl w:val="0"/>
          <w:numId w:val="217"/>
        </w:numPr>
        <w:jc w:val="both"/>
        <w:rPr>
          <w:rFonts w:asciiTheme="majorBidi" w:hAnsiTheme="majorBidi" w:cstheme="majorBidi"/>
        </w:rPr>
      </w:pPr>
      <w:r w:rsidRPr="00260DD5">
        <w:rPr>
          <w:rFonts w:asciiTheme="majorBidi" w:hAnsiTheme="majorBidi" w:cstheme="majorBidi"/>
        </w:rPr>
        <w:t>A list of references.</w:t>
      </w:r>
    </w:p>
    <w:p w14:paraId="17FD9D9C" w14:textId="77777777" w:rsidR="005D40E4" w:rsidRPr="00260DD5" w:rsidRDefault="005D40E4" w:rsidP="00260DD5">
      <w:pPr>
        <w:pStyle w:val="NormalWeb"/>
        <w:numPr>
          <w:ilvl w:val="0"/>
          <w:numId w:val="217"/>
        </w:numPr>
        <w:jc w:val="both"/>
        <w:rPr>
          <w:rFonts w:asciiTheme="majorBidi" w:hAnsiTheme="majorBidi" w:cstheme="majorBidi"/>
        </w:rPr>
      </w:pPr>
      <w:r w:rsidRPr="00260DD5">
        <w:rPr>
          <w:rFonts w:asciiTheme="majorBidi" w:hAnsiTheme="majorBidi" w:cstheme="majorBidi"/>
        </w:rPr>
        <w:t>Letters of recommendation.</w:t>
      </w:r>
    </w:p>
    <w:p w14:paraId="779439B1"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The required supporting documents vary depending on the company and the position. We should always follow the company's instructions carefully to avoid submitting an incomplete application.</w:t>
      </w:r>
    </w:p>
    <w:p w14:paraId="0C763B35" w14:textId="77777777" w:rsidR="005D40E4" w:rsidRPr="00260DD5" w:rsidRDefault="005D40E4" w:rsidP="00260DD5">
      <w:pPr>
        <w:pStyle w:val="Heading2"/>
        <w:jc w:val="both"/>
      </w:pPr>
      <w:bookmarkStart w:id="205" w:name="_Toc236217514"/>
      <w:r w:rsidRPr="00260DD5">
        <w:t>Document Naming and Organization</w:t>
      </w:r>
      <w:bookmarkEnd w:id="205"/>
    </w:p>
    <w:p w14:paraId="2ECA1621"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Before uploading PDF or other formatted documents, we should use a consistent file naming convention.</w:t>
      </w:r>
    </w:p>
    <w:p w14:paraId="19BFBA78"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Include our full name in every file name.</w:t>
      </w:r>
    </w:p>
    <w:p w14:paraId="6B615632" w14:textId="77777777" w:rsidR="005D40E4" w:rsidRPr="00260DD5" w:rsidRDefault="005D40E4" w:rsidP="00260DD5">
      <w:pPr>
        <w:pStyle w:val="NormalWeb"/>
        <w:jc w:val="both"/>
        <w:rPr>
          <w:rFonts w:asciiTheme="majorBidi" w:hAnsiTheme="majorBidi" w:cstheme="majorBidi"/>
        </w:rPr>
      </w:pPr>
      <w:r w:rsidRPr="00260DD5">
        <w:rPr>
          <w:rStyle w:val="Strong"/>
          <w:rFonts w:asciiTheme="majorBidi" w:eastAsiaTheme="majorEastAsia" w:hAnsiTheme="majorBidi" w:cstheme="majorBidi"/>
        </w:rPr>
        <w:t>Example:</w:t>
      </w:r>
    </w:p>
    <w:p w14:paraId="1034BCBF" w14:textId="77777777" w:rsidR="005D40E4" w:rsidRPr="00260DD5" w:rsidRDefault="005D40E4" w:rsidP="00260DD5">
      <w:pPr>
        <w:pStyle w:val="NormalWeb"/>
        <w:numPr>
          <w:ilvl w:val="0"/>
          <w:numId w:val="218"/>
        </w:numPr>
        <w:jc w:val="both"/>
        <w:rPr>
          <w:rFonts w:asciiTheme="majorBidi" w:hAnsiTheme="majorBidi" w:cstheme="majorBidi"/>
        </w:rPr>
      </w:pPr>
      <w:r w:rsidRPr="00260DD5">
        <w:rPr>
          <w:rFonts w:asciiTheme="majorBidi" w:hAnsiTheme="majorBidi" w:cstheme="majorBidi"/>
        </w:rPr>
        <w:t>John_Smith-Resume.pdf</w:t>
      </w:r>
    </w:p>
    <w:p w14:paraId="5239932C" w14:textId="77777777" w:rsidR="005D40E4" w:rsidRPr="00260DD5" w:rsidRDefault="005D40E4" w:rsidP="00260DD5">
      <w:pPr>
        <w:pStyle w:val="NormalWeb"/>
        <w:numPr>
          <w:ilvl w:val="0"/>
          <w:numId w:val="218"/>
        </w:numPr>
        <w:jc w:val="both"/>
        <w:rPr>
          <w:rFonts w:asciiTheme="majorBidi" w:hAnsiTheme="majorBidi" w:cstheme="majorBidi"/>
        </w:rPr>
      </w:pPr>
      <w:r w:rsidRPr="00260DD5">
        <w:rPr>
          <w:rFonts w:asciiTheme="majorBidi" w:hAnsiTheme="majorBidi" w:cstheme="majorBidi"/>
        </w:rPr>
        <w:t>John_Smith-Cover_Letter.pdf</w:t>
      </w:r>
    </w:p>
    <w:p w14:paraId="05CFEA23" w14:textId="77777777" w:rsidR="005D40E4" w:rsidRPr="00260DD5" w:rsidRDefault="005D40E4" w:rsidP="00260DD5">
      <w:pPr>
        <w:pStyle w:val="NormalWeb"/>
        <w:numPr>
          <w:ilvl w:val="0"/>
          <w:numId w:val="218"/>
        </w:numPr>
        <w:jc w:val="both"/>
        <w:rPr>
          <w:rFonts w:asciiTheme="majorBidi" w:hAnsiTheme="majorBidi" w:cstheme="majorBidi"/>
        </w:rPr>
      </w:pPr>
      <w:r w:rsidRPr="00260DD5">
        <w:rPr>
          <w:rFonts w:asciiTheme="majorBidi" w:hAnsiTheme="majorBidi" w:cstheme="majorBidi"/>
        </w:rPr>
        <w:t>John_Smith-References.pdf</w:t>
      </w:r>
    </w:p>
    <w:p w14:paraId="1455EA74" w14:textId="77777777" w:rsidR="005D40E4" w:rsidRPr="00260DD5" w:rsidRDefault="005D40E4" w:rsidP="00260DD5">
      <w:pPr>
        <w:pStyle w:val="NormalWeb"/>
        <w:numPr>
          <w:ilvl w:val="0"/>
          <w:numId w:val="218"/>
        </w:numPr>
        <w:jc w:val="both"/>
        <w:rPr>
          <w:rFonts w:asciiTheme="majorBidi" w:hAnsiTheme="majorBidi" w:cstheme="majorBidi"/>
        </w:rPr>
      </w:pPr>
      <w:r w:rsidRPr="00260DD5">
        <w:rPr>
          <w:rFonts w:asciiTheme="majorBidi" w:hAnsiTheme="majorBidi" w:cstheme="majorBidi"/>
        </w:rPr>
        <w:t>John_Smith-Transcripts.pdf</w:t>
      </w:r>
    </w:p>
    <w:p w14:paraId="3F101E49"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Using consistent file names ensures that all submitted documents appear together when recruiters sort files alphabetically.</w:t>
      </w:r>
    </w:p>
    <w:p w14:paraId="6866AE8F" w14:textId="77777777" w:rsidR="005D40E4" w:rsidRPr="00260DD5" w:rsidRDefault="005D40E4" w:rsidP="00260DD5">
      <w:pPr>
        <w:pStyle w:val="Heading3"/>
        <w:jc w:val="both"/>
      </w:pPr>
      <w:bookmarkStart w:id="206" w:name="_Toc236217515"/>
      <w:r w:rsidRPr="00260DD5">
        <w:t>File Naming Best Practices</w:t>
      </w:r>
      <w:bookmarkEnd w:id="206"/>
    </w:p>
    <w:p w14:paraId="46438E33" w14:textId="77777777" w:rsidR="005D40E4" w:rsidRPr="00260DD5" w:rsidRDefault="005D40E4" w:rsidP="00260DD5">
      <w:pPr>
        <w:pStyle w:val="NormalWeb"/>
        <w:numPr>
          <w:ilvl w:val="0"/>
          <w:numId w:val="219"/>
        </w:numPr>
        <w:jc w:val="both"/>
        <w:rPr>
          <w:rFonts w:asciiTheme="majorBidi" w:hAnsiTheme="majorBidi" w:cstheme="majorBidi"/>
        </w:rPr>
      </w:pPr>
      <w:r w:rsidRPr="00260DD5">
        <w:rPr>
          <w:rFonts w:asciiTheme="majorBidi" w:hAnsiTheme="majorBidi" w:cstheme="majorBidi"/>
        </w:rPr>
        <w:t>Include our full name in every file.</w:t>
      </w:r>
    </w:p>
    <w:p w14:paraId="28B303BC" w14:textId="77777777" w:rsidR="005D40E4" w:rsidRPr="00260DD5" w:rsidRDefault="005D40E4" w:rsidP="00260DD5">
      <w:pPr>
        <w:pStyle w:val="NormalWeb"/>
        <w:numPr>
          <w:ilvl w:val="0"/>
          <w:numId w:val="219"/>
        </w:numPr>
        <w:jc w:val="both"/>
        <w:rPr>
          <w:rFonts w:asciiTheme="majorBidi" w:hAnsiTheme="majorBidi" w:cstheme="majorBidi"/>
        </w:rPr>
      </w:pPr>
      <w:r w:rsidRPr="00260DD5">
        <w:rPr>
          <w:rFonts w:asciiTheme="majorBidi" w:hAnsiTheme="majorBidi" w:cstheme="majorBidi"/>
        </w:rPr>
        <w:t>Use a consistent naming convention.</w:t>
      </w:r>
    </w:p>
    <w:p w14:paraId="76A30887" w14:textId="77777777" w:rsidR="005D40E4" w:rsidRPr="00260DD5" w:rsidRDefault="005D40E4" w:rsidP="00260DD5">
      <w:pPr>
        <w:pStyle w:val="NormalWeb"/>
        <w:numPr>
          <w:ilvl w:val="0"/>
          <w:numId w:val="219"/>
        </w:numPr>
        <w:jc w:val="both"/>
        <w:rPr>
          <w:rFonts w:asciiTheme="majorBidi" w:hAnsiTheme="majorBidi" w:cstheme="majorBidi"/>
        </w:rPr>
      </w:pPr>
      <w:r w:rsidRPr="00260DD5">
        <w:rPr>
          <w:rFonts w:asciiTheme="majorBidi" w:hAnsiTheme="majorBidi" w:cstheme="majorBidi"/>
        </w:rPr>
        <w:t>Limit special characters to underscores (_) and hyphens (-).</w:t>
      </w:r>
    </w:p>
    <w:p w14:paraId="678B1CF3" w14:textId="77777777" w:rsidR="005D40E4" w:rsidRPr="00260DD5" w:rsidRDefault="005D40E4" w:rsidP="00260DD5">
      <w:pPr>
        <w:pStyle w:val="NormalWeb"/>
        <w:numPr>
          <w:ilvl w:val="0"/>
          <w:numId w:val="219"/>
        </w:numPr>
        <w:jc w:val="both"/>
        <w:rPr>
          <w:rFonts w:asciiTheme="majorBidi" w:hAnsiTheme="majorBidi" w:cstheme="majorBidi"/>
        </w:rPr>
      </w:pPr>
      <w:r w:rsidRPr="00260DD5">
        <w:rPr>
          <w:rFonts w:asciiTheme="majorBidi" w:hAnsiTheme="majorBidi" w:cstheme="majorBidi"/>
        </w:rPr>
        <w:t>If spaces are used, use them consistently throughout all file names.</w:t>
      </w:r>
    </w:p>
    <w:p w14:paraId="5EE2847F" w14:textId="77777777" w:rsidR="005D40E4" w:rsidRPr="00260DD5" w:rsidRDefault="005D40E4" w:rsidP="00260DD5">
      <w:pPr>
        <w:pStyle w:val="NormalWeb"/>
        <w:numPr>
          <w:ilvl w:val="0"/>
          <w:numId w:val="219"/>
        </w:numPr>
        <w:jc w:val="both"/>
        <w:rPr>
          <w:rFonts w:asciiTheme="majorBidi" w:hAnsiTheme="majorBidi" w:cstheme="majorBidi"/>
        </w:rPr>
      </w:pPr>
      <w:r w:rsidRPr="00260DD5">
        <w:rPr>
          <w:rFonts w:asciiTheme="majorBidi" w:hAnsiTheme="majorBidi" w:cstheme="majorBidi"/>
        </w:rPr>
        <w:t>Do not include version numbers in file names.</w:t>
      </w:r>
    </w:p>
    <w:p w14:paraId="3301DD65" w14:textId="77777777" w:rsidR="005D40E4" w:rsidRPr="00260DD5" w:rsidRDefault="005D40E4" w:rsidP="00260DD5">
      <w:pPr>
        <w:pStyle w:val="NormalWeb"/>
        <w:numPr>
          <w:ilvl w:val="0"/>
          <w:numId w:val="219"/>
        </w:numPr>
        <w:jc w:val="both"/>
        <w:rPr>
          <w:rFonts w:asciiTheme="majorBidi" w:hAnsiTheme="majorBidi" w:cstheme="majorBidi"/>
        </w:rPr>
      </w:pPr>
      <w:r w:rsidRPr="00260DD5">
        <w:rPr>
          <w:rFonts w:asciiTheme="majorBidi" w:hAnsiTheme="majorBidi" w:cstheme="majorBidi"/>
        </w:rPr>
        <w:t>Submit all requested documents at the same time whenever possible.</w:t>
      </w:r>
    </w:p>
    <w:p w14:paraId="69973CB0" w14:textId="77777777" w:rsidR="005D40E4" w:rsidRPr="00260DD5" w:rsidRDefault="005D40E4" w:rsidP="00260DD5">
      <w:pPr>
        <w:pStyle w:val="Heading2"/>
        <w:jc w:val="both"/>
      </w:pPr>
      <w:bookmarkStart w:id="207" w:name="_Toc236217516"/>
      <w:r w:rsidRPr="00260DD5">
        <w:t>Creating a Cover Letter Template</w:t>
      </w:r>
      <w:bookmarkEnd w:id="207"/>
    </w:p>
    <w:p w14:paraId="6A001356"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Creating a reusable cover letter template can save time when applying for multiple positions.</w:t>
      </w:r>
    </w:p>
    <w:p w14:paraId="1FF2BD8F"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Our template should include:</w:t>
      </w:r>
    </w:p>
    <w:p w14:paraId="3E5EDF55" w14:textId="77777777" w:rsidR="005D40E4" w:rsidRPr="00260DD5" w:rsidRDefault="005D40E4" w:rsidP="00260DD5">
      <w:pPr>
        <w:pStyle w:val="NormalWeb"/>
        <w:numPr>
          <w:ilvl w:val="0"/>
          <w:numId w:val="220"/>
        </w:numPr>
        <w:jc w:val="both"/>
        <w:rPr>
          <w:rFonts w:asciiTheme="majorBidi" w:hAnsiTheme="majorBidi" w:cstheme="majorBidi"/>
        </w:rPr>
      </w:pPr>
      <w:r w:rsidRPr="00260DD5">
        <w:rPr>
          <w:rFonts w:asciiTheme="majorBidi" w:hAnsiTheme="majorBidi" w:cstheme="majorBidi"/>
        </w:rPr>
        <w:lastRenderedPageBreak/>
        <w:t>Name.</w:t>
      </w:r>
    </w:p>
    <w:p w14:paraId="58AA8530" w14:textId="77777777" w:rsidR="005D40E4" w:rsidRPr="00260DD5" w:rsidRDefault="005D40E4" w:rsidP="00260DD5">
      <w:pPr>
        <w:pStyle w:val="NormalWeb"/>
        <w:numPr>
          <w:ilvl w:val="0"/>
          <w:numId w:val="220"/>
        </w:numPr>
        <w:jc w:val="both"/>
        <w:rPr>
          <w:rFonts w:asciiTheme="majorBidi" w:hAnsiTheme="majorBidi" w:cstheme="majorBidi"/>
        </w:rPr>
      </w:pPr>
      <w:r w:rsidRPr="00260DD5">
        <w:rPr>
          <w:rFonts w:asciiTheme="majorBidi" w:hAnsiTheme="majorBidi" w:cstheme="majorBidi"/>
        </w:rPr>
        <w:t>Job title.</w:t>
      </w:r>
    </w:p>
    <w:p w14:paraId="20C45CF4" w14:textId="77777777" w:rsidR="005D40E4" w:rsidRPr="00260DD5" w:rsidRDefault="005D40E4" w:rsidP="00260DD5">
      <w:pPr>
        <w:pStyle w:val="NormalWeb"/>
        <w:numPr>
          <w:ilvl w:val="0"/>
          <w:numId w:val="220"/>
        </w:numPr>
        <w:jc w:val="both"/>
        <w:rPr>
          <w:rFonts w:asciiTheme="majorBidi" w:hAnsiTheme="majorBidi" w:cstheme="majorBidi"/>
        </w:rPr>
      </w:pPr>
      <w:r w:rsidRPr="00260DD5">
        <w:rPr>
          <w:rFonts w:asciiTheme="majorBidi" w:hAnsiTheme="majorBidi" w:cstheme="majorBidi"/>
        </w:rPr>
        <w:t>Contact information.</w:t>
      </w:r>
    </w:p>
    <w:p w14:paraId="282EC04D"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We can start with a previously written cover letter and identify the sections that need to be customized for different companies or job titles. Highlighting those sections makes future editing easier.</w:t>
      </w:r>
    </w:p>
    <w:p w14:paraId="249424A3"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 xml:space="preserve">Save the template with the word </w:t>
      </w:r>
      <w:r w:rsidRPr="00260DD5">
        <w:rPr>
          <w:rStyle w:val="Strong"/>
          <w:rFonts w:asciiTheme="majorBidi" w:eastAsiaTheme="majorEastAsia" w:hAnsiTheme="majorBidi" w:cstheme="majorBidi"/>
        </w:rPr>
        <w:t>"template"</w:t>
      </w:r>
      <w:r w:rsidRPr="00260DD5">
        <w:rPr>
          <w:rFonts w:asciiTheme="majorBidi" w:hAnsiTheme="majorBidi" w:cstheme="majorBidi"/>
        </w:rPr>
        <w:t xml:space="preserve"> in the filename.</w:t>
      </w:r>
    </w:p>
    <w:p w14:paraId="624E52CF" w14:textId="77777777" w:rsidR="005D40E4" w:rsidRPr="00260DD5" w:rsidRDefault="005D40E4" w:rsidP="00260DD5">
      <w:pPr>
        <w:pStyle w:val="NormalWeb"/>
        <w:jc w:val="both"/>
        <w:rPr>
          <w:rFonts w:asciiTheme="majorBidi" w:hAnsiTheme="majorBidi" w:cstheme="majorBidi"/>
          <w:color w:val="0070C0"/>
        </w:rPr>
      </w:pPr>
      <w:r w:rsidRPr="00260DD5">
        <w:rPr>
          <w:rFonts w:asciiTheme="majorBidi" w:hAnsiTheme="majorBidi" w:cstheme="majorBidi"/>
          <w:color w:val="0070C0"/>
        </w:rPr>
        <w:t>For example:</w:t>
      </w:r>
    </w:p>
    <w:p w14:paraId="71CBC7FB" w14:textId="77777777" w:rsidR="005D40E4" w:rsidRPr="00260DD5" w:rsidRDefault="005D40E4" w:rsidP="00260DD5">
      <w:pPr>
        <w:pStyle w:val="NormalWeb"/>
        <w:numPr>
          <w:ilvl w:val="0"/>
          <w:numId w:val="221"/>
        </w:numPr>
        <w:jc w:val="both"/>
        <w:rPr>
          <w:rFonts w:asciiTheme="majorBidi" w:hAnsiTheme="majorBidi" w:cstheme="majorBidi"/>
          <w:color w:val="0070C0"/>
        </w:rPr>
      </w:pPr>
      <w:r w:rsidRPr="00260DD5">
        <w:rPr>
          <w:rFonts w:asciiTheme="majorBidi" w:hAnsiTheme="majorBidi" w:cstheme="majorBidi"/>
          <w:color w:val="0070C0"/>
        </w:rPr>
        <w:t>John_Smith-Cover_Letter-Template.pdf</w:t>
      </w:r>
    </w:p>
    <w:p w14:paraId="31C3E0E5" w14:textId="77777777" w:rsidR="005D40E4" w:rsidRPr="00260DD5" w:rsidRDefault="005D40E4" w:rsidP="00260DD5">
      <w:pPr>
        <w:pStyle w:val="NormalWeb"/>
        <w:jc w:val="both"/>
        <w:rPr>
          <w:rFonts w:asciiTheme="majorBidi" w:hAnsiTheme="majorBidi" w:cstheme="majorBidi"/>
          <w:color w:val="0070C0"/>
        </w:rPr>
      </w:pPr>
      <w:r w:rsidRPr="00260DD5">
        <w:rPr>
          <w:rFonts w:asciiTheme="majorBidi" w:hAnsiTheme="majorBidi" w:cstheme="majorBidi"/>
          <w:color w:val="0070C0"/>
        </w:rPr>
        <w:t xml:space="preserve">When applying for a specific position, replace </w:t>
      </w:r>
      <w:r w:rsidRPr="00260DD5">
        <w:rPr>
          <w:rStyle w:val="Strong"/>
          <w:rFonts w:asciiTheme="majorBidi" w:eastAsiaTheme="majorEastAsia" w:hAnsiTheme="majorBidi" w:cstheme="majorBidi"/>
          <w:color w:val="0070C0"/>
        </w:rPr>
        <w:t>"template"</w:t>
      </w:r>
      <w:r w:rsidRPr="00260DD5">
        <w:rPr>
          <w:rFonts w:asciiTheme="majorBidi" w:hAnsiTheme="majorBidi" w:cstheme="majorBidi"/>
          <w:color w:val="0070C0"/>
        </w:rPr>
        <w:t xml:space="preserve"> with the company's name or the job title before submitting the document.</w:t>
      </w:r>
    </w:p>
    <w:p w14:paraId="42977CA5" w14:textId="77777777" w:rsidR="005D40E4" w:rsidRPr="00260DD5" w:rsidRDefault="005D40E4" w:rsidP="00260DD5">
      <w:pPr>
        <w:pStyle w:val="Heading2"/>
        <w:jc w:val="both"/>
      </w:pPr>
      <w:bookmarkStart w:id="208" w:name="_Toc236217517"/>
      <w:r w:rsidRPr="00260DD5">
        <w:t>LinkedIn Profile</w:t>
      </w:r>
      <w:bookmarkEnd w:id="208"/>
    </w:p>
    <w:p w14:paraId="48959C69"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LinkedIn is an essential platform for modern job seekers.</w:t>
      </w:r>
    </w:p>
    <w:p w14:paraId="2E9E3326"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A large percentage of recruiters and hiring professionals use LinkedIn to search for candidates, making it an important part of the job application process.</w:t>
      </w:r>
    </w:p>
    <w:p w14:paraId="061D0BD4"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With LinkedIn, we can:</w:t>
      </w:r>
    </w:p>
    <w:p w14:paraId="235B8162" w14:textId="77777777" w:rsidR="005D40E4" w:rsidRPr="00260DD5" w:rsidRDefault="005D40E4" w:rsidP="00260DD5">
      <w:pPr>
        <w:pStyle w:val="NormalWeb"/>
        <w:numPr>
          <w:ilvl w:val="0"/>
          <w:numId w:val="222"/>
        </w:numPr>
        <w:jc w:val="both"/>
        <w:rPr>
          <w:rFonts w:asciiTheme="majorBidi" w:hAnsiTheme="majorBidi" w:cstheme="majorBidi"/>
        </w:rPr>
      </w:pPr>
      <w:r w:rsidRPr="00260DD5">
        <w:rPr>
          <w:rFonts w:asciiTheme="majorBidi" w:hAnsiTheme="majorBidi" w:cstheme="majorBidi"/>
        </w:rPr>
        <w:t>Search for job opportunities.</w:t>
      </w:r>
    </w:p>
    <w:p w14:paraId="087F5D61" w14:textId="77777777" w:rsidR="005D40E4" w:rsidRPr="00260DD5" w:rsidRDefault="005D40E4" w:rsidP="00260DD5">
      <w:pPr>
        <w:pStyle w:val="NormalWeb"/>
        <w:numPr>
          <w:ilvl w:val="0"/>
          <w:numId w:val="222"/>
        </w:numPr>
        <w:jc w:val="both"/>
        <w:rPr>
          <w:rFonts w:asciiTheme="majorBidi" w:hAnsiTheme="majorBidi" w:cstheme="majorBidi"/>
        </w:rPr>
      </w:pPr>
      <w:r w:rsidRPr="00260DD5">
        <w:rPr>
          <w:rFonts w:asciiTheme="majorBidi" w:hAnsiTheme="majorBidi" w:cstheme="majorBidi"/>
        </w:rPr>
        <w:t>Submit applications.</w:t>
      </w:r>
    </w:p>
    <w:p w14:paraId="192DFE60" w14:textId="77777777" w:rsidR="005D40E4" w:rsidRPr="00260DD5" w:rsidRDefault="005D40E4" w:rsidP="00260DD5">
      <w:pPr>
        <w:pStyle w:val="NormalWeb"/>
        <w:numPr>
          <w:ilvl w:val="0"/>
          <w:numId w:val="222"/>
        </w:numPr>
        <w:jc w:val="both"/>
        <w:rPr>
          <w:rFonts w:asciiTheme="majorBidi" w:hAnsiTheme="majorBidi" w:cstheme="majorBidi"/>
        </w:rPr>
      </w:pPr>
      <w:r w:rsidRPr="00260DD5">
        <w:rPr>
          <w:rFonts w:asciiTheme="majorBidi" w:hAnsiTheme="majorBidi" w:cstheme="majorBidi"/>
        </w:rPr>
        <w:t>Build our professional network.</w:t>
      </w:r>
    </w:p>
    <w:p w14:paraId="14845BD4" w14:textId="77777777" w:rsidR="005D40E4" w:rsidRPr="00260DD5" w:rsidRDefault="005D40E4" w:rsidP="00260DD5">
      <w:pPr>
        <w:pStyle w:val="NormalWeb"/>
        <w:numPr>
          <w:ilvl w:val="0"/>
          <w:numId w:val="222"/>
        </w:numPr>
        <w:jc w:val="both"/>
        <w:rPr>
          <w:rFonts w:asciiTheme="majorBidi" w:hAnsiTheme="majorBidi" w:cstheme="majorBidi"/>
        </w:rPr>
      </w:pPr>
      <w:r w:rsidRPr="00260DD5">
        <w:rPr>
          <w:rFonts w:asciiTheme="majorBidi" w:hAnsiTheme="majorBidi" w:cstheme="majorBidi"/>
        </w:rPr>
        <w:t>Share professional information.</w:t>
      </w:r>
    </w:p>
    <w:p w14:paraId="34C39B46" w14:textId="77777777" w:rsidR="005D40E4" w:rsidRPr="00260DD5" w:rsidRDefault="005D40E4" w:rsidP="00260DD5">
      <w:pPr>
        <w:pStyle w:val="NormalWeb"/>
        <w:numPr>
          <w:ilvl w:val="0"/>
          <w:numId w:val="222"/>
        </w:numPr>
        <w:jc w:val="both"/>
        <w:rPr>
          <w:rFonts w:asciiTheme="majorBidi" w:hAnsiTheme="majorBidi" w:cstheme="majorBidi"/>
        </w:rPr>
      </w:pPr>
      <w:r w:rsidRPr="00260DD5">
        <w:rPr>
          <w:rFonts w:asciiTheme="majorBidi" w:hAnsiTheme="majorBidi" w:cstheme="majorBidi"/>
        </w:rPr>
        <w:t>Increase our visibility with recruiters.</w:t>
      </w:r>
    </w:p>
    <w:p w14:paraId="4F289C4D"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Our LinkedIn profile should be complete and consistent with the information provided in our resume and other application materials.</w:t>
      </w:r>
    </w:p>
    <w:p w14:paraId="640127F0"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We should also:</w:t>
      </w:r>
    </w:p>
    <w:p w14:paraId="1B660698" w14:textId="77777777" w:rsidR="005D40E4" w:rsidRPr="00260DD5" w:rsidRDefault="005D40E4" w:rsidP="00260DD5">
      <w:pPr>
        <w:pStyle w:val="NormalWeb"/>
        <w:numPr>
          <w:ilvl w:val="0"/>
          <w:numId w:val="223"/>
        </w:numPr>
        <w:jc w:val="both"/>
        <w:rPr>
          <w:rFonts w:asciiTheme="majorBidi" w:hAnsiTheme="majorBidi" w:cstheme="majorBidi"/>
        </w:rPr>
      </w:pPr>
      <w:r w:rsidRPr="00260DD5">
        <w:rPr>
          <w:rFonts w:asciiTheme="majorBidi" w:hAnsiTheme="majorBidi" w:cstheme="majorBidi"/>
        </w:rPr>
        <w:t>List our skills thoroughly to improve search visibility.</w:t>
      </w:r>
    </w:p>
    <w:p w14:paraId="3417B7FB" w14:textId="77777777" w:rsidR="005D40E4" w:rsidRPr="00260DD5" w:rsidRDefault="005D40E4" w:rsidP="00260DD5">
      <w:pPr>
        <w:pStyle w:val="NormalWeb"/>
        <w:numPr>
          <w:ilvl w:val="0"/>
          <w:numId w:val="223"/>
        </w:numPr>
        <w:jc w:val="both"/>
        <w:rPr>
          <w:rFonts w:asciiTheme="majorBidi" w:hAnsiTheme="majorBidi" w:cstheme="majorBidi"/>
        </w:rPr>
      </w:pPr>
      <w:r w:rsidRPr="00260DD5">
        <w:rPr>
          <w:rFonts w:asciiTheme="majorBidi" w:hAnsiTheme="majorBidi" w:cstheme="majorBidi"/>
        </w:rPr>
        <w:t>Request endorsements from colleagues.</w:t>
      </w:r>
    </w:p>
    <w:p w14:paraId="0CF9EBF5" w14:textId="77777777" w:rsidR="005D40E4" w:rsidRPr="00260DD5" w:rsidRDefault="005D40E4" w:rsidP="00260DD5">
      <w:pPr>
        <w:pStyle w:val="Heading3"/>
        <w:jc w:val="both"/>
      </w:pPr>
      <w:bookmarkStart w:id="209" w:name="_Toc236217518"/>
      <w:r w:rsidRPr="00260DD5">
        <w:t>Tips for Using LinkedIn Effectively</w:t>
      </w:r>
      <w:bookmarkEnd w:id="209"/>
    </w:p>
    <w:p w14:paraId="6ADDCC53" w14:textId="77777777" w:rsidR="005D40E4" w:rsidRPr="00260DD5" w:rsidRDefault="005D40E4" w:rsidP="00260DD5">
      <w:pPr>
        <w:pStyle w:val="NormalWeb"/>
        <w:numPr>
          <w:ilvl w:val="0"/>
          <w:numId w:val="224"/>
        </w:numPr>
        <w:jc w:val="both"/>
        <w:rPr>
          <w:rFonts w:asciiTheme="majorBidi" w:hAnsiTheme="majorBidi" w:cstheme="majorBidi"/>
        </w:rPr>
      </w:pPr>
      <w:r w:rsidRPr="00260DD5">
        <w:rPr>
          <w:rFonts w:asciiTheme="majorBidi" w:hAnsiTheme="majorBidi" w:cstheme="majorBidi"/>
        </w:rPr>
        <w:t xml:space="preserve">Track job applications using the </w:t>
      </w:r>
      <w:r w:rsidRPr="00260DD5">
        <w:rPr>
          <w:rStyle w:val="Strong"/>
          <w:rFonts w:asciiTheme="majorBidi" w:eastAsiaTheme="majorEastAsia" w:hAnsiTheme="majorBidi" w:cstheme="majorBidi"/>
        </w:rPr>
        <w:t>Jobs</w:t>
      </w:r>
      <w:r w:rsidRPr="00260DD5">
        <w:rPr>
          <w:rFonts w:asciiTheme="majorBidi" w:hAnsiTheme="majorBidi" w:cstheme="majorBidi"/>
        </w:rPr>
        <w:t xml:space="preserve"> homepage.</w:t>
      </w:r>
    </w:p>
    <w:p w14:paraId="59F48071" w14:textId="77777777" w:rsidR="005D40E4" w:rsidRPr="00260DD5" w:rsidRDefault="005D40E4" w:rsidP="00260DD5">
      <w:pPr>
        <w:pStyle w:val="NormalWeb"/>
        <w:numPr>
          <w:ilvl w:val="0"/>
          <w:numId w:val="224"/>
        </w:numPr>
        <w:jc w:val="both"/>
        <w:rPr>
          <w:rFonts w:asciiTheme="majorBidi" w:hAnsiTheme="majorBidi" w:cstheme="majorBidi"/>
        </w:rPr>
      </w:pPr>
      <w:r w:rsidRPr="00260DD5">
        <w:rPr>
          <w:rFonts w:asciiTheme="majorBidi" w:hAnsiTheme="majorBidi" w:cstheme="majorBidi"/>
        </w:rPr>
        <w:t>View:</w:t>
      </w:r>
    </w:p>
    <w:p w14:paraId="13F0454C" w14:textId="77777777" w:rsidR="005D40E4" w:rsidRPr="00260DD5" w:rsidRDefault="005D40E4" w:rsidP="00260DD5">
      <w:pPr>
        <w:pStyle w:val="NormalWeb"/>
        <w:numPr>
          <w:ilvl w:val="1"/>
          <w:numId w:val="224"/>
        </w:numPr>
        <w:jc w:val="both"/>
        <w:rPr>
          <w:rFonts w:asciiTheme="majorBidi" w:hAnsiTheme="majorBidi" w:cstheme="majorBidi"/>
        </w:rPr>
      </w:pPr>
      <w:r w:rsidRPr="00260DD5">
        <w:rPr>
          <w:rFonts w:asciiTheme="majorBidi" w:hAnsiTheme="majorBidi" w:cstheme="majorBidi"/>
        </w:rPr>
        <w:t>Jobs we applied for.</w:t>
      </w:r>
    </w:p>
    <w:p w14:paraId="039F2AB6" w14:textId="77777777" w:rsidR="005D40E4" w:rsidRPr="00260DD5" w:rsidRDefault="005D40E4" w:rsidP="00260DD5">
      <w:pPr>
        <w:pStyle w:val="NormalWeb"/>
        <w:numPr>
          <w:ilvl w:val="1"/>
          <w:numId w:val="224"/>
        </w:numPr>
        <w:jc w:val="both"/>
        <w:rPr>
          <w:rFonts w:asciiTheme="majorBidi" w:hAnsiTheme="majorBidi" w:cstheme="majorBidi"/>
        </w:rPr>
      </w:pPr>
      <w:r w:rsidRPr="00260DD5">
        <w:rPr>
          <w:rFonts w:asciiTheme="majorBidi" w:hAnsiTheme="majorBidi" w:cstheme="majorBidi"/>
        </w:rPr>
        <w:t>Application dates.</w:t>
      </w:r>
    </w:p>
    <w:p w14:paraId="0C364124" w14:textId="77777777" w:rsidR="005D40E4" w:rsidRPr="00260DD5" w:rsidRDefault="005D40E4" w:rsidP="00260DD5">
      <w:pPr>
        <w:pStyle w:val="NormalWeb"/>
        <w:numPr>
          <w:ilvl w:val="1"/>
          <w:numId w:val="224"/>
        </w:numPr>
        <w:jc w:val="both"/>
        <w:rPr>
          <w:rFonts w:asciiTheme="majorBidi" w:hAnsiTheme="majorBidi" w:cstheme="majorBidi"/>
        </w:rPr>
      </w:pPr>
      <w:r w:rsidRPr="00260DD5">
        <w:rPr>
          <w:rFonts w:asciiTheme="majorBidi" w:hAnsiTheme="majorBidi" w:cstheme="majorBidi"/>
        </w:rPr>
        <w:t>Whether our applications have been reviewed.</w:t>
      </w:r>
    </w:p>
    <w:p w14:paraId="186DBE53" w14:textId="77777777" w:rsidR="005D40E4" w:rsidRPr="00260DD5" w:rsidRDefault="005D40E4" w:rsidP="00260DD5">
      <w:pPr>
        <w:pStyle w:val="NormalWeb"/>
        <w:numPr>
          <w:ilvl w:val="0"/>
          <w:numId w:val="224"/>
        </w:numPr>
        <w:jc w:val="both"/>
        <w:rPr>
          <w:rFonts w:asciiTheme="majorBidi" w:hAnsiTheme="majorBidi" w:cstheme="majorBidi"/>
        </w:rPr>
      </w:pPr>
      <w:r w:rsidRPr="00260DD5">
        <w:rPr>
          <w:rFonts w:asciiTheme="majorBidi" w:hAnsiTheme="majorBidi" w:cstheme="majorBidi"/>
        </w:rPr>
        <w:t>Upload cover letters and attach them with resumes during applications.</w:t>
      </w:r>
    </w:p>
    <w:p w14:paraId="452B2B20" w14:textId="77777777" w:rsidR="005D40E4" w:rsidRPr="00260DD5" w:rsidRDefault="005D40E4" w:rsidP="00260DD5">
      <w:pPr>
        <w:pStyle w:val="NormalWeb"/>
        <w:numPr>
          <w:ilvl w:val="1"/>
          <w:numId w:val="224"/>
        </w:numPr>
        <w:jc w:val="both"/>
        <w:rPr>
          <w:rFonts w:asciiTheme="majorBidi" w:hAnsiTheme="majorBidi" w:cstheme="majorBidi"/>
        </w:rPr>
      </w:pPr>
      <w:r w:rsidRPr="00260DD5">
        <w:rPr>
          <w:rFonts w:asciiTheme="majorBidi" w:hAnsiTheme="majorBidi" w:cstheme="majorBidi"/>
        </w:rPr>
        <w:lastRenderedPageBreak/>
        <w:t>Cover letters are also scanned, increasing the chances of appearing in recruiter searches.</w:t>
      </w:r>
    </w:p>
    <w:p w14:paraId="24225493" w14:textId="77777777" w:rsidR="005D40E4" w:rsidRPr="00260DD5" w:rsidRDefault="005D40E4" w:rsidP="00260DD5">
      <w:pPr>
        <w:pStyle w:val="NormalWeb"/>
        <w:numPr>
          <w:ilvl w:val="0"/>
          <w:numId w:val="224"/>
        </w:numPr>
        <w:jc w:val="both"/>
        <w:rPr>
          <w:rFonts w:asciiTheme="majorBidi" w:hAnsiTheme="majorBidi" w:cstheme="majorBidi"/>
        </w:rPr>
      </w:pPr>
      <w:r w:rsidRPr="00260DD5">
        <w:rPr>
          <w:rFonts w:asciiTheme="majorBidi" w:hAnsiTheme="majorBidi" w:cstheme="majorBidi"/>
        </w:rPr>
        <w:t>Follow companies where we are applying.</w:t>
      </w:r>
    </w:p>
    <w:p w14:paraId="54135F19" w14:textId="77777777" w:rsidR="005D40E4" w:rsidRPr="00260DD5" w:rsidRDefault="005D40E4" w:rsidP="00260DD5">
      <w:pPr>
        <w:pStyle w:val="NormalWeb"/>
        <w:numPr>
          <w:ilvl w:val="0"/>
          <w:numId w:val="224"/>
        </w:numPr>
        <w:jc w:val="both"/>
        <w:rPr>
          <w:rFonts w:asciiTheme="majorBidi" w:hAnsiTheme="majorBidi" w:cstheme="majorBidi"/>
        </w:rPr>
      </w:pPr>
      <w:r w:rsidRPr="00260DD5">
        <w:rPr>
          <w:rFonts w:asciiTheme="majorBidi" w:hAnsiTheme="majorBidi" w:cstheme="majorBidi"/>
        </w:rPr>
        <w:t>Follow prominent professionals in our field.</w:t>
      </w:r>
    </w:p>
    <w:p w14:paraId="063417CE" w14:textId="77777777" w:rsidR="005D40E4" w:rsidRPr="00260DD5" w:rsidRDefault="005D40E4" w:rsidP="00260DD5">
      <w:pPr>
        <w:pStyle w:val="NormalWeb"/>
        <w:numPr>
          <w:ilvl w:val="1"/>
          <w:numId w:val="224"/>
        </w:numPr>
        <w:jc w:val="both"/>
        <w:rPr>
          <w:rFonts w:asciiTheme="majorBidi" w:hAnsiTheme="majorBidi" w:cstheme="majorBidi"/>
        </w:rPr>
      </w:pPr>
      <w:r w:rsidRPr="00260DD5">
        <w:rPr>
          <w:rFonts w:asciiTheme="majorBidi" w:hAnsiTheme="majorBidi" w:cstheme="majorBidi"/>
        </w:rPr>
        <w:t>Recruiters can see our interests, and we may also receive valuable industry information.</w:t>
      </w:r>
    </w:p>
    <w:p w14:paraId="1781E586" w14:textId="77777777" w:rsidR="005D40E4" w:rsidRPr="00260DD5" w:rsidRDefault="005D40E4" w:rsidP="00260DD5">
      <w:pPr>
        <w:pStyle w:val="Heading2"/>
        <w:jc w:val="both"/>
      </w:pPr>
      <w:bookmarkStart w:id="210" w:name="_Toc236217519"/>
      <w:r w:rsidRPr="00260DD5">
        <w:t>Key Takeaways</w:t>
      </w:r>
      <w:bookmarkEnd w:id="210"/>
    </w:p>
    <w:p w14:paraId="6D4EF52F" w14:textId="77777777" w:rsidR="005D40E4" w:rsidRPr="00260DD5" w:rsidRDefault="005D40E4" w:rsidP="00260DD5">
      <w:pPr>
        <w:pStyle w:val="NormalWeb"/>
        <w:numPr>
          <w:ilvl w:val="0"/>
          <w:numId w:val="225"/>
        </w:numPr>
        <w:jc w:val="both"/>
        <w:rPr>
          <w:rFonts w:asciiTheme="majorBidi" w:hAnsiTheme="majorBidi" w:cstheme="majorBidi"/>
        </w:rPr>
      </w:pPr>
      <w:r w:rsidRPr="00260DD5">
        <w:rPr>
          <w:rFonts w:asciiTheme="majorBidi" w:hAnsiTheme="majorBidi" w:cstheme="majorBidi"/>
        </w:rPr>
        <w:t>Always follow the company's application instructions exactly.</w:t>
      </w:r>
    </w:p>
    <w:p w14:paraId="0920EC10" w14:textId="77777777" w:rsidR="005D40E4" w:rsidRPr="00260DD5" w:rsidRDefault="005D40E4" w:rsidP="00260DD5">
      <w:pPr>
        <w:pStyle w:val="NormalWeb"/>
        <w:numPr>
          <w:ilvl w:val="0"/>
          <w:numId w:val="225"/>
        </w:numPr>
        <w:jc w:val="both"/>
        <w:rPr>
          <w:rFonts w:asciiTheme="majorBidi" w:hAnsiTheme="majorBidi" w:cstheme="majorBidi"/>
        </w:rPr>
      </w:pPr>
      <w:r w:rsidRPr="00260DD5">
        <w:rPr>
          <w:rFonts w:asciiTheme="majorBidi" w:hAnsiTheme="majorBidi" w:cstheme="majorBidi"/>
        </w:rPr>
        <w:t>Customize our resume and cover letter for every position.</w:t>
      </w:r>
    </w:p>
    <w:p w14:paraId="4F0CC926" w14:textId="77777777" w:rsidR="005D40E4" w:rsidRPr="00260DD5" w:rsidRDefault="005D40E4" w:rsidP="00260DD5">
      <w:pPr>
        <w:pStyle w:val="NormalWeb"/>
        <w:numPr>
          <w:ilvl w:val="0"/>
          <w:numId w:val="225"/>
        </w:numPr>
        <w:jc w:val="both"/>
        <w:rPr>
          <w:rFonts w:asciiTheme="majorBidi" w:hAnsiTheme="majorBidi" w:cstheme="majorBidi"/>
        </w:rPr>
      </w:pPr>
      <w:r w:rsidRPr="00260DD5">
        <w:rPr>
          <w:rFonts w:asciiTheme="majorBidi" w:hAnsiTheme="majorBidi" w:cstheme="majorBidi"/>
        </w:rPr>
        <w:t>Carefully review all documents for grammar, formatting, and accuracy.</w:t>
      </w:r>
    </w:p>
    <w:p w14:paraId="388D9E82" w14:textId="77777777" w:rsidR="005D40E4" w:rsidRPr="00260DD5" w:rsidRDefault="005D40E4" w:rsidP="00260DD5">
      <w:pPr>
        <w:pStyle w:val="NormalWeb"/>
        <w:numPr>
          <w:ilvl w:val="0"/>
          <w:numId w:val="225"/>
        </w:numPr>
        <w:jc w:val="both"/>
        <w:rPr>
          <w:rFonts w:asciiTheme="majorBidi" w:hAnsiTheme="majorBidi" w:cstheme="majorBidi"/>
        </w:rPr>
      </w:pPr>
      <w:r w:rsidRPr="00260DD5">
        <w:rPr>
          <w:rFonts w:asciiTheme="majorBidi" w:hAnsiTheme="majorBidi" w:cstheme="majorBidi"/>
        </w:rPr>
        <w:t>Submit every requested supporting document.</w:t>
      </w:r>
    </w:p>
    <w:p w14:paraId="2C06A3B1" w14:textId="77777777" w:rsidR="005D40E4" w:rsidRPr="00260DD5" w:rsidRDefault="005D40E4" w:rsidP="00260DD5">
      <w:pPr>
        <w:pStyle w:val="NormalWeb"/>
        <w:numPr>
          <w:ilvl w:val="0"/>
          <w:numId w:val="225"/>
        </w:numPr>
        <w:jc w:val="both"/>
        <w:rPr>
          <w:rFonts w:asciiTheme="majorBidi" w:hAnsiTheme="majorBidi" w:cstheme="majorBidi"/>
        </w:rPr>
      </w:pPr>
      <w:r w:rsidRPr="00260DD5">
        <w:rPr>
          <w:rFonts w:asciiTheme="majorBidi" w:hAnsiTheme="majorBidi" w:cstheme="majorBidi"/>
        </w:rPr>
        <w:t>Use a consistent file naming convention that includes our full name.</w:t>
      </w:r>
    </w:p>
    <w:p w14:paraId="15C27533" w14:textId="77777777" w:rsidR="005D40E4" w:rsidRPr="00260DD5" w:rsidRDefault="005D40E4" w:rsidP="00260DD5">
      <w:pPr>
        <w:pStyle w:val="NormalWeb"/>
        <w:numPr>
          <w:ilvl w:val="0"/>
          <w:numId w:val="225"/>
        </w:numPr>
        <w:jc w:val="both"/>
        <w:rPr>
          <w:rFonts w:asciiTheme="majorBidi" w:hAnsiTheme="majorBidi" w:cstheme="majorBidi"/>
        </w:rPr>
      </w:pPr>
      <w:r w:rsidRPr="00260DD5">
        <w:rPr>
          <w:rFonts w:asciiTheme="majorBidi" w:hAnsiTheme="majorBidi" w:cstheme="majorBidi"/>
        </w:rPr>
        <w:t>Maintain a complete and professional LinkedIn profile.</w:t>
      </w:r>
    </w:p>
    <w:p w14:paraId="6016EC55" w14:textId="77777777" w:rsidR="005D40E4" w:rsidRPr="00260DD5" w:rsidRDefault="005D40E4" w:rsidP="00260DD5">
      <w:pPr>
        <w:pStyle w:val="NormalWeb"/>
        <w:numPr>
          <w:ilvl w:val="0"/>
          <w:numId w:val="225"/>
        </w:numPr>
        <w:jc w:val="both"/>
        <w:rPr>
          <w:rFonts w:asciiTheme="majorBidi" w:hAnsiTheme="majorBidi" w:cstheme="majorBidi"/>
        </w:rPr>
      </w:pPr>
      <w:r w:rsidRPr="00260DD5">
        <w:rPr>
          <w:rFonts w:asciiTheme="majorBidi" w:hAnsiTheme="majorBidi" w:cstheme="majorBidi"/>
        </w:rPr>
        <w:t>Track our applications and continue networking through LinkedIn.</w:t>
      </w:r>
    </w:p>
    <w:p w14:paraId="6A756BAB" w14:textId="77777777" w:rsidR="005D40E4" w:rsidRPr="00260DD5" w:rsidRDefault="005D40E4" w:rsidP="00260DD5">
      <w:pPr>
        <w:pStyle w:val="Heading2"/>
        <w:jc w:val="both"/>
      </w:pPr>
      <w:bookmarkStart w:id="211" w:name="_Toc236217520"/>
      <w:r w:rsidRPr="00260DD5">
        <w:t>Conclusion</w:t>
      </w:r>
      <w:bookmarkEnd w:id="211"/>
    </w:p>
    <w:p w14:paraId="35B06373"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Our job application creates the first impression that an employer has of us as a candidate. We should always follow the company's instructions carefully and use every application as an opportunity to demonstrate our qualifications and career aspirations.</w:t>
      </w:r>
    </w:p>
    <w:p w14:paraId="4AE414EF" w14:textId="77777777" w:rsidR="005D40E4" w:rsidRPr="00260DD5" w:rsidRDefault="005D40E4" w:rsidP="00260DD5">
      <w:pPr>
        <w:pStyle w:val="NormalWeb"/>
        <w:jc w:val="both"/>
        <w:rPr>
          <w:rFonts w:asciiTheme="majorBidi" w:hAnsiTheme="majorBidi" w:cstheme="majorBidi"/>
        </w:rPr>
      </w:pPr>
      <w:r w:rsidRPr="00260DD5">
        <w:rPr>
          <w:rFonts w:asciiTheme="majorBidi" w:hAnsiTheme="majorBidi" w:cstheme="majorBidi"/>
        </w:rPr>
        <w:t>Accuracy, correctness, and professionalism across all supporting documents strengthen the image we present to recruiters and help us stand out from other candidates. A well-prepared application increases the likelihood that recruiters will want to learn more about our skills, experience, and how our career goals align with the company's mission and objectives.</w:t>
      </w:r>
    </w:p>
    <w:p w14:paraId="6F48D24D" w14:textId="77777777" w:rsidR="00DE47F7" w:rsidRPr="00260DD5" w:rsidRDefault="00DE47F7" w:rsidP="00260DD5">
      <w:pPr>
        <w:pStyle w:val="Heading1"/>
        <w:jc w:val="both"/>
        <w:rPr>
          <w:rFonts w:cstheme="majorBidi"/>
        </w:rPr>
      </w:pPr>
      <w:bookmarkStart w:id="212" w:name="_Toc236217521"/>
      <w:r w:rsidRPr="00260DD5">
        <w:rPr>
          <w:rFonts w:cstheme="majorBidi"/>
        </w:rPr>
        <w:t>Interview Rehearsal</w:t>
      </w:r>
      <w:bookmarkEnd w:id="212"/>
    </w:p>
    <w:p w14:paraId="57B8BB86" w14:textId="77777777" w:rsidR="00DE47F7" w:rsidRPr="00260DD5" w:rsidRDefault="00DE47F7" w:rsidP="00260DD5">
      <w:pPr>
        <w:pStyle w:val="Heading2"/>
        <w:jc w:val="both"/>
      </w:pPr>
      <w:bookmarkStart w:id="213" w:name="_Toc236217522"/>
      <w:r w:rsidRPr="00260DD5">
        <w:t>Learning Objectives</w:t>
      </w:r>
      <w:bookmarkEnd w:id="213"/>
    </w:p>
    <w:p w14:paraId="64FEDEB7"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After completing this topic, we will be able to:</w:t>
      </w:r>
    </w:p>
    <w:p w14:paraId="20B306EC" w14:textId="77777777" w:rsidR="00DE47F7" w:rsidRPr="00260DD5" w:rsidRDefault="00DE47F7" w:rsidP="00260DD5">
      <w:pPr>
        <w:pStyle w:val="NormalWeb"/>
        <w:numPr>
          <w:ilvl w:val="0"/>
          <w:numId w:val="226"/>
        </w:numPr>
        <w:jc w:val="both"/>
        <w:rPr>
          <w:rFonts w:asciiTheme="majorBidi" w:hAnsiTheme="majorBidi" w:cstheme="majorBidi"/>
        </w:rPr>
      </w:pPr>
      <w:r w:rsidRPr="00260DD5">
        <w:rPr>
          <w:rFonts w:asciiTheme="majorBidi" w:hAnsiTheme="majorBidi" w:cstheme="majorBidi"/>
        </w:rPr>
        <w:t>Explain why it is important to rehearse for job interviews.</w:t>
      </w:r>
    </w:p>
    <w:p w14:paraId="0F1D498E" w14:textId="77777777" w:rsidR="00DE47F7" w:rsidRPr="00260DD5" w:rsidRDefault="00DE47F7" w:rsidP="00260DD5">
      <w:pPr>
        <w:pStyle w:val="NormalWeb"/>
        <w:numPr>
          <w:ilvl w:val="0"/>
          <w:numId w:val="226"/>
        </w:numPr>
        <w:jc w:val="both"/>
        <w:rPr>
          <w:rFonts w:asciiTheme="majorBidi" w:hAnsiTheme="majorBidi" w:cstheme="majorBidi"/>
        </w:rPr>
      </w:pPr>
      <w:r w:rsidRPr="00260DD5">
        <w:rPr>
          <w:rFonts w:asciiTheme="majorBidi" w:hAnsiTheme="majorBidi" w:cstheme="majorBidi"/>
        </w:rPr>
        <w:t>Describe the types of material to develop and prepare for an interview.</w:t>
      </w:r>
    </w:p>
    <w:p w14:paraId="719B7A70" w14:textId="77777777" w:rsidR="00DE47F7" w:rsidRPr="00260DD5" w:rsidRDefault="00DE47F7" w:rsidP="00260DD5">
      <w:pPr>
        <w:pStyle w:val="NormalWeb"/>
        <w:numPr>
          <w:ilvl w:val="0"/>
          <w:numId w:val="226"/>
        </w:numPr>
        <w:jc w:val="both"/>
        <w:rPr>
          <w:rFonts w:asciiTheme="majorBidi" w:hAnsiTheme="majorBidi" w:cstheme="majorBidi"/>
        </w:rPr>
      </w:pPr>
      <w:r w:rsidRPr="00260DD5">
        <w:rPr>
          <w:rFonts w:asciiTheme="majorBidi" w:hAnsiTheme="majorBidi" w:cstheme="majorBidi"/>
        </w:rPr>
        <w:t>Rehearse the verbal components of an interview effectively.</w:t>
      </w:r>
    </w:p>
    <w:p w14:paraId="74B5212E" w14:textId="77777777" w:rsidR="00DE47F7" w:rsidRPr="00260DD5" w:rsidRDefault="00DE47F7" w:rsidP="00260DD5">
      <w:pPr>
        <w:pStyle w:val="Heading2"/>
        <w:jc w:val="both"/>
      </w:pPr>
      <w:bookmarkStart w:id="214" w:name="_Toc236217523"/>
      <w:r w:rsidRPr="00260DD5">
        <w:t>Introduction</w:t>
      </w:r>
      <w:bookmarkEnd w:id="214"/>
    </w:p>
    <w:p w14:paraId="63C6E3B6"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While applying for jobs, we can also begin preparing for interviews. We do not need to have an interview scheduled before we start preparing. It is always helpful to complete the groundwork in advance so that when an interview is scheduled, we are ready.</w:t>
      </w:r>
    </w:p>
    <w:p w14:paraId="601A9CA6"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One of the best ways to prepare is to rehearse what we will say and do. Many people neglect this step, but it can make a significant difference in creating a great impression.</w:t>
      </w:r>
    </w:p>
    <w:p w14:paraId="77F87CD8" w14:textId="77777777" w:rsidR="00DE47F7" w:rsidRPr="00260DD5" w:rsidRDefault="00DE47F7" w:rsidP="00260DD5">
      <w:pPr>
        <w:pStyle w:val="NormalWeb"/>
        <w:jc w:val="both"/>
        <w:rPr>
          <w:rFonts w:asciiTheme="majorBidi" w:hAnsiTheme="majorBidi" w:cstheme="majorBidi"/>
          <w:color w:val="0070C0"/>
        </w:rPr>
      </w:pPr>
      <w:r w:rsidRPr="00260DD5">
        <w:rPr>
          <w:rFonts w:asciiTheme="majorBidi" w:hAnsiTheme="majorBidi" w:cstheme="majorBidi"/>
          <w:color w:val="0070C0"/>
        </w:rPr>
        <w:t xml:space="preserve">If we are well prepared for an interview, we will have gathered a great deal of information. However, unlike submitting a research paper, we must present our knowledge verbally. There </w:t>
      </w:r>
      <w:r w:rsidRPr="00260DD5">
        <w:rPr>
          <w:rFonts w:asciiTheme="majorBidi" w:hAnsiTheme="majorBidi" w:cstheme="majorBidi"/>
          <w:color w:val="0070C0"/>
        </w:rPr>
        <w:lastRenderedPageBreak/>
        <w:t>is a significant difference between knowing information and being able to present it smoothly. We can bridge that gap by rehearsing our delivery and presentation.</w:t>
      </w:r>
    </w:p>
    <w:p w14:paraId="12DA63EE" w14:textId="77777777" w:rsidR="00DE47F7" w:rsidRPr="00260DD5" w:rsidRDefault="00DE47F7" w:rsidP="00260DD5">
      <w:pPr>
        <w:pStyle w:val="NormalWeb"/>
        <w:jc w:val="both"/>
        <w:rPr>
          <w:rFonts w:asciiTheme="majorBidi" w:hAnsiTheme="majorBidi" w:cstheme="majorBidi"/>
          <w:color w:val="0070C0"/>
        </w:rPr>
      </w:pPr>
      <w:r w:rsidRPr="00260DD5">
        <w:rPr>
          <w:rFonts w:asciiTheme="majorBidi" w:hAnsiTheme="majorBidi" w:cstheme="majorBidi"/>
          <w:color w:val="0070C0"/>
        </w:rPr>
        <w:t>Rehearsing is not only important for interviews but is also a valuable soft skill that we will use in almost any professional role.</w:t>
      </w:r>
    </w:p>
    <w:p w14:paraId="5F3865DE" w14:textId="77777777" w:rsidR="00DE47F7" w:rsidRPr="00260DD5" w:rsidRDefault="00DE47F7" w:rsidP="00260DD5">
      <w:pPr>
        <w:pStyle w:val="Heading2"/>
        <w:jc w:val="both"/>
      </w:pPr>
      <w:bookmarkStart w:id="215" w:name="_Toc236217524"/>
      <w:r w:rsidRPr="00260DD5">
        <w:t>Preparing an Elevator Pitch</w:t>
      </w:r>
      <w:bookmarkEnd w:id="215"/>
    </w:p>
    <w:p w14:paraId="11A8EFA3"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An elevator pitch is a brief introduction of ourselves and our goals.</w:t>
      </w:r>
    </w:p>
    <w:p w14:paraId="18FDE89B"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 xml:space="preserve">It should typically consist of </w:t>
      </w:r>
      <w:r w:rsidRPr="00260DD5">
        <w:rPr>
          <w:rStyle w:val="Strong"/>
          <w:rFonts w:asciiTheme="majorBidi" w:hAnsiTheme="majorBidi" w:cstheme="majorBidi"/>
        </w:rPr>
        <w:t>three or four sentences</w:t>
      </w:r>
      <w:r w:rsidRPr="00260DD5">
        <w:rPr>
          <w:rFonts w:asciiTheme="majorBidi" w:hAnsiTheme="majorBidi" w:cstheme="majorBidi"/>
        </w:rPr>
        <w:t xml:space="preserve"> and include:</w:t>
      </w:r>
    </w:p>
    <w:p w14:paraId="5FD1321C" w14:textId="77777777" w:rsidR="00DE47F7" w:rsidRPr="00260DD5" w:rsidRDefault="00DE47F7" w:rsidP="00260DD5">
      <w:pPr>
        <w:pStyle w:val="NormalWeb"/>
        <w:numPr>
          <w:ilvl w:val="0"/>
          <w:numId w:val="227"/>
        </w:numPr>
        <w:jc w:val="both"/>
        <w:rPr>
          <w:rFonts w:asciiTheme="majorBidi" w:hAnsiTheme="majorBidi" w:cstheme="majorBidi"/>
        </w:rPr>
      </w:pPr>
      <w:r w:rsidRPr="00260DD5">
        <w:rPr>
          <w:rFonts w:asciiTheme="majorBidi" w:hAnsiTheme="majorBidi" w:cstheme="majorBidi"/>
        </w:rPr>
        <w:t>Our name and professional title.</w:t>
      </w:r>
    </w:p>
    <w:p w14:paraId="777C5806" w14:textId="77777777" w:rsidR="00DE47F7" w:rsidRPr="00260DD5" w:rsidRDefault="00DE47F7" w:rsidP="00260DD5">
      <w:pPr>
        <w:pStyle w:val="NormalWeb"/>
        <w:numPr>
          <w:ilvl w:val="0"/>
          <w:numId w:val="227"/>
        </w:numPr>
        <w:jc w:val="both"/>
        <w:rPr>
          <w:rFonts w:asciiTheme="majorBidi" w:hAnsiTheme="majorBidi" w:cstheme="majorBidi"/>
        </w:rPr>
      </w:pPr>
      <w:r w:rsidRPr="00260DD5">
        <w:rPr>
          <w:rFonts w:asciiTheme="majorBidi" w:hAnsiTheme="majorBidi" w:cstheme="majorBidi"/>
        </w:rPr>
        <w:t>Our recent experience.</w:t>
      </w:r>
    </w:p>
    <w:p w14:paraId="7849E80B" w14:textId="77777777" w:rsidR="00DE47F7" w:rsidRPr="00260DD5" w:rsidRDefault="00DE47F7" w:rsidP="00260DD5">
      <w:pPr>
        <w:pStyle w:val="NormalWeb"/>
        <w:numPr>
          <w:ilvl w:val="0"/>
          <w:numId w:val="227"/>
        </w:numPr>
        <w:jc w:val="both"/>
        <w:rPr>
          <w:rFonts w:asciiTheme="majorBidi" w:hAnsiTheme="majorBidi" w:cstheme="majorBidi"/>
        </w:rPr>
      </w:pPr>
      <w:r w:rsidRPr="00260DD5">
        <w:rPr>
          <w:rFonts w:asciiTheme="majorBidi" w:hAnsiTheme="majorBidi" w:cstheme="majorBidi"/>
        </w:rPr>
        <w:t>What we are currently looking for in a job.</w:t>
      </w:r>
    </w:p>
    <w:p w14:paraId="4657F697" w14:textId="77777777" w:rsidR="00DE47F7" w:rsidRPr="00260DD5" w:rsidRDefault="00DE47F7" w:rsidP="00260DD5">
      <w:pPr>
        <w:pStyle w:val="NormalWeb"/>
        <w:jc w:val="both"/>
        <w:rPr>
          <w:rFonts w:asciiTheme="majorBidi" w:hAnsiTheme="majorBidi" w:cstheme="majorBidi"/>
          <w:color w:val="0070C0"/>
        </w:rPr>
      </w:pPr>
      <w:r w:rsidRPr="00260DD5">
        <w:rPr>
          <w:rFonts w:asciiTheme="majorBidi" w:hAnsiTheme="majorBidi" w:cstheme="majorBidi"/>
          <w:color w:val="0070C0"/>
        </w:rPr>
        <w:t>An elevator pitch is useful for networking and for answering questions such as:</w:t>
      </w:r>
    </w:p>
    <w:p w14:paraId="379BDDCA" w14:textId="77777777" w:rsidR="00DE47F7" w:rsidRPr="00260DD5" w:rsidRDefault="00DE47F7" w:rsidP="00260DD5">
      <w:pPr>
        <w:pStyle w:val="NormalWeb"/>
        <w:numPr>
          <w:ilvl w:val="0"/>
          <w:numId w:val="228"/>
        </w:numPr>
        <w:jc w:val="both"/>
        <w:rPr>
          <w:rFonts w:asciiTheme="majorBidi" w:hAnsiTheme="majorBidi" w:cstheme="majorBidi"/>
          <w:color w:val="0070C0"/>
        </w:rPr>
      </w:pPr>
      <w:r w:rsidRPr="00260DD5">
        <w:rPr>
          <w:rFonts w:asciiTheme="majorBidi" w:hAnsiTheme="majorBidi" w:cstheme="majorBidi"/>
          <w:color w:val="0070C0"/>
        </w:rPr>
        <w:t>"Tell us about yourself."</w:t>
      </w:r>
    </w:p>
    <w:p w14:paraId="71986D8A" w14:textId="77777777" w:rsidR="00DE47F7" w:rsidRPr="00260DD5" w:rsidRDefault="00DE47F7" w:rsidP="00260DD5">
      <w:pPr>
        <w:pStyle w:val="Heading3"/>
        <w:jc w:val="both"/>
      </w:pPr>
      <w:bookmarkStart w:id="216" w:name="_Toc236217525"/>
      <w:r w:rsidRPr="00260DD5">
        <w:t>Example Elevator Pitch</w:t>
      </w:r>
      <w:bookmarkEnd w:id="216"/>
    </w:p>
    <w:p w14:paraId="7FAF3B31"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"My name is Angela Menendez and I'm a data scientist. For the past two years, I've worked in an entry-level role helping derive business insights from data using established models at an e-commerce company. I would eventually like to move into designing machine learning models, and I'm looking for a mid-level position with opportunities to work toward that goal."</w:t>
      </w:r>
    </w:p>
    <w:p w14:paraId="007ED4F2"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Once we have composed our elevator pitch, we should:</w:t>
      </w:r>
    </w:p>
    <w:p w14:paraId="1CBBEB0F" w14:textId="77777777" w:rsidR="00DE47F7" w:rsidRPr="00260DD5" w:rsidRDefault="00DE47F7" w:rsidP="00260DD5">
      <w:pPr>
        <w:pStyle w:val="NormalWeb"/>
        <w:numPr>
          <w:ilvl w:val="0"/>
          <w:numId w:val="229"/>
        </w:numPr>
        <w:jc w:val="both"/>
        <w:rPr>
          <w:rFonts w:asciiTheme="majorBidi" w:hAnsiTheme="majorBidi" w:cstheme="majorBidi"/>
        </w:rPr>
      </w:pPr>
      <w:r w:rsidRPr="00260DD5">
        <w:rPr>
          <w:rFonts w:asciiTheme="majorBidi" w:hAnsiTheme="majorBidi" w:cstheme="majorBidi"/>
        </w:rPr>
        <w:t>Memorize it.</w:t>
      </w:r>
    </w:p>
    <w:p w14:paraId="70355931" w14:textId="77777777" w:rsidR="00DE47F7" w:rsidRPr="00260DD5" w:rsidRDefault="00DE47F7" w:rsidP="00260DD5">
      <w:pPr>
        <w:pStyle w:val="NormalWeb"/>
        <w:numPr>
          <w:ilvl w:val="0"/>
          <w:numId w:val="229"/>
        </w:numPr>
        <w:jc w:val="both"/>
        <w:rPr>
          <w:rFonts w:asciiTheme="majorBidi" w:hAnsiTheme="majorBidi" w:cstheme="majorBidi"/>
        </w:rPr>
      </w:pPr>
      <w:r w:rsidRPr="00260DD5">
        <w:rPr>
          <w:rFonts w:asciiTheme="majorBidi" w:hAnsiTheme="majorBidi" w:cstheme="majorBidi"/>
        </w:rPr>
        <w:t>Practice saying it repeatedly until it feels natural.</w:t>
      </w:r>
    </w:p>
    <w:p w14:paraId="49ABA1BA" w14:textId="77777777" w:rsidR="00DE47F7" w:rsidRPr="00260DD5" w:rsidRDefault="00DE47F7" w:rsidP="00260DD5">
      <w:pPr>
        <w:pStyle w:val="NormalWeb"/>
        <w:numPr>
          <w:ilvl w:val="0"/>
          <w:numId w:val="229"/>
        </w:numPr>
        <w:jc w:val="both"/>
        <w:rPr>
          <w:rFonts w:asciiTheme="majorBidi" w:hAnsiTheme="majorBidi" w:cstheme="majorBidi"/>
        </w:rPr>
      </w:pPr>
      <w:r w:rsidRPr="00260DD5">
        <w:rPr>
          <w:rFonts w:asciiTheme="majorBidi" w:hAnsiTheme="majorBidi" w:cstheme="majorBidi"/>
        </w:rPr>
        <w:t>Become comfortable delivering it whenever needed.</w:t>
      </w:r>
    </w:p>
    <w:p w14:paraId="5868349C"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The easier it is to present our elevator pitch naturally, the more useful it becomes.</w:t>
      </w:r>
    </w:p>
    <w:p w14:paraId="30B72EEC" w14:textId="77777777" w:rsidR="00DE47F7" w:rsidRPr="00260DD5" w:rsidRDefault="00DE47F7" w:rsidP="00260DD5">
      <w:pPr>
        <w:pStyle w:val="Heading2"/>
        <w:jc w:val="both"/>
      </w:pPr>
      <w:bookmarkStart w:id="217" w:name="_Toc236217526"/>
      <w:r w:rsidRPr="00260DD5">
        <w:t>Preparing Answers to Common Interview Questions</w:t>
      </w:r>
      <w:bookmarkEnd w:id="217"/>
    </w:p>
    <w:p w14:paraId="7E8FDCF0"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Every interview includes unique questions, but many interviewers ask similar questions.</w:t>
      </w:r>
    </w:p>
    <w:p w14:paraId="701BCEC8"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Some common interview questions include:</w:t>
      </w:r>
    </w:p>
    <w:p w14:paraId="75D8C890" w14:textId="77777777" w:rsidR="00DE47F7" w:rsidRPr="00260DD5" w:rsidRDefault="00DE47F7" w:rsidP="00260DD5">
      <w:pPr>
        <w:pStyle w:val="NormalWeb"/>
        <w:numPr>
          <w:ilvl w:val="0"/>
          <w:numId w:val="230"/>
        </w:numPr>
        <w:jc w:val="both"/>
        <w:rPr>
          <w:rFonts w:asciiTheme="majorBidi" w:hAnsiTheme="majorBidi" w:cstheme="majorBidi"/>
        </w:rPr>
      </w:pPr>
      <w:r w:rsidRPr="00260DD5">
        <w:rPr>
          <w:rFonts w:asciiTheme="majorBidi" w:hAnsiTheme="majorBidi" w:cstheme="majorBidi"/>
        </w:rPr>
        <w:t>Why did you choose this field, and why are you interested in this job?</w:t>
      </w:r>
    </w:p>
    <w:p w14:paraId="18932A89" w14:textId="77777777" w:rsidR="00DE47F7" w:rsidRPr="00260DD5" w:rsidRDefault="00DE47F7" w:rsidP="00260DD5">
      <w:pPr>
        <w:pStyle w:val="NormalWeb"/>
        <w:numPr>
          <w:ilvl w:val="0"/>
          <w:numId w:val="230"/>
        </w:numPr>
        <w:jc w:val="both"/>
        <w:rPr>
          <w:rFonts w:asciiTheme="majorBidi" w:hAnsiTheme="majorBidi" w:cstheme="majorBidi"/>
        </w:rPr>
      </w:pPr>
      <w:r w:rsidRPr="00260DD5">
        <w:rPr>
          <w:rFonts w:asciiTheme="majorBidi" w:hAnsiTheme="majorBidi" w:cstheme="majorBidi"/>
        </w:rPr>
        <w:t>Tell us about a time you solved a problem on a project and how you did it.</w:t>
      </w:r>
    </w:p>
    <w:p w14:paraId="60D384BD" w14:textId="77777777" w:rsidR="00DE47F7" w:rsidRPr="00260DD5" w:rsidRDefault="00DE47F7" w:rsidP="00260DD5">
      <w:pPr>
        <w:pStyle w:val="NormalWeb"/>
        <w:numPr>
          <w:ilvl w:val="0"/>
          <w:numId w:val="230"/>
        </w:numPr>
        <w:jc w:val="both"/>
        <w:rPr>
          <w:rFonts w:asciiTheme="majorBidi" w:hAnsiTheme="majorBidi" w:cstheme="majorBidi"/>
        </w:rPr>
      </w:pPr>
      <w:r w:rsidRPr="00260DD5">
        <w:rPr>
          <w:rFonts w:asciiTheme="majorBidi" w:hAnsiTheme="majorBidi" w:cstheme="majorBidi"/>
        </w:rPr>
        <w:t>Where do you see yourself in five years?</w:t>
      </w:r>
    </w:p>
    <w:p w14:paraId="2D981EA1"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We can find discussions of common interview questions on many websites. After researching them, we should prepare our own original answers.</w:t>
      </w:r>
    </w:p>
    <w:p w14:paraId="3FDBC368"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Our resume is also a valuable resource because it helps trigger memories about:</w:t>
      </w:r>
    </w:p>
    <w:p w14:paraId="6CE43A1B" w14:textId="77777777" w:rsidR="00DE47F7" w:rsidRPr="00260DD5" w:rsidRDefault="00DE47F7" w:rsidP="00260DD5">
      <w:pPr>
        <w:pStyle w:val="NormalWeb"/>
        <w:numPr>
          <w:ilvl w:val="0"/>
          <w:numId w:val="231"/>
        </w:numPr>
        <w:jc w:val="both"/>
        <w:rPr>
          <w:rFonts w:asciiTheme="majorBidi" w:hAnsiTheme="majorBidi" w:cstheme="majorBidi"/>
        </w:rPr>
      </w:pPr>
      <w:r w:rsidRPr="00260DD5">
        <w:rPr>
          <w:rFonts w:asciiTheme="majorBidi" w:hAnsiTheme="majorBidi" w:cstheme="majorBidi"/>
        </w:rPr>
        <w:lastRenderedPageBreak/>
        <w:t>Skills we have used.</w:t>
      </w:r>
    </w:p>
    <w:p w14:paraId="0A960909" w14:textId="77777777" w:rsidR="00DE47F7" w:rsidRPr="00260DD5" w:rsidRDefault="00DE47F7" w:rsidP="00260DD5">
      <w:pPr>
        <w:pStyle w:val="NormalWeb"/>
        <w:numPr>
          <w:ilvl w:val="0"/>
          <w:numId w:val="231"/>
        </w:numPr>
        <w:jc w:val="both"/>
        <w:rPr>
          <w:rFonts w:asciiTheme="majorBidi" w:hAnsiTheme="majorBidi" w:cstheme="majorBidi"/>
        </w:rPr>
      </w:pPr>
      <w:r w:rsidRPr="00260DD5">
        <w:rPr>
          <w:rFonts w:asciiTheme="majorBidi" w:hAnsiTheme="majorBidi" w:cstheme="majorBidi"/>
        </w:rPr>
        <w:t>Projects we have worked on.</w:t>
      </w:r>
    </w:p>
    <w:p w14:paraId="38E54F0C" w14:textId="77777777" w:rsidR="00DE47F7" w:rsidRPr="00260DD5" w:rsidRDefault="00DE47F7" w:rsidP="00260DD5">
      <w:pPr>
        <w:pStyle w:val="NormalWeb"/>
        <w:numPr>
          <w:ilvl w:val="0"/>
          <w:numId w:val="231"/>
        </w:numPr>
        <w:jc w:val="both"/>
        <w:rPr>
          <w:rFonts w:asciiTheme="majorBidi" w:hAnsiTheme="majorBidi" w:cstheme="majorBidi"/>
        </w:rPr>
      </w:pPr>
      <w:r w:rsidRPr="00260DD5">
        <w:rPr>
          <w:rFonts w:asciiTheme="majorBidi" w:hAnsiTheme="majorBidi" w:cstheme="majorBidi"/>
        </w:rPr>
        <w:t>Tasks we have completed.</w:t>
      </w:r>
    </w:p>
    <w:p w14:paraId="501662B7" w14:textId="77777777" w:rsidR="00DE47F7" w:rsidRPr="00260DD5" w:rsidRDefault="00DE47F7" w:rsidP="00260DD5">
      <w:pPr>
        <w:pStyle w:val="Heading2"/>
        <w:jc w:val="both"/>
      </w:pPr>
      <w:bookmarkStart w:id="218" w:name="_Toc236217527"/>
      <w:r w:rsidRPr="00260DD5">
        <w:t>Preparing Questions for the Interviewer</w:t>
      </w:r>
      <w:bookmarkEnd w:id="218"/>
    </w:p>
    <w:p w14:paraId="05D5DAC7"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Most interviews include an opportunity for us to ask questions.</w:t>
      </w:r>
    </w:p>
    <w:p w14:paraId="7836C507"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Instead of relying on whatever comes to mind during the interview, we should prepare questions in advance.</w:t>
      </w:r>
    </w:p>
    <w:p w14:paraId="68319B58"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Interviewing is a two-way process, so we should prepare thoughtful questions.</w:t>
      </w:r>
    </w:p>
    <w:p w14:paraId="52217E45"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Some useful approaches include:</w:t>
      </w:r>
    </w:p>
    <w:p w14:paraId="69F60E35" w14:textId="77777777" w:rsidR="00DE47F7" w:rsidRPr="00260DD5" w:rsidRDefault="00DE47F7" w:rsidP="00260DD5">
      <w:pPr>
        <w:pStyle w:val="NormalWeb"/>
        <w:numPr>
          <w:ilvl w:val="0"/>
          <w:numId w:val="232"/>
        </w:numPr>
        <w:jc w:val="both"/>
        <w:rPr>
          <w:rFonts w:asciiTheme="majorBidi" w:hAnsiTheme="majorBidi" w:cstheme="majorBidi"/>
          <w:color w:val="0070C0"/>
        </w:rPr>
      </w:pPr>
      <w:r w:rsidRPr="00260DD5">
        <w:rPr>
          <w:rFonts w:asciiTheme="majorBidi" w:hAnsiTheme="majorBidi" w:cstheme="majorBidi"/>
          <w:color w:val="0070C0"/>
        </w:rPr>
        <w:t>Use notes from researching the company and the interviewers to customize our questions.</w:t>
      </w:r>
    </w:p>
    <w:p w14:paraId="1F8BEBBC" w14:textId="77777777" w:rsidR="00DE47F7" w:rsidRPr="00260DD5" w:rsidRDefault="00DE47F7" w:rsidP="00260DD5">
      <w:pPr>
        <w:pStyle w:val="NormalWeb"/>
        <w:numPr>
          <w:ilvl w:val="0"/>
          <w:numId w:val="232"/>
        </w:numPr>
        <w:jc w:val="both"/>
        <w:rPr>
          <w:rFonts w:asciiTheme="majorBidi" w:hAnsiTheme="majorBidi" w:cstheme="majorBidi"/>
          <w:color w:val="0070C0"/>
        </w:rPr>
      </w:pPr>
      <w:r w:rsidRPr="00260DD5">
        <w:rPr>
          <w:rFonts w:asciiTheme="majorBidi" w:hAnsiTheme="majorBidi" w:cstheme="majorBidi"/>
          <w:color w:val="0070C0"/>
        </w:rPr>
        <w:t>Ask about the company's products.</w:t>
      </w:r>
    </w:p>
    <w:p w14:paraId="55DF5506" w14:textId="77777777" w:rsidR="00DE47F7" w:rsidRPr="00260DD5" w:rsidRDefault="00DE47F7" w:rsidP="00260DD5">
      <w:pPr>
        <w:pStyle w:val="NormalWeb"/>
        <w:numPr>
          <w:ilvl w:val="0"/>
          <w:numId w:val="232"/>
        </w:numPr>
        <w:jc w:val="both"/>
        <w:rPr>
          <w:rFonts w:asciiTheme="majorBidi" w:hAnsiTheme="majorBidi" w:cstheme="majorBidi"/>
          <w:color w:val="0070C0"/>
        </w:rPr>
      </w:pPr>
      <w:r w:rsidRPr="00260DD5">
        <w:rPr>
          <w:rFonts w:asciiTheme="majorBidi" w:hAnsiTheme="majorBidi" w:cstheme="majorBidi"/>
          <w:color w:val="0070C0"/>
        </w:rPr>
        <w:t>Ask about the company's organizational structure.</w:t>
      </w:r>
    </w:p>
    <w:p w14:paraId="73CDBD30" w14:textId="77777777" w:rsidR="00DE47F7" w:rsidRPr="00260DD5" w:rsidRDefault="00DE47F7" w:rsidP="00260DD5">
      <w:pPr>
        <w:pStyle w:val="NormalWeb"/>
        <w:numPr>
          <w:ilvl w:val="0"/>
          <w:numId w:val="232"/>
        </w:numPr>
        <w:jc w:val="both"/>
        <w:rPr>
          <w:rFonts w:asciiTheme="majorBidi" w:hAnsiTheme="majorBidi" w:cstheme="majorBidi"/>
          <w:color w:val="0070C0"/>
        </w:rPr>
      </w:pPr>
      <w:r w:rsidRPr="00260DD5">
        <w:rPr>
          <w:rFonts w:asciiTheme="majorBidi" w:hAnsiTheme="majorBidi" w:cstheme="majorBidi"/>
          <w:color w:val="0070C0"/>
        </w:rPr>
        <w:t>Ask about recent news releases.</w:t>
      </w:r>
    </w:p>
    <w:p w14:paraId="36DFDDDD" w14:textId="77777777" w:rsidR="00DE47F7" w:rsidRPr="00260DD5" w:rsidRDefault="00DE47F7" w:rsidP="00260DD5">
      <w:pPr>
        <w:pStyle w:val="NormalWeb"/>
        <w:numPr>
          <w:ilvl w:val="0"/>
          <w:numId w:val="232"/>
        </w:numPr>
        <w:jc w:val="both"/>
        <w:rPr>
          <w:rFonts w:asciiTheme="majorBidi" w:hAnsiTheme="majorBidi" w:cstheme="majorBidi"/>
          <w:color w:val="0070C0"/>
        </w:rPr>
      </w:pPr>
      <w:r w:rsidRPr="00260DD5">
        <w:rPr>
          <w:rFonts w:asciiTheme="majorBidi" w:hAnsiTheme="majorBidi" w:cstheme="majorBidi"/>
          <w:color w:val="0070C0"/>
        </w:rPr>
        <w:t>Ask about topics related to our career plans and preferred work style.</w:t>
      </w:r>
    </w:p>
    <w:p w14:paraId="454F31D7" w14:textId="77777777" w:rsidR="00DE47F7" w:rsidRPr="00260DD5" w:rsidRDefault="00DE47F7" w:rsidP="00260DD5">
      <w:pPr>
        <w:pStyle w:val="NormalWeb"/>
        <w:numPr>
          <w:ilvl w:val="0"/>
          <w:numId w:val="232"/>
        </w:numPr>
        <w:jc w:val="both"/>
        <w:rPr>
          <w:rFonts w:asciiTheme="majorBidi" w:hAnsiTheme="majorBidi" w:cstheme="majorBidi"/>
          <w:color w:val="0070C0"/>
        </w:rPr>
      </w:pPr>
      <w:r w:rsidRPr="00260DD5">
        <w:rPr>
          <w:rFonts w:asciiTheme="majorBidi" w:hAnsiTheme="majorBidi" w:cstheme="majorBidi"/>
          <w:color w:val="0070C0"/>
        </w:rPr>
        <w:t>Ask whether the team works closely together or independently.</w:t>
      </w:r>
    </w:p>
    <w:p w14:paraId="0A37D4AF" w14:textId="77777777" w:rsidR="00DE47F7" w:rsidRPr="00260DD5" w:rsidRDefault="00DE47F7" w:rsidP="00260DD5">
      <w:pPr>
        <w:pStyle w:val="NormalWeb"/>
        <w:numPr>
          <w:ilvl w:val="0"/>
          <w:numId w:val="232"/>
        </w:numPr>
        <w:jc w:val="both"/>
        <w:rPr>
          <w:rFonts w:asciiTheme="majorBidi" w:hAnsiTheme="majorBidi" w:cstheme="majorBidi"/>
          <w:color w:val="0070C0"/>
        </w:rPr>
      </w:pPr>
      <w:r w:rsidRPr="00260DD5">
        <w:rPr>
          <w:rFonts w:asciiTheme="majorBidi" w:hAnsiTheme="majorBidi" w:cstheme="majorBidi"/>
          <w:color w:val="0070C0"/>
        </w:rPr>
        <w:t>Ask about the promotion path from the role.</w:t>
      </w:r>
    </w:p>
    <w:p w14:paraId="1AE6ED4E"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After preparing these questions, we should practice asking them aloud. The more comfortable we become asking them, the easier it will be to focus on the interviewer's answers and respond naturally.</w:t>
      </w:r>
    </w:p>
    <w:p w14:paraId="282A97DD" w14:textId="77777777" w:rsidR="00DE47F7" w:rsidRPr="00260DD5" w:rsidRDefault="00DE47F7" w:rsidP="00260DD5">
      <w:pPr>
        <w:pStyle w:val="Heading2"/>
        <w:jc w:val="both"/>
      </w:pPr>
      <w:bookmarkStart w:id="219" w:name="_Toc236217528"/>
      <w:r w:rsidRPr="00260DD5">
        <w:t>Rehearsing the Interview</w:t>
      </w:r>
      <w:bookmarkEnd w:id="219"/>
    </w:p>
    <w:p w14:paraId="0510BA8D"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Once we have prepared:</w:t>
      </w:r>
    </w:p>
    <w:p w14:paraId="6DD16EB7" w14:textId="77777777" w:rsidR="00DE47F7" w:rsidRPr="00260DD5" w:rsidRDefault="00DE47F7" w:rsidP="00260DD5">
      <w:pPr>
        <w:pStyle w:val="NormalWeb"/>
        <w:numPr>
          <w:ilvl w:val="0"/>
          <w:numId w:val="233"/>
        </w:numPr>
        <w:jc w:val="both"/>
        <w:rPr>
          <w:rFonts w:asciiTheme="majorBidi" w:hAnsiTheme="majorBidi" w:cstheme="majorBidi"/>
        </w:rPr>
      </w:pPr>
      <w:r w:rsidRPr="00260DD5">
        <w:rPr>
          <w:rFonts w:asciiTheme="majorBidi" w:hAnsiTheme="majorBidi" w:cstheme="majorBidi"/>
        </w:rPr>
        <w:t>Our elevator pitch.</w:t>
      </w:r>
    </w:p>
    <w:p w14:paraId="169144DD" w14:textId="77777777" w:rsidR="00DE47F7" w:rsidRPr="00260DD5" w:rsidRDefault="00DE47F7" w:rsidP="00260DD5">
      <w:pPr>
        <w:pStyle w:val="NormalWeb"/>
        <w:numPr>
          <w:ilvl w:val="0"/>
          <w:numId w:val="233"/>
        </w:numPr>
        <w:jc w:val="both"/>
        <w:rPr>
          <w:rFonts w:asciiTheme="majorBidi" w:hAnsiTheme="majorBidi" w:cstheme="majorBidi"/>
        </w:rPr>
      </w:pPr>
      <w:r w:rsidRPr="00260DD5">
        <w:rPr>
          <w:rFonts w:asciiTheme="majorBidi" w:hAnsiTheme="majorBidi" w:cstheme="majorBidi"/>
        </w:rPr>
        <w:t>Our interview answers.</w:t>
      </w:r>
    </w:p>
    <w:p w14:paraId="5E0B98CB" w14:textId="77777777" w:rsidR="00DE47F7" w:rsidRPr="00260DD5" w:rsidRDefault="00DE47F7" w:rsidP="00260DD5">
      <w:pPr>
        <w:pStyle w:val="NormalWeb"/>
        <w:numPr>
          <w:ilvl w:val="0"/>
          <w:numId w:val="233"/>
        </w:numPr>
        <w:jc w:val="both"/>
        <w:rPr>
          <w:rFonts w:asciiTheme="majorBidi" w:hAnsiTheme="majorBidi" w:cstheme="majorBidi"/>
        </w:rPr>
      </w:pPr>
      <w:r w:rsidRPr="00260DD5">
        <w:rPr>
          <w:rFonts w:asciiTheme="majorBidi" w:hAnsiTheme="majorBidi" w:cstheme="majorBidi"/>
        </w:rPr>
        <w:t>Our questions for the interviewer.</w:t>
      </w:r>
    </w:p>
    <w:p w14:paraId="7DF17AA9"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We should rehearse all of them.</w:t>
      </w:r>
    </w:p>
    <w:p w14:paraId="33FB9A35"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A good rehearsal process includes:</w:t>
      </w:r>
    </w:p>
    <w:p w14:paraId="5657C3FC" w14:textId="77777777" w:rsidR="00DE47F7" w:rsidRPr="00260DD5" w:rsidRDefault="00DE47F7" w:rsidP="00260DD5">
      <w:pPr>
        <w:pStyle w:val="NormalWeb"/>
        <w:numPr>
          <w:ilvl w:val="0"/>
          <w:numId w:val="234"/>
        </w:numPr>
        <w:jc w:val="both"/>
        <w:rPr>
          <w:rFonts w:asciiTheme="majorBidi" w:hAnsiTheme="majorBidi" w:cstheme="majorBidi"/>
        </w:rPr>
      </w:pPr>
      <w:r w:rsidRPr="00260DD5">
        <w:rPr>
          <w:rFonts w:asciiTheme="majorBidi" w:hAnsiTheme="majorBidi" w:cstheme="majorBidi"/>
        </w:rPr>
        <w:t>Reading our responses aloud.</w:t>
      </w:r>
    </w:p>
    <w:p w14:paraId="0006877F" w14:textId="77777777" w:rsidR="00DE47F7" w:rsidRPr="00260DD5" w:rsidRDefault="00DE47F7" w:rsidP="00260DD5">
      <w:pPr>
        <w:pStyle w:val="NormalWeb"/>
        <w:numPr>
          <w:ilvl w:val="0"/>
          <w:numId w:val="234"/>
        </w:numPr>
        <w:jc w:val="both"/>
        <w:rPr>
          <w:rFonts w:asciiTheme="majorBidi" w:hAnsiTheme="majorBidi" w:cstheme="majorBidi"/>
        </w:rPr>
      </w:pPr>
      <w:r w:rsidRPr="00260DD5">
        <w:rPr>
          <w:rFonts w:asciiTheme="majorBidi" w:hAnsiTheme="majorBidi" w:cstheme="majorBidi"/>
        </w:rPr>
        <w:t>Paraphrasing our responses rather than reading them word-for-word.</w:t>
      </w:r>
    </w:p>
    <w:p w14:paraId="1588CAA9" w14:textId="77777777" w:rsidR="00DE47F7" w:rsidRPr="00260DD5" w:rsidRDefault="00DE47F7" w:rsidP="00260DD5">
      <w:pPr>
        <w:pStyle w:val="NormalWeb"/>
        <w:numPr>
          <w:ilvl w:val="0"/>
          <w:numId w:val="234"/>
        </w:numPr>
        <w:jc w:val="both"/>
        <w:rPr>
          <w:rFonts w:asciiTheme="majorBidi" w:hAnsiTheme="majorBidi" w:cstheme="majorBidi"/>
        </w:rPr>
      </w:pPr>
      <w:r w:rsidRPr="00260DD5">
        <w:rPr>
          <w:rFonts w:asciiTheme="majorBidi" w:hAnsiTheme="majorBidi" w:cstheme="majorBidi"/>
        </w:rPr>
        <w:t>Practicing until we are comfortable speaking from our notes instead of memorizing every sentence.</w:t>
      </w:r>
    </w:p>
    <w:p w14:paraId="3BD37FBA"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It is not necessary to memorize everything. Instead, we should practice until speaking naturally becomes comfortable.</w:t>
      </w:r>
    </w:p>
    <w:p w14:paraId="3BD7CAE5" w14:textId="77777777" w:rsidR="00DE47F7" w:rsidRPr="00260DD5" w:rsidRDefault="00DE47F7" w:rsidP="00260DD5">
      <w:pPr>
        <w:pStyle w:val="Heading2"/>
        <w:jc w:val="both"/>
      </w:pPr>
      <w:bookmarkStart w:id="220" w:name="_Toc236217529"/>
      <w:r w:rsidRPr="00260DD5">
        <w:lastRenderedPageBreak/>
        <w:t>Improving Our Delivery</w:t>
      </w:r>
      <w:bookmarkEnd w:id="220"/>
    </w:p>
    <w:p w14:paraId="608F9007"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We can further improve our interview performance by using the following techniques:</w:t>
      </w:r>
    </w:p>
    <w:p w14:paraId="7E953867" w14:textId="77777777" w:rsidR="00DE47F7" w:rsidRPr="00260DD5" w:rsidRDefault="00DE47F7" w:rsidP="00260DD5">
      <w:pPr>
        <w:pStyle w:val="NormalWeb"/>
        <w:numPr>
          <w:ilvl w:val="0"/>
          <w:numId w:val="235"/>
        </w:numPr>
        <w:jc w:val="both"/>
        <w:rPr>
          <w:rFonts w:asciiTheme="majorBidi" w:hAnsiTheme="majorBidi" w:cstheme="majorBidi"/>
          <w:color w:val="0070C0"/>
        </w:rPr>
      </w:pPr>
      <w:r w:rsidRPr="00260DD5">
        <w:rPr>
          <w:rFonts w:asciiTheme="majorBidi" w:hAnsiTheme="majorBidi" w:cstheme="majorBidi"/>
          <w:color w:val="0070C0"/>
        </w:rPr>
        <w:t>Practice in front of a mirror to identify nervous habits.</w:t>
      </w:r>
    </w:p>
    <w:p w14:paraId="3DA1BBC8" w14:textId="77777777" w:rsidR="00DE47F7" w:rsidRPr="00260DD5" w:rsidRDefault="00DE47F7" w:rsidP="00260DD5">
      <w:pPr>
        <w:pStyle w:val="NormalWeb"/>
        <w:numPr>
          <w:ilvl w:val="0"/>
          <w:numId w:val="235"/>
        </w:numPr>
        <w:jc w:val="both"/>
        <w:rPr>
          <w:rFonts w:asciiTheme="majorBidi" w:hAnsiTheme="majorBidi" w:cstheme="majorBidi"/>
          <w:color w:val="0070C0"/>
        </w:rPr>
      </w:pPr>
      <w:r w:rsidRPr="00260DD5">
        <w:rPr>
          <w:rFonts w:asciiTheme="majorBidi" w:hAnsiTheme="majorBidi" w:cstheme="majorBidi"/>
          <w:color w:val="0070C0"/>
        </w:rPr>
        <w:t>Learn to maintain eye contact.</w:t>
      </w:r>
    </w:p>
    <w:p w14:paraId="00ADC4F2" w14:textId="77777777" w:rsidR="00DE47F7" w:rsidRPr="00260DD5" w:rsidRDefault="00DE47F7" w:rsidP="00260DD5">
      <w:pPr>
        <w:pStyle w:val="NormalWeb"/>
        <w:numPr>
          <w:ilvl w:val="0"/>
          <w:numId w:val="235"/>
        </w:numPr>
        <w:jc w:val="both"/>
        <w:rPr>
          <w:rFonts w:asciiTheme="majorBidi" w:hAnsiTheme="majorBidi" w:cstheme="majorBidi"/>
          <w:color w:val="0070C0"/>
        </w:rPr>
      </w:pPr>
      <w:r w:rsidRPr="00260DD5">
        <w:rPr>
          <w:rFonts w:asciiTheme="majorBidi" w:hAnsiTheme="majorBidi" w:cstheme="majorBidi"/>
          <w:color w:val="0070C0"/>
        </w:rPr>
        <w:t>Record ourselves and watch or listen to evaluate how we appear and sound to others.</w:t>
      </w:r>
    </w:p>
    <w:p w14:paraId="256930DD"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Rehearsing is like a secret weapon during the interview process. Many candidates skip this step, so practicing provides a real advantage by increasing our confidence and poise.</w:t>
      </w:r>
    </w:p>
    <w:p w14:paraId="4F84438F" w14:textId="77777777" w:rsidR="00DE47F7" w:rsidRPr="00260DD5" w:rsidRDefault="00DE47F7" w:rsidP="00260DD5">
      <w:pPr>
        <w:pStyle w:val="Heading2"/>
        <w:jc w:val="both"/>
      </w:pPr>
      <w:bookmarkStart w:id="221" w:name="_Toc236217530"/>
      <w:r w:rsidRPr="00260DD5">
        <w:t>Practicing Through Mock Interviews</w:t>
      </w:r>
      <w:bookmarkEnd w:id="221"/>
    </w:p>
    <w:p w14:paraId="2020AFE9"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When we feel comfortable with our preparation, we should ask a friend to conduct a mock interview.</w:t>
      </w:r>
    </w:p>
    <w:p w14:paraId="21094F78"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During the mock interview, our friend can:</w:t>
      </w:r>
    </w:p>
    <w:p w14:paraId="7D3A6F8E" w14:textId="77777777" w:rsidR="00DE47F7" w:rsidRPr="00260DD5" w:rsidRDefault="00DE47F7" w:rsidP="00260DD5">
      <w:pPr>
        <w:pStyle w:val="NormalWeb"/>
        <w:numPr>
          <w:ilvl w:val="0"/>
          <w:numId w:val="236"/>
        </w:numPr>
        <w:jc w:val="both"/>
        <w:rPr>
          <w:rFonts w:asciiTheme="majorBidi" w:hAnsiTheme="majorBidi" w:cstheme="majorBidi"/>
        </w:rPr>
      </w:pPr>
      <w:r w:rsidRPr="00260DD5">
        <w:rPr>
          <w:rFonts w:asciiTheme="majorBidi" w:hAnsiTheme="majorBidi" w:cstheme="majorBidi"/>
        </w:rPr>
        <w:t>Ask common interview questions.</w:t>
      </w:r>
    </w:p>
    <w:p w14:paraId="45D686EF" w14:textId="77777777" w:rsidR="00DE47F7" w:rsidRPr="00260DD5" w:rsidRDefault="00DE47F7" w:rsidP="00260DD5">
      <w:pPr>
        <w:pStyle w:val="NormalWeb"/>
        <w:numPr>
          <w:ilvl w:val="0"/>
          <w:numId w:val="236"/>
        </w:numPr>
        <w:jc w:val="both"/>
        <w:rPr>
          <w:rFonts w:asciiTheme="majorBidi" w:hAnsiTheme="majorBidi" w:cstheme="majorBidi"/>
        </w:rPr>
      </w:pPr>
      <w:r w:rsidRPr="00260DD5">
        <w:rPr>
          <w:rFonts w:asciiTheme="majorBidi" w:hAnsiTheme="majorBidi" w:cstheme="majorBidi"/>
        </w:rPr>
        <w:t>Help us practice verbalizing our answers naturally.</w:t>
      </w:r>
    </w:p>
    <w:p w14:paraId="52034B7A" w14:textId="77777777" w:rsidR="00DE47F7" w:rsidRPr="00260DD5" w:rsidRDefault="00DE47F7" w:rsidP="00260DD5">
      <w:pPr>
        <w:pStyle w:val="NormalWeb"/>
        <w:numPr>
          <w:ilvl w:val="0"/>
          <w:numId w:val="236"/>
        </w:numPr>
        <w:jc w:val="both"/>
        <w:rPr>
          <w:rFonts w:asciiTheme="majorBidi" w:hAnsiTheme="majorBidi" w:cstheme="majorBidi"/>
        </w:rPr>
      </w:pPr>
      <w:r w:rsidRPr="00260DD5">
        <w:rPr>
          <w:rFonts w:asciiTheme="majorBidi" w:hAnsiTheme="majorBidi" w:cstheme="majorBidi"/>
        </w:rPr>
        <w:t>Help us become more comfortable answering questions under the pressure of a real interview.</w:t>
      </w:r>
    </w:p>
    <w:p w14:paraId="63735A30" w14:textId="77777777" w:rsidR="00DE47F7" w:rsidRPr="00260DD5" w:rsidRDefault="00DE47F7" w:rsidP="00260DD5">
      <w:pPr>
        <w:pStyle w:val="NormalWeb"/>
        <w:jc w:val="both"/>
        <w:rPr>
          <w:rFonts w:asciiTheme="majorBidi" w:hAnsiTheme="majorBidi" w:cstheme="majorBidi"/>
        </w:rPr>
      </w:pPr>
      <w:r w:rsidRPr="00260DD5">
        <w:rPr>
          <w:rFonts w:asciiTheme="majorBidi" w:hAnsiTheme="majorBidi" w:cstheme="majorBidi"/>
        </w:rPr>
        <w:t>If we feel comfortable, we can also ask our friend to:</w:t>
      </w:r>
    </w:p>
    <w:p w14:paraId="5B57DF98" w14:textId="77777777" w:rsidR="00DE47F7" w:rsidRPr="00260DD5" w:rsidRDefault="00DE47F7" w:rsidP="00260DD5">
      <w:pPr>
        <w:pStyle w:val="NormalWeb"/>
        <w:numPr>
          <w:ilvl w:val="0"/>
          <w:numId w:val="237"/>
        </w:numPr>
        <w:jc w:val="both"/>
        <w:rPr>
          <w:rFonts w:asciiTheme="majorBidi" w:hAnsiTheme="majorBidi" w:cstheme="majorBidi"/>
        </w:rPr>
      </w:pPr>
      <w:r w:rsidRPr="00260DD5">
        <w:rPr>
          <w:rFonts w:asciiTheme="majorBidi" w:hAnsiTheme="majorBidi" w:cstheme="majorBidi"/>
        </w:rPr>
        <w:t>Ask questions that we have not researched beforehand.</w:t>
      </w:r>
    </w:p>
    <w:p w14:paraId="5529A33C" w14:textId="77777777" w:rsidR="00DE47F7" w:rsidRPr="00260DD5" w:rsidRDefault="00DE47F7" w:rsidP="00260DD5">
      <w:pPr>
        <w:pStyle w:val="NormalWeb"/>
        <w:numPr>
          <w:ilvl w:val="0"/>
          <w:numId w:val="237"/>
        </w:numPr>
        <w:jc w:val="both"/>
        <w:rPr>
          <w:rFonts w:asciiTheme="majorBidi" w:hAnsiTheme="majorBidi" w:cstheme="majorBidi"/>
        </w:rPr>
      </w:pPr>
      <w:r w:rsidRPr="00260DD5">
        <w:rPr>
          <w:rFonts w:asciiTheme="majorBidi" w:hAnsiTheme="majorBidi" w:cstheme="majorBidi"/>
        </w:rPr>
        <w:t>Help us practice thinking of answers quickly.</w:t>
      </w:r>
    </w:p>
    <w:p w14:paraId="3968068B" w14:textId="77777777" w:rsidR="00DE47F7" w:rsidRPr="00260DD5" w:rsidRDefault="00DE47F7" w:rsidP="00260DD5">
      <w:pPr>
        <w:pStyle w:val="NormalWeb"/>
        <w:numPr>
          <w:ilvl w:val="0"/>
          <w:numId w:val="237"/>
        </w:numPr>
        <w:jc w:val="both"/>
        <w:rPr>
          <w:rFonts w:asciiTheme="majorBidi" w:hAnsiTheme="majorBidi" w:cstheme="majorBidi"/>
        </w:rPr>
      </w:pPr>
      <w:r w:rsidRPr="00260DD5">
        <w:rPr>
          <w:rFonts w:asciiTheme="majorBidi" w:hAnsiTheme="majorBidi" w:cstheme="majorBidi"/>
        </w:rPr>
        <w:t>Allow us to practice asking the questions we plan to ask during the actual interview so we become comfortable with their wording.</w:t>
      </w:r>
    </w:p>
    <w:p w14:paraId="66CFE2DA" w14:textId="77777777" w:rsidR="00DE47F7" w:rsidRPr="00260DD5" w:rsidRDefault="00DE47F7" w:rsidP="00260DD5">
      <w:pPr>
        <w:pStyle w:val="Heading2"/>
        <w:jc w:val="both"/>
      </w:pPr>
      <w:bookmarkStart w:id="222" w:name="_Toc236217531"/>
      <w:r w:rsidRPr="00260DD5">
        <w:t>Key Takeaways</w:t>
      </w:r>
      <w:bookmarkEnd w:id="222"/>
    </w:p>
    <w:p w14:paraId="503EB5A9" w14:textId="77777777" w:rsidR="00DE47F7" w:rsidRPr="00260DD5" w:rsidRDefault="00DE47F7" w:rsidP="00260DD5">
      <w:pPr>
        <w:pStyle w:val="NormalWeb"/>
        <w:numPr>
          <w:ilvl w:val="0"/>
          <w:numId w:val="238"/>
        </w:numPr>
        <w:jc w:val="both"/>
        <w:rPr>
          <w:rFonts w:asciiTheme="majorBidi" w:hAnsiTheme="majorBidi" w:cstheme="majorBidi"/>
        </w:rPr>
      </w:pPr>
      <w:r w:rsidRPr="00260DD5">
        <w:rPr>
          <w:rFonts w:asciiTheme="majorBidi" w:hAnsiTheme="majorBidi" w:cstheme="majorBidi"/>
        </w:rPr>
        <w:t>Rehearsing before an interview helps us become comfortable presenting ourselves.</w:t>
      </w:r>
    </w:p>
    <w:p w14:paraId="10CC06E3" w14:textId="77777777" w:rsidR="00DE47F7" w:rsidRPr="00260DD5" w:rsidRDefault="00DE47F7" w:rsidP="00260DD5">
      <w:pPr>
        <w:pStyle w:val="NormalWeb"/>
        <w:numPr>
          <w:ilvl w:val="0"/>
          <w:numId w:val="238"/>
        </w:numPr>
        <w:jc w:val="both"/>
        <w:rPr>
          <w:rFonts w:asciiTheme="majorBidi" w:hAnsiTheme="majorBidi" w:cstheme="majorBidi"/>
        </w:rPr>
      </w:pPr>
      <w:r w:rsidRPr="00260DD5">
        <w:rPr>
          <w:rFonts w:asciiTheme="majorBidi" w:hAnsiTheme="majorBidi" w:cstheme="majorBidi"/>
        </w:rPr>
        <w:t>Practicing an elevator pitch is an important part of interview preparation.</w:t>
      </w:r>
    </w:p>
    <w:p w14:paraId="7E30FAEB" w14:textId="77777777" w:rsidR="00DE47F7" w:rsidRPr="00260DD5" w:rsidRDefault="00DE47F7" w:rsidP="00260DD5">
      <w:pPr>
        <w:pStyle w:val="NormalWeb"/>
        <w:numPr>
          <w:ilvl w:val="0"/>
          <w:numId w:val="238"/>
        </w:numPr>
        <w:jc w:val="both"/>
        <w:rPr>
          <w:rFonts w:asciiTheme="majorBidi" w:hAnsiTheme="majorBidi" w:cstheme="majorBidi"/>
        </w:rPr>
      </w:pPr>
      <w:r w:rsidRPr="00260DD5">
        <w:rPr>
          <w:rFonts w:asciiTheme="majorBidi" w:hAnsiTheme="majorBidi" w:cstheme="majorBidi"/>
        </w:rPr>
        <w:t>We should prepare answers to common interview questions.</w:t>
      </w:r>
    </w:p>
    <w:p w14:paraId="3816FC03" w14:textId="77777777" w:rsidR="00DE47F7" w:rsidRPr="00260DD5" w:rsidRDefault="00DE47F7" w:rsidP="00260DD5">
      <w:pPr>
        <w:pStyle w:val="NormalWeb"/>
        <w:numPr>
          <w:ilvl w:val="0"/>
          <w:numId w:val="238"/>
        </w:numPr>
        <w:jc w:val="both"/>
        <w:rPr>
          <w:rFonts w:asciiTheme="majorBidi" w:hAnsiTheme="majorBidi" w:cstheme="majorBidi"/>
        </w:rPr>
      </w:pPr>
      <w:r w:rsidRPr="00260DD5">
        <w:rPr>
          <w:rFonts w:asciiTheme="majorBidi" w:hAnsiTheme="majorBidi" w:cstheme="majorBidi"/>
        </w:rPr>
        <w:t>We should also prepare thoughtful questions to ask the interviewer.</w:t>
      </w:r>
    </w:p>
    <w:p w14:paraId="64CED5A1" w14:textId="77777777" w:rsidR="00DE47F7" w:rsidRPr="00260DD5" w:rsidRDefault="00DE47F7" w:rsidP="00260DD5">
      <w:pPr>
        <w:pStyle w:val="NormalWeb"/>
        <w:numPr>
          <w:ilvl w:val="0"/>
          <w:numId w:val="238"/>
        </w:numPr>
        <w:jc w:val="both"/>
        <w:rPr>
          <w:rFonts w:asciiTheme="majorBidi" w:hAnsiTheme="majorBidi" w:cstheme="majorBidi"/>
        </w:rPr>
      </w:pPr>
      <w:r w:rsidRPr="00260DD5">
        <w:rPr>
          <w:rFonts w:asciiTheme="majorBidi" w:hAnsiTheme="majorBidi" w:cstheme="majorBidi"/>
        </w:rPr>
        <w:t>Effective rehearsal techniques include:</w:t>
      </w:r>
    </w:p>
    <w:p w14:paraId="6DE679D2" w14:textId="77777777" w:rsidR="00DE47F7" w:rsidRPr="00260DD5" w:rsidRDefault="00DE47F7" w:rsidP="00260DD5">
      <w:pPr>
        <w:pStyle w:val="NormalWeb"/>
        <w:numPr>
          <w:ilvl w:val="1"/>
          <w:numId w:val="238"/>
        </w:numPr>
        <w:jc w:val="both"/>
        <w:rPr>
          <w:rFonts w:asciiTheme="majorBidi" w:hAnsiTheme="majorBidi" w:cstheme="majorBidi"/>
        </w:rPr>
      </w:pPr>
      <w:r w:rsidRPr="00260DD5">
        <w:rPr>
          <w:rFonts w:asciiTheme="majorBidi" w:hAnsiTheme="majorBidi" w:cstheme="majorBidi"/>
        </w:rPr>
        <w:t>Practicing aloud.</w:t>
      </w:r>
    </w:p>
    <w:p w14:paraId="3DDC628D" w14:textId="77777777" w:rsidR="00DE47F7" w:rsidRPr="00260DD5" w:rsidRDefault="00DE47F7" w:rsidP="00260DD5">
      <w:pPr>
        <w:pStyle w:val="NormalWeb"/>
        <w:numPr>
          <w:ilvl w:val="1"/>
          <w:numId w:val="238"/>
        </w:numPr>
        <w:jc w:val="both"/>
        <w:rPr>
          <w:rFonts w:asciiTheme="majorBidi" w:hAnsiTheme="majorBidi" w:cstheme="majorBidi"/>
        </w:rPr>
      </w:pPr>
      <w:r w:rsidRPr="00260DD5">
        <w:rPr>
          <w:rFonts w:asciiTheme="majorBidi" w:hAnsiTheme="majorBidi" w:cstheme="majorBidi"/>
        </w:rPr>
        <w:t>Speaking in front of a mirror.</w:t>
      </w:r>
    </w:p>
    <w:p w14:paraId="4ABD9F67" w14:textId="77777777" w:rsidR="00DE47F7" w:rsidRPr="00260DD5" w:rsidRDefault="00DE47F7" w:rsidP="00260DD5">
      <w:pPr>
        <w:pStyle w:val="NormalWeb"/>
        <w:numPr>
          <w:ilvl w:val="1"/>
          <w:numId w:val="238"/>
        </w:numPr>
        <w:jc w:val="both"/>
        <w:rPr>
          <w:rFonts w:asciiTheme="majorBidi" w:hAnsiTheme="majorBidi" w:cstheme="majorBidi"/>
        </w:rPr>
      </w:pPr>
      <w:r w:rsidRPr="00260DD5">
        <w:rPr>
          <w:rFonts w:asciiTheme="majorBidi" w:hAnsiTheme="majorBidi" w:cstheme="majorBidi"/>
        </w:rPr>
        <w:t>Recording ourselves.</w:t>
      </w:r>
    </w:p>
    <w:p w14:paraId="679906A3" w14:textId="77777777" w:rsidR="00DE47F7" w:rsidRPr="00260DD5" w:rsidRDefault="00DE47F7" w:rsidP="00260DD5">
      <w:pPr>
        <w:pStyle w:val="NormalWeb"/>
        <w:numPr>
          <w:ilvl w:val="1"/>
          <w:numId w:val="238"/>
        </w:numPr>
        <w:jc w:val="both"/>
        <w:rPr>
          <w:rFonts w:asciiTheme="majorBidi" w:hAnsiTheme="majorBidi" w:cstheme="majorBidi"/>
        </w:rPr>
      </w:pPr>
      <w:r w:rsidRPr="00260DD5">
        <w:rPr>
          <w:rFonts w:asciiTheme="majorBidi" w:hAnsiTheme="majorBidi" w:cstheme="majorBidi"/>
        </w:rPr>
        <w:t>Participating in mock interviews.</w:t>
      </w:r>
    </w:p>
    <w:p w14:paraId="74A07B58" w14:textId="77777777" w:rsidR="00DE47F7" w:rsidRPr="00260DD5" w:rsidRDefault="00DE47F7" w:rsidP="00260DD5">
      <w:pPr>
        <w:pStyle w:val="NormalWeb"/>
        <w:numPr>
          <w:ilvl w:val="0"/>
          <w:numId w:val="238"/>
        </w:numPr>
        <w:jc w:val="both"/>
        <w:rPr>
          <w:rFonts w:asciiTheme="majorBidi" w:hAnsiTheme="majorBidi" w:cstheme="majorBidi"/>
        </w:rPr>
      </w:pPr>
      <w:r w:rsidRPr="00260DD5">
        <w:rPr>
          <w:rFonts w:asciiTheme="majorBidi" w:hAnsiTheme="majorBidi" w:cstheme="majorBidi"/>
        </w:rPr>
        <w:t>Taking time to rehearse and prepare is well worth the effort because it reduces interview stress and helps us stand out from other candidates.</w:t>
      </w:r>
    </w:p>
    <w:p w14:paraId="1555B1D3" w14:textId="0123CD94" w:rsidR="004744D6" w:rsidRPr="00260DD5" w:rsidRDefault="00BD4ECA" w:rsidP="00260DD5">
      <w:pPr>
        <w:pStyle w:val="Title"/>
        <w:jc w:val="both"/>
      </w:pPr>
      <w:r w:rsidRPr="00260DD5">
        <w:t>Module 3: Interviewing</w:t>
      </w:r>
    </w:p>
    <w:p w14:paraId="316C422C" w14:textId="77777777" w:rsidR="00BD4ECA" w:rsidRPr="00260DD5" w:rsidRDefault="00BD4ECA" w:rsidP="00260DD5">
      <w:pPr>
        <w:pStyle w:val="Heading1"/>
        <w:jc w:val="both"/>
        <w:rPr>
          <w:rFonts w:cstheme="majorBidi"/>
        </w:rPr>
      </w:pPr>
      <w:bookmarkStart w:id="223" w:name="_Toc236217532"/>
      <w:r w:rsidRPr="00260DD5">
        <w:rPr>
          <w:rFonts w:cstheme="majorBidi"/>
        </w:rPr>
        <w:lastRenderedPageBreak/>
        <w:t>Overview of the Interview Process</w:t>
      </w:r>
      <w:bookmarkEnd w:id="223"/>
    </w:p>
    <w:p w14:paraId="21336D66" w14:textId="77777777" w:rsidR="00BD4ECA" w:rsidRPr="00260DD5" w:rsidRDefault="00BD4ECA" w:rsidP="00260DD5">
      <w:pPr>
        <w:pStyle w:val="Heading2"/>
        <w:jc w:val="both"/>
      </w:pPr>
      <w:bookmarkStart w:id="224" w:name="_Toc236217533"/>
      <w:r w:rsidRPr="00260DD5">
        <w:t>Learning Objectives</w:t>
      </w:r>
      <w:bookmarkEnd w:id="224"/>
    </w:p>
    <w:p w14:paraId="4CF8AC9C"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After studying this topic, we will be able to:</w:t>
      </w:r>
    </w:p>
    <w:p w14:paraId="7B02AC3E" w14:textId="77777777" w:rsidR="00BD4ECA" w:rsidRPr="00260DD5" w:rsidRDefault="00BD4ECA" w:rsidP="00260DD5">
      <w:pPr>
        <w:pStyle w:val="NormalWeb"/>
        <w:numPr>
          <w:ilvl w:val="0"/>
          <w:numId w:val="239"/>
        </w:numPr>
        <w:jc w:val="both"/>
        <w:rPr>
          <w:rFonts w:asciiTheme="majorBidi" w:hAnsiTheme="majorBidi" w:cstheme="majorBidi"/>
        </w:rPr>
      </w:pPr>
      <w:r w:rsidRPr="00260DD5">
        <w:rPr>
          <w:rFonts w:asciiTheme="majorBidi" w:hAnsiTheme="majorBidi" w:cstheme="majorBidi"/>
        </w:rPr>
        <w:t>Identify the factors that affect the interview process.</w:t>
      </w:r>
    </w:p>
    <w:p w14:paraId="3096C2FB" w14:textId="77777777" w:rsidR="00BD4ECA" w:rsidRPr="00260DD5" w:rsidRDefault="00BD4ECA" w:rsidP="00260DD5">
      <w:pPr>
        <w:pStyle w:val="NormalWeb"/>
        <w:numPr>
          <w:ilvl w:val="0"/>
          <w:numId w:val="239"/>
        </w:numPr>
        <w:jc w:val="both"/>
        <w:rPr>
          <w:rFonts w:asciiTheme="majorBidi" w:hAnsiTheme="majorBidi" w:cstheme="majorBidi"/>
        </w:rPr>
      </w:pPr>
      <w:r w:rsidRPr="00260DD5">
        <w:rPr>
          <w:rFonts w:asciiTheme="majorBidi" w:hAnsiTheme="majorBidi" w:cstheme="majorBidi"/>
        </w:rPr>
        <w:t>List some of the common steps of an interview process.</w:t>
      </w:r>
    </w:p>
    <w:p w14:paraId="22C2E5C9" w14:textId="77777777" w:rsidR="00BD4ECA" w:rsidRPr="00260DD5" w:rsidRDefault="00BD4ECA" w:rsidP="00260DD5">
      <w:pPr>
        <w:pStyle w:val="NormalWeb"/>
        <w:numPr>
          <w:ilvl w:val="0"/>
          <w:numId w:val="239"/>
        </w:numPr>
        <w:jc w:val="both"/>
        <w:rPr>
          <w:rFonts w:asciiTheme="majorBidi" w:hAnsiTheme="majorBidi" w:cstheme="majorBidi"/>
        </w:rPr>
      </w:pPr>
      <w:r w:rsidRPr="00260DD5">
        <w:rPr>
          <w:rFonts w:asciiTheme="majorBidi" w:hAnsiTheme="majorBidi" w:cstheme="majorBidi"/>
        </w:rPr>
        <w:t>Describe what we can expect during the different stages of interviewing.</w:t>
      </w:r>
    </w:p>
    <w:p w14:paraId="29F61841" w14:textId="77777777" w:rsidR="00BD4ECA" w:rsidRPr="00260DD5" w:rsidRDefault="00BD4ECA" w:rsidP="00260DD5">
      <w:pPr>
        <w:pStyle w:val="Heading2"/>
        <w:jc w:val="both"/>
      </w:pPr>
      <w:bookmarkStart w:id="225" w:name="_Toc236217534"/>
      <w:r w:rsidRPr="00260DD5">
        <w:t>Factors That Affect the Interview Process</w:t>
      </w:r>
      <w:bookmarkEnd w:id="225"/>
    </w:p>
    <w:p w14:paraId="610D2CFC"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Each job interview is unique. Several factors can make the interview process very different, even within the same company. These factors include:</w:t>
      </w:r>
    </w:p>
    <w:p w14:paraId="5183A24D" w14:textId="77777777" w:rsidR="00BD4ECA" w:rsidRPr="00260DD5" w:rsidRDefault="00BD4ECA" w:rsidP="00260DD5">
      <w:pPr>
        <w:pStyle w:val="NormalWeb"/>
        <w:numPr>
          <w:ilvl w:val="0"/>
          <w:numId w:val="240"/>
        </w:numPr>
        <w:jc w:val="both"/>
        <w:rPr>
          <w:rFonts w:asciiTheme="majorBidi" w:hAnsiTheme="majorBidi" w:cstheme="majorBidi"/>
        </w:rPr>
      </w:pPr>
      <w:r w:rsidRPr="00260DD5">
        <w:rPr>
          <w:rFonts w:asciiTheme="majorBidi" w:hAnsiTheme="majorBidi" w:cstheme="majorBidi"/>
        </w:rPr>
        <w:t>The size of the company and the company culture.</w:t>
      </w:r>
    </w:p>
    <w:p w14:paraId="41F64D3F" w14:textId="77777777" w:rsidR="00BD4ECA" w:rsidRPr="00260DD5" w:rsidRDefault="00BD4ECA" w:rsidP="00260DD5">
      <w:pPr>
        <w:pStyle w:val="NormalWeb"/>
        <w:numPr>
          <w:ilvl w:val="0"/>
          <w:numId w:val="240"/>
        </w:numPr>
        <w:jc w:val="both"/>
        <w:rPr>
          <w:rFonts w:asciiTheme="majorBidi" w:hAnsiTheme="majorBidi" w:cstheme="majorBidi"/>
        </w:rPr>
      </w:pPr>
      <w:r w:rsidRPr="00260DD5">
        <w:rPr>
          <w:rFonts w:asciiTheme="majorBidi" w:hAnsiTheme="majorBidi" w:cstheme="majorBidi"/>
        </w:rPr>
        <w:t>The size of the working team or department.</w:t>
      </w:r>
    </w:p>
    <w:p w14:paraId="20FE4B98" w14:textId="77777777" w:rsidR="00BD4ECA" w:rsidRPr="00260DD5" w:rsidRDefault="00BD4ECA" w:rsidP="00260DD5">
      <w:pPr>
        <w:pStyle w:val="NormalWeb"/>
        <w:numPr>
          <w:ilvl w:val="0"/>
          <w:numId w:val="240"/>
        </w:numPr>
        <w:jc w:val="both"/>
        <w:rPr>
          <w:rFonts w:asciiTheme="majorBidi" w:hAnsiTheme="majorBidi" w:cstheme="majorBidi"/>
        </w:rPr>
      </w:pPr>
      <w:r w:rsidRPr="00260DD5">
        <w:rPr>
          <w:rFonts w:asciiTheme="majorBidi" w:hAnsiTheme="majorBidi" w:cstheme="majorBidi"/>
        </w:rPr>
        <w:t>The number of positions to be filled.</w:t>
      </w:r>
    </w:p>
    <w:p w14:paraId="56A6DAA9" w14:textId="77777777" w:rsidR="00BD4ECA" w:rsidRPr="00260DD5" w:rsidRDefault="00BD4ECA" w:rsidP="00260DD5">
      <w:pPr>
        <w:pStyle w:val="NormalWeb"/>
        <w:numPr>
          <w:ilvl w:val="0"/>
          <w:numId w:val="240"/>
        </w:numPr>
        <w:jc w:val="both"/>
        <w:rPr>
          <w:rFonts w:asciiTheme="majorBidi" w:hAnsiTheme="majorBidi" w:cstheme="majorBidi"/>
        </w:rPr>
      </w:pPr>
      <w:r w:rsidRPr="00260DD5">
        <w:rPr>
          <w:rFonts w:asciiTheme="majorBidi" w:hAnsiTheme="majorBidi" w:cstheme="majorBidi"/>
        </w:rPr>
        <w:t>The type of position.</w:t>
      </w:r>
    </w:p>
    <w:p w14:paraId="5A1F7A6E"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An interview at a large company will often be very different from an interview at a small company. Similarly, the interview process for an entry-level position will be different from that of a lead or higher-level position.</w:t>
      </w:r>
    </w:p>
    <w:p w14:paraId="04A8C387"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It is helpful to remember these differences when we try to anticipate what to expect during an interview.</w:t>
      </w:r>
    </w:p>
    <w:p w14:paraId="5961C54B" w14:textId="77777777" w:rsidR="00BD4ECA" w:rsidRPr="00260DD5" w:rsidRDefault="00BD4ECA" w:rsidP="00260DD5">
      <w:pPr>
        <w:pStyle w:val="Heading2"/>
        <w:jc w:val="both"/>
      </w:pPr>
      <w:bookmarkStart w:id="226" w:name="_Toc236217535"/>
      <w:r w:rsidRPr="00260DD5">
        <w:t>Common Interview Process</w:t>
      </w:r>
      <w:bookmarkEnd w:id="226"/>
    </w:p>
    <w:p w14:paraId="16DAB161"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After we apply and are accepted as a candidate for a position, job interviews typically follow a common pattern of steps.</w:t>
      </w:r>
    </w:p>
    <w:p w14:paraId="5ED395A0" w14:textId="77777777" w:rsidR="00BD4ECA" w:rsidRPr="00260DD5" w:rsidRDefault="00BD4ECA" w:rsidP="00260DD5">
      <w:pPr>
        <w:pStyle w:val="Heading3"/>
        <w:jc w:val="both"/>
      </w:pPr>
      <w:bookmarkStart w:id="227" w:name="_Toc236217536"/>
      <w:r w:rsidRPr="00260DD5">
        <w:t>Technical Assessment</w:t>
      </w:r>
      <w:bookmarkEnd w:id="227"/>
    </w:p>
    <w:p w14:paraId="76200E96"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If a company is interested in a candidate for a technical position, they will often give a code challenge or technical test to complete.</w:t>
      </w:r>
    </w:p>
    <w:p w14:paraId="46DC8D2C"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Code challenges for Data Scientist candidates usually involve applying both SQL and Python to solve Machine Learning problems.</w:t>
      </w:r>
    </w:p>
    <w:p w14:paraId="1620B46B"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This is the first opportunity for candidates to demonstrate their technical skills. For a technical role, it is crucial for a company to ensure that a candidate has the necessary abilities to perform the job. Usually, candidates must perform well in these technical assessments to move forward in the interview process.</w:t>
      </w:r>
    </w:p>
    <w:p w14:paraId="7FB621C4" w14:textId="77777777" w:rsidR="00BD4ECA" w:rsidRPr="00260DD5" w:rsidRDefault="00BD4ECA" w:rsidP="00260DD5">
      <w:pPr>
        <w:pStyle w:val="Heading3"/>
        <w:jc w:val="both"/>
      </w:pPr>
      <w:bookmarkStart w:id="228" w:name="_Toc236217537"/>
      <w:r w:rsidRPr="00260DD5">
        <w:t>Interview Rounds</w:t>
      </w:r>
      <w:bookmarkEnd w:id="228"/>
    </w:p>
    <w:p w14:paraId="093A658D"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The next stage of the interview process involves different types of interviews. Candidates may complete any number of these interview rounds.</w:t>
      </w:r>
    </w:p>
    <w:p w14:paraId="205683C1" w14:textId="77777777" w:rsidR="00BD4ECA" w:rsidRPr="00260DD5" w:rsidRDefault="00BD4ECA" w:rsidP="00260DD5">
      <w:pPr>
        <w:pStyle w:val="NormalWeb"/>
        <w:numPr>
          <w:ilvl w:val="0"/>
          <w:numId w:val="241"/>
        </w:numPr>
        <w:jc w:val="both"/>
        <w:rPr>
          <w:rFonts w:asciiTheme="majorBidi" w:hAnsiTheme="majorBidi" w:cstheme="majorBidi"/>
        </w:rPr>
      </w:pPr>
      <w:r w:rsidRPr="00260DD5">
        <w:rPr>
          <w:rStyle w:val="Strong"/>
          <w:rFonts w:asciiTheme="majorBidi" w:eastAsiaTheme="majorEastAsia" w:hAnsiTheme="majorBidi" w:cstheme="majorBidi"/>
        </w:rPr>
        <w:lastRenderedPageBreak/>
        <w:t>Team Interview</w:t>
      </w:r>
    </w:p>
    <w:p w14:paraId="32093910"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Candidates may speak with a team leader or project manager.</w:t>
      </w:r>
    </w:p>
    <w:p w14:paraId="26DEEC43"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They may also meet other team members.</w:t>
      </w:r>
    </w:p>
    <w:p w14:paraId="511A8AD3"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The purpose is to determine whether the candidate can work well with the team and understands the role.</w:t>
      </w:r>
    </w:p>
    <w:p w14:paraId="024C9B3F" w14:textId="77777777" w:rsidR="00BD4ECA" w:rsidRPr="00260DD5" w:rsidRDefault="00BD4ECA" w:rsidP="00260DD5">
      <w:pPr>
        <w:pStyle w:val="NormalWeb"/>
        <w:numPr>
          <w:ilvl w:val="0"/>
          <w:numId w:val="241"/>
        </w:numPr>
        <w:jc w:val="both"/>
        <w:rPr>
          <w:rFonts w:asciiTheme="majorBidi" w:hAnsiTheme="majorBidi" w:cstheme="majorBidi"/>
        </w:rPr>
      </w:pPr>
      <w:r w:rsidRPr="00260DD5">
        <w:rPr>
          <w:rStyle w:val="Strong"/>
          <w:rFonts w:asciiTheme="majorBidi" w:eastAsiaTheme="majorEastAsia" w:hAnsiTheme="majorBidi" w:cstheme="majorBidi"/>
        </w:rPr>
        <w:t>Human Resources (HR) Interview</w:t>
      </w:r>
    </w:p>
    <w:p w14:paraId="4FEC6427"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HR interviews usually focus on the company's definition of the role.</w:t>
      </w:r>
    </w:p>
    <w:p w14:paraId="3ACB02B7"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They may also cover company policies and other employment-related information.</w:t>
      </w:r>
    </w:p>
    <w:p w14:paraId="1933E918" w14:textId="77777777" w:rsidR="00BD4ECA" w:rsidRPr="00260DD5" w:rsidRDefault="00BD4ECA" w:rsidP="00260DD5">
      <w:pPr>
        <w:pStyle w:val="NormalWeb"/>
        <w:numPr>
          <w:ilvl w:val="0"/>
          <w:numId w:val="241"/>
        </w:numPr>
        <w:jc w:val="both"/>
        <w:rPr>
          <w:rFonts w:asciiTheme="majorBidi" w:hAnsiTheme="majorBidi" w:cstheme="majorBidi"/>
        </w:rPr>
      </w:pPr>
      <w:r w:rsidRPr="00260DD5">
        <w:rPr>
          <w:rStyle w:val="Strong"/>
          <w:rFonts w:asciiTheme="majorBidi" w:eastAsiaTheme="majorEastAsia" w:hAnsiTheme="majorBidi" w:cstheme="majorBidi"/>
        </w:rPr>
        <w:t>Technical Interview</w:t>
      </w:r>
    </w:p>
    <w:p w14:paraId="7782038D"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This interview is often an expansion of the initial technical assessment.</w:t>
      </w:r>
    </w:p>
    <w:p w14:paraId="51CF1D26"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Candidates discuss their technical skills in greater depth.</w:t>
      </w:r>
    </w:p>
    <w:p w14:paraId="119E2E6C" w14:textId="77777777" w:rsidR="00BD4ECA" w:rsidRPr="00260DD5" w:rsidRDefault="00BD4ECA" w:rsidP="00260DD5">
      <w:pPr>
        <w:pStyle w:val="NormalWeb"/>
        <w:numPr>
          <w:ilvl w:val="1"/>
          <w:numId w:val="241"/>
        </w:numPr>
        <w:jc w:val="both"/>
        <w:rPr>
          <w:rFonts w:asciiTheme="majorBidi" w:hAnsiTheme="majorBidi" w:cstheme="majorBidi"/>
        </w:rPr>
      </w:pPr>
      <w:r w:rsidRPr="00260DD5">
        <w:rPr>
          <w:rFonts w:asciiTheme="majorBidi" w:hAnsiTheme="majorBidi" w:cstheme="majorBidi"/>
        </w:rPr>
        <w:t>They may also discuss the technical aspects of the job and demonstrate their problem-solving abilities.</w:t>
      </w:r>
    </w:p>
    <w:p w14:paraId="7C67A31F"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Candidates may complete any number of these interview rounds depending on the company's hiring process.</w:t>
      </w:r>
    </w:p>
    <w:p w14:paraId="2EE9DDD0" w14:textId="77777777" w:rsidR="00BD4ECA" w:rsidRPr="00260DD5" w:rsidRDefault="00BD4ECA" w:rsidP="00260DD5">
      <w:pPr>
        <w:pStyle w:val="Heading3"/>
        <w:jc w:val="both"/>
      </w:pPr>
      <w:bookmarkStart w:id="229" w:name="_Toc236217538"/>
      <w:r w:rsidRPr="00260DD5">
        <w:t>Final Interview</w:t>
      </w:r>
      <w:bookmarkEnd w:id="229"/>
    </w:p>
    <w:p w14:paraId="5CEF50A6"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If a candidate performs well in the previous stages, they may be invited to a final interview.</w:t>
      </w:r>
    </w:p>
    <w:p w14:paraId="63F5D335"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During the final interview:</w:t>
      </w:r>
    </w:p>
    <w:p w14:paraId="68B48F76" w14:textId="77777777" w:rsidR="00BD4ECA" w:rsidRPr="00260DD5" w:rsidRDefault="00BD4ECA" w:rsidP="00260DD5">
      <w:pPr>
        <w:pStyle w:val="NormalWeb"/>
        <w:numPr>
          <w:ilvl w:val="0"/>
          <w:numId w:val="242"/>
        </w:numPr>
        <w:jc w:val="both"/>
        <w:rPr>
          <w:rFonts w:asciiTheme="majorBidi" w:hAnsiTheme="majorBidi" w:cstheme="majorBidi"/>
        </w:rPr>
      </w:pPr>
      <w:r w:rsidRPr="00260DD5">
        <w:rPr>
          <w:rFonts w:asciiTheme="majorBidi" w:hAnsiTheme="majorBidi" w:cstheme="majorBidi"/>
        </w:rPr>
        <w:t>Candidates may meet with higher-level managers.</w:t>
      </w:r>
    </w:p>
    <w:p w14:paraId="71F0A1B1" w14:textId="77777777" w:rsidR="00BD4ECA" w:rsidRPr="00260DD5" w:rsidRDefault="00BD4ECA" w:rsidP="00260DD5">
      <w:pPr>
        <w:pStyle w:val="NormalWeb"/>
        <w:numPr>
          <w:ilvl w:val="0"/>
          <w:numId w:val="242"/>
        </w:numPr>
        <w:jc w:val="both"/>
        <w:rPr>
          <w:rFonts w:asciiTheme="majorBidi" w:hAnsiTheme="majorBidi" w:cstheme="majorBidi"/>
        </w:rPr>
      </w:pPr>
      <w:r w:rsidRPr="00260DD5">
        <w:rPr>
          <w:rFonts w:asciiTheme="majorBidi" w:hAnsiTheme="majorBidi" w:cstheme="majorBidi"/>
        </w:rPr>
        <w:t>They will likely discuss the role in greater depth and detail.</w:t>
      </w:r>
    </w:p>
    <w:p w14:paraId="3777FEDC" w14:textId="77777777" w:rsidR="00BD4ECA" w:rsidRPr="00260DD5" w:rsidRDefault="00BD4ECA" w:rsidP="00260DD5">
      <w:pPr>
        <w:pStyle w:val="NormalWeb"/>
        <w:numPr>
          <w:ilvl w:val="0"/>
          <w:numId w:val="242"/>
        </w:numPr>
        <w:jc w:val="both"/>
        <w:rPr>
          <w:rFonts w:asciiTheme="majorBidi" w:hAnsiTheme="majorBidi" w:cstheme="majorBidi"/>
        </w:rPr>
      </w:pPr>
      <w:r w:rsidRPr="00260DD5">
        <w:rPr>
          <w:rFonts w:asciiTheme="majorBidi" w:hAnsiTheme="majorBidi" w:cstheme="majorBidi"/>
        </w:rPr>
        <w:t>They may be asked more situational and behavioral questions.</w:t>
      </w:r>
    </w:p>
    <w:p w14:paraId="117905A2" w14:textId="77777777" w:rsidR="00BD4ECA" w:rsidRPr="00260DD5" w:rsidRDefault="00BD4ECA" w:rsidP="00260DD5">
      <w:pPr>
        <w:pStyle w:val="NormalWeb"/>
        <w:numPr>
          <w:ilvl w:val="0"/>
          <w:numId w:val="242"/>
        </w:numPr>
        <w:jc w:val="both"/>
        <w:rPr>
          <w:rFonts w:asciiTheme="majorBidi" w:hAnsiTheme="majorBidi" w:cstheme="majorBidi"/>
        </w:rPr>
      </w:pPr>
      <w:r w:rsidRPr="00260DD5">
        <w:rPr>
          <w:rFonts w:asciiTheme="majorBidi" w:hAnsiTheme="majorBidi" w:cstheme="majorBidi"/>
        </w:rPr>
        <w:t>They have one final opportunity to ask questions that clarify the role and help them better understand the company.</w:t>
      </w:r>
    </w:p>
    <w:p w14:paraId="6AD9C4CE"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After the final interview, the company decides whether or not to extend a job offer.</w:t>
      </w:r>
    </w:p>
    <w:p w14:paraId="3F601270" w14:textId="77777777" w:rsidR="00BD4ECA" w:rsidRPr="00260DD5" w:rsidRDefault="00BD4ECA" w:rsidP="00260DD5">
      <w:pPr>
        <w:pStyle w:val="Heading2"/>
        <w:jc w:val="both"/>
      </w:pPr>
      <w:bookmarkStart w:id="230" w:name="_Toc236217539"/>
      <w:r w:rsidRPr="00260DD5">
        <w:t>Key Takeaways</w:t>
      </w:r>
      <w:bookmarkEnd w:id="230"/>
    </w:p>
    <w:p w14:paraId="63B0396A"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In this topic, we learned that:</w:t>
      </w:r>
    </w:p>
    <w:p w14:paraId="7A977278" w14:textId="77777777" w:rsidR="00BD4ECA" w:rsidRPr="00260DD5" w:rsidRDefault="00BD4ECA" w:rsidP="00260DD5">
      <w:pPr>
        <w:pStyle w:val="NormalWeb"/>
        <w:numPr>
          <w:ilvl w:val="0"/>
          <w:numId w:val="243"/>
        </w:numPr>
        <w:jc w:val="both"/>
        <w:rPr>
          <w:rFonts w:asciiTheme="majorBidi" w:hAnsiTheme="majorBidi" w:cstheme="majorBidi"/>
        </w:rPr>
      </w:pPr>
      <w:r w:rsidRPr="00260DD5">
        <w:rPr>
          <w:rFonts w:asciiTheme="majorBidi" w:hAnsiTheme="majorBidi" w:cstheme="majorBidi"/>
        </w:rPr>
        <w:t>Many factors can affect the interview process.</w:t>
      </w:r>
    </w:p>
    <w:p w14:paraId="1F0F5311" w14:textId="77777777" w:rsidR="00BD4ECA" w:rsidRPr="00260DD5" w:rsidRDefault="00BD4ECA" w:rsidP="00260DD5">
      <w:pPr>
        <w:pStyle w:val="NormalWeb"/>
        <w:numPr>
          <w:ilvl w:val="0"/>
          <w:numId w:val="243"/>
        </w:numPr>
        <w:jc w:val="both"/>
        <w:rPr>
          <w:rFonts w:asciiTheme="majorBidi" w:hAnsiTheme="majorBidi" w:cstheme="majorBidi"/>
        </w:rPr>
      </w:pPr>
      <w:r w:rsidRPr="00260DD5">
        <w:rPr>
          <w:rFonts w:asciiTheme="majorBidi" w:hAnsiTheme="majorBidi" w:cstheme="majorBidi"/>
        </w:rPr>
        <w:t>Many interview processes include first-round, second-round, and final interviews.</w:t>
      </w:r>
    </w:p>
    <w:p w14:paraId="29F27530" w14:textId="77777777" w:rsidR="00BD4ECA" w:rsidRPr="00260DD5" w:rsidRDefault="00BD4ECA" w:rsidP="00260DD5">
      <w:pPr>
        <w:pStyle w:val="NormalWeb"/>
        <w:numPr>
          <w:ilvl w:val="0"/>
          <w:numId w:val="243"/>
        </w:numPr>
        <w:jc w:val="both"/>
        <w:rPr>
          <w:rFonts w:asciiTheme="majorBidi" w:hAnsiTheme="majorBidi" w:cstheme="majorBidi"/>
        </w:rPr>
      </w:pPr>
      <w:r w:rsidRPr="00260DD5">
        <w:rPr>
          <w:rFonts w:asciiTheme="majorBidi" w:hAnsiTheme="majorBidi" w:cstheme="majorBidi"/>
        </w:rPr>
        <w:t>Each interview round has predictable features that we can prepare for.</w:t>
      </w:r>
    </w:p>
    <w:p w14:paraId="55868D40" w14:textId="77777777" w:rsidR="00BD4ECA" w:rsidRPr="00260DD5" w:rsidRDefault="00BD4ECA" w:rsidP="00260DD5">
      <w:pPr>
        <w:pStyle w:val="NormalWeb"/>
        <w:numPr>
          <w:ilvl w:val="0"/>
          <w:numId w:val="243"/>
        </w:numPr>
        <w:jc w:val="both"/>
        <w:rPr>
          <w:rFonts w:asciiTheme="majorBidi" w:hAnsiTheme="majorBidi" w:cstheme="majorBidi"/>
        </w:rPr>
      </w:pPr>
      <w:r w:rsidRPr="00260DD5">
        <w:rPr>
          <w:rFonts w:asciiTheme="majorBidi" w:hAnsiTheme="majorBidi" w:cstheme="majorBidi"/>
        </w:rPr>
        <w:t>Every employer has its own way of conducting job interviews.</w:t>
      </w:r>
    </w:p>
    <w:p w14:paraId="25E5AFC9" w14:textId="77777777" w:rsidR="00BD4ECA" w:rsidRPr="00260DD5" w:rsidRDefault="00BD4ECA" w:rsidP="00260DD5">
      <w:pPr>
        <w:pStyle w:val="NormalWeb"/>
        <w:numPr>
          <w:ilvl w:val="0"/>
          <w:numId w:val="243"/>
        </w:numPr>
        <w:jc w:val="both"/>
        <w:rPr>
          <w:rFonts w:asciiTheme="majorBidi" w:hAnsiTheme="majorBidi" w:cstheme="majorBidi"/>
        </w:rPr>
      </w:pPr>
      <w:r w:rsidRPr="00260DD5">
        <w:rPr>
          <w:rFonts w:asciiTheme="majorBidi" w:hAnsiTheme="majorBidi" w:cstheme="majorBidi"/>
        </w:rPr>
        <w:t>Understanding the interview process and preparing for each stage helps us make the best possible impression.</w:t>
      </w:r>
    </w:p>
    <w:p w14:paraId="4C566958" w14:textId="77777777" w:rsidR="00BD4ECA" w:rsidRPr="00260DD5" w:rsidRDefault="00BD4ECA" w:rsidP="00260DD5">
      <w:pPr>
        <w:pStyle w:val="Heading1"/>
        <w:jc w:val="both"/>
        <w:rPr>
          <w:rFonts w:cstheme="majorBidi"/>
        </w:rPr>
      </w:pPr>
      <w:bookmarkStart w:id="231" w:name="_Toc236217540"/>
      <w:r w:rsidRPr="00260DD5">
        <w:rPr>
          <w:rFonts w:cstheme="majorBidi"/>
        </w:rPr>
        <w:lastRenderedPageBreak/>
        <w:t>Expert Viewpoints: A Typical Interview Cycle</w:t>
      </w:r>
      <w:bookmarkEnd w:id="231"/>
    </w:p>
    <w:p w14:paraId="2A1423B8" w14:textId="77777777" w:rsidR="00BD4ECA" w:rsidRPr="00260DD5" w:rsidRDefault="00BD4ECA" w:rsidP="00260DD5">
      <w:pPr>
        <w:pStyle w:val="Heading2"/>
        <w:jc w:val="both"/>
      </w:pPr>
      <w:bookmarkStart w:id="232" w:name="_Toc236217541"/>
      <w:r w:rsidRPr="00260DD5">
        <w:t>Overview</w:t>
      </w:r>
      <w:bookmarkEnd w:id="232"/>
    </w:p>
    <w:p w14:paraId="61AB2002"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In this topic, experts describe a typical interview cycle for data science candidates and provide practical advice on preparing for interviews, making a strong first impression, and demonstrating the qualities that interviewers look for beyond technical skills.</w:t>
      </w:r>
    </w:p>
    <w:p w14:paraId="7CF7E894" w14:textId="77777777" w:rsidR="00BD4ECA" w:rsidRPr="00260DD5" w:rsidRDefault="00BD4ECA" w:rsidP="00260DD5">
      <w:pPr>
        <w:pStyle w:val="Heading2"/>
        <w:jc w:val="both"/>
      </w:pPr>
      <w:bookmarkStart w:id="233" w:name="_Toc236217542"/>
      <w:r w:rsidRPr="00260DD5">
        <w:t>A Typical Data Science Interview Cycle</w:t>
      </w:r>
      <w:bookmarkEnd w:id="233"/>
    </w:p>
    <w:p w14:paraId="4DA27FA2"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A data science interview is often casual in its structure, but companies commonly require candidates to complete one or more technical assessments.</w:t>
      </w:r>
    </w:p>
    <w:p w14:paraId="6E074C14"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Typical interview tasks may include:</w:t>
      </w:r>
    </w:p>
    <w:p w14:paraId="28FEA07D" w14:textId="77777777" w:rsidR="00BD4ECA" w:rsidRPr="00260DD5" w:rsidRDefault="00BD4ECA" w:rsidP="00260DD5">
      <w:pPr>
        <w:pStyle w:val="NormalWeb"/>
        <w:numPr>
          <w:ilvl w:val="0"/>
          <w:numId w:val="244"/>
        </w:numPr>
        <w:jc w:val="both"/>
        <w:rPr>
          <w:rFonts w:asciiTheme="majorBidi" w:hAnsiTheme="majorBidi" w:cstheme="majorBidi"/>
          <w:color w:val="0070C0"/>
        </w:rPr>
      </w:pPr>
      <w:r w:rsidRPr="00260DD5">
        <w:rPr>
          <w:rFonts w:asciiTheme="majorBidi" w:hAnsiTheme="majorBidi" w:cstheme="majorBidi"/>
          <w:color w:val="0070C0"/>
        </w:rPr>
        <w:t xml:space="preserve">Solving a programming or analytical problem within </w:t>
      </w:r>
      <w:r w:rsidRPr="00260DD5">
        <w:rPr>
          <w:rStyle w:val="Strong"/>
          <w:rFonts w:asciiTheme="majorBidi" w:hAnsiTheme="majorBidi" w:cstheme="majorBidi"/>
          <w:color w:val="0070C0"/>
        </w:rPr>
        <w:t>one hour</w:t>
      </w:r>
      <w:r w:rsidRPr="00260DD5">
        <w:rPr>
          <w:rFonts w:asciiTheme="majorBidi" w:hAnsiTheme="majorBidi" w:cstheme="majorBidi"/>
          <w:color w:val="0070C0"/>
        </w:rPr>
        <w:t>.</w:t>
      </w:r>
    </w:p>
    <w:p w14:paraId="4B5FB3C0" w14:textId="77777777" w:rsidR="00BD4ECA" w:rsidRPr="00260DD5" w:rsidRDefault="00BD4ECA" w:rsidP="00260DD5">
      <w:pPr>
        <w:pStyle w:val="NormalWeb"/>
        <w:numPr>
          <w:ilvl w:val="0"/>
          <w:numId w:val="244"/>
        </w:numPr>
        <w:jc w:val="both"/>
        <w:rPr>
          <w:rFonts w:asciiTheme="majorBidi" w:hAnsiTheme="majorBidi" w:cstheme="majorBidi"/>
          <w:color w:val="0070C0"/>
        </w:rPr>
      </w:pPr>
      <w:r w:rsidRPr="00260DD5">
        <w:rPr>
          <w:rFonts w:asciiTheme="majorBidi" w:hAnsiTheme="majorBidi" w:cstheme="majorBidi"/>
          <w:color w:val="0070C0"/>
        </w:rPr>
        <w:t>Answering a set of technical questions.</w:t>
      </w:r>
    </w:p>
    <w:p w14:paraId="317FAC82" w14:textId="77777777" w:rsidR="00BD4ECA" w:rsidRPr="00260DD5" w:rsidRDefault="00BD4ECA" w:rsidP="00260DD5">
      <w:pPr>
        <w:pStyle w:val="NormalWeb"/>
        <w:numPr>
          <w:ilvl w:val="0"/>
          <w:numId w:val="244"/>
        </w:numPr>
        <w:jc w:val="both"/>
        <w:rPr>
          <w:rFonts w:asciiTheme="majorBidi" w:hAnsiTheme="majorBidi" w:cstheme="majorBidi"/>
          <w:color w:val="0070C0"/>
        </w:rPr>
      </w:pPr>
      <w:r w:rsidRPr="00260DD5">
        <w:rPr>
          <w:rFonts w:asciiTheme="majorBidi" w:hAnsiTheme="majorBidi" w:cstheme="majorBidi"/>
          <w:color w:val="0070C0"/>
        </w:rPr>
        <w:t xml:space="preserve">Completing a </w:t>
      </w:r>
      <w:r w:rsidRPr="00260DD5">
        <w:rPr>
          <w:rStyle w:val="Strong"/>
          <w:rFonts w:asciiTheme="majorBidi" w:hAnsiTheme="majorBidi" w:cstheme="majorBidi"/>
          <w:color w:val="0070C0"/>
        </w:rPr>
        <w:t>live coding</w:t>
      </w:r>
      <w:r w:rsidRPr="00260DD5">
        <w:rPr>
          <w:rFonts w:asciiTheme="majorBidi" w:hAnsiTheme="majorBidi" w:cstheme="majorBidi"/>
          <w:color w:val="0070C0"/>
        </w:rPr>
        <w:t xml:space="preserve"> session (writing or debugging code in real time).</w:t>
      </w:r>
    </w:p>
    <w:p w14:paraId="0A09D650" w14:textId="77777777" w:rsidR="00BD4ECA" w:rsidRPr="00260DD5" w:rsidRDefault="00BD4ECA" w:rsidP="00260DD5">
      <w:pPr>
        <w:pStyle w:val="NormalWeb"/>
        <w:numPr>
          <w:ilvl w:val="0"/>
          <w:numId w:val="244"/>
        </w:numPr>
        <w:jc w:val="both"/>
        <w:rPr>
          <w:rFonts w:asciiTheme="majorBidi" w:hAnsiTheme="majorBidi" w:cstheme="majorBidi"/>
          <w:color w:val="0070C0"/>
        </w:rPr>
      </w:pPr>
      <w:r w:rsidRPr="00260DD5">
        <w:rPr>
          <w:rFonts w:asciiTheme="majorBidi" w:hAnsiTheme="majorBidi" w:cstheme="majorBidi"/>
          <w:color w:val="0070C0"/>
        </w:rPr>
        <w:t>Fixing an existing program and finding bugs (errors in the program).</w:t>
      </w:r>
    </w:p>
    <w:p w14:paraId="366F81CC"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We should be prepared for these types of interview activities before attending the interview.</w:t>
      </w:r>
    </w:p>
    <w:p w14:paraId="6ED33491" w14:textId="77777777" w:rsidR="00BD4ECA" w:rsidRPr="00260DD5" w:rsidRDefault="00BD4ECA" w:rsidP="00260DD5">
      <w:pPr>
        <w:pStyle w:val="Heading2"/>
        <w:jc w:val="both"/>
      </w:pPr>
      <w:bookmarkStart w:id="234" w:name="_Toc236217543"/>
      <w:r w:rsidRPr="00260DD5">
        <w:t>Making a Good First Impression</w:t>
      </w:r>
      <w:bookmarkEnd w:id="234"/>
    </w:p>
    <w:p w14:paraId="37948720"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Interviewers place significant importance on the first impression we create. A positive first impression is influenced by our energy, attitude, communication style, and body language.</w:t>
      </w:r>
    </w:p>
    <w:p w14:paraId="5810B88E" w14:textId="77777777" w:rsidR="00BD4ECA" w:rsidRPr="00260DD5" w:rsidRDefault="00BD4ECA" w:rsidP="00260DD5">
      <w:pPr>
        <w:pStyle w:val="Heading3"/>
        <w:jc w:val="both"/>
      </w:pPr>
      <w:bookmarkStart w:id="235" w:name="_Toc236217544"/>
      <w:r w:rsidRPr="00260DD5">
        <w:t>Show Enthusiasm and High Energy</w:t>
      </w:r>
      <w:bookmarkEnd w:id="235"/>
    </w:p>
    <w:p w14:paraId="148508F0"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When we enter an interview, we should:</w:t>
      </w:r>
    </w:p>
    <w:p w14:paraId="4EB4A180" w14:textId="77777777" w:rsidR="00BD4ECA" w:rsidRPr="00260DD5" w:rsidRDefault="00BD4ECA" w:rsidP="00260DD5">
      <w:pPr>
        <w:pStyle w:val="NormalWeb"/>
        <w:numPr>
          <w:ilvl w:val="0"/>
          <w:numId w:val="245"/>
        </w:numPr>
        <w:jc w:val="both"/>
        <w:rPr>
          <w:rFonts w:asciiTheme="majorBidi" w:hAnsiTheme="majorBidi" w:cstheme="majorBidi"/>
        </w:rPr>
      </w:pPr>
      <w:r w:rsidRPr="00260DD5">
        <w:rPr>
          <w:rFonts w:asciiTheme="majorBidi" w:hAnsiTheme="majorBidi" w:cstheme="majorBidi"/>
        </w:rPr>
        <w:t>Be energetic, even if the interviewers appear less energetic.</w:t>
      </w:r>
    </w:p>
    <w:p w14:paraId="02A47BD4" w14:textId="77777777" w:rsidR="00BD4ECA" w:rsidRPr="00260DD5" w:rsidRDefault="00BD4ECA" w:rsidP="00260DD5">
      <w:pPr>
        <w:pStyle w:val="NormalWeb"/>
        <w:numPr>
          <w:ilvl w:val="0"/>
          <w:numId w:val="245"/>
        </w:numPr>
        <w:jc w:val="both"/>
        <w:rPr>
          <w:rFonts w:asciiTheme="majorBidi" w:hAnsiTheme="majorBidi" w:cstheme="majorBidi"/>
        </w:rPr>
      </w:pPr>
      <w:r w:rsidRPr="00260DD5">
        <w:rPr>
          <w:rFonts w:asciiTheme="majorBidi" w:hAnsiTheme="majorBidi" w:cstheme="majorBidi"/>
        </w:rPr>
        <w:t>Demonstrate genuine interest in the role.</w:t>
      </w:r>
    </w:p>
    <w:p w14:paraId="7B2F1CB3" w14:textId="77777777" w:rsidR="00BD4ECA" w:rsidRPr="00260DD5" w:rsidRDefault="00BD4ECA" w:rsidP="00260DD5">
      <w:pPr>
        <w:pStyle w:val="NormalWeb"/>
        <w:numPr>
          <w:ilvl w:val="0"/>
          <w:numId w:val="245"/>
        </w:numPr>
        <w:jc w:val="both"/>
        <w:rPr>
          <w:rFonts w:asciiTheme="majorBidi" w:hAnsiTheme="majorBidi" w:cstheme="majorBidi"/>
        </w:rPr>
      </w:pPr>
      <w:r w:rsidRPr="00260DD5">
        <w:rPr>
          <w:rFonts w:asciiTheme="majorBidi" w:hAnsiTheme="majorBidi" w:cstheme="majorBidi"/>
        </w:rPr>
        <w:t>Show through our energy level that we are excited about the opportunity.</w:t>
      </w:r>
    </w:p>
    <w:p w14:paraId="596CF112" w14:textId="77777777" w:rsidR="00BD4ECA" w:rsidRPr="00260DD5" w:rsidRDefault="00BD4ECA" w:rsidP="00260DD5">
      <w:pPr>
        <w:pStyle w:val="Heading2"/>
        <w:jc w:val="both"/>
      </w:pPr>
      <w:bookmarkStart w:id="236" w:name="_Toc236217545"/>
      <w:r w:rsidRPr="00260DD5">
        <w:t>Personal Qualities Interviewers Look For</w:t>
      </w:r>
      <w:bookmarkEnd w:id="236"/>
    </w:p>
    <w:p w14:paraId="43691BA0"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In addition to technical skills, interviewers evaluate several non-technical attributes.</w:t>
      </w:r>
    </w:p>
    <w:p w14:paraId="3255AC08"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They look for:</w:t>
      </w:r>
    </w:p>
    <w:p w14:paraId="1BB57FC2" w14:textId="77777777" w:rsidR="00BD4ECA" w:rsidRPr="00260DD5" w:rsidRDefault="00BD4ECA" w:rsidP="00260DD5">
      <w:pPr>
        <w:pStyle w:val="NormalWeb"/>
        <w:numPr>
          <w:ilvl w:val="0"/>
          <w:numId w:val="246"/>
        </w:numPr>
        <w:jc w:val="both"/>
        <w:rPr>
          <w:rFonts w:asciiTheme="majorBidi" w:hAnsiTheme="majorBidi" w:cstheme="majorBidi"/>
          <w:color w:val="0070C0"/>
        </w:rPr>
      </w:pPr>
      <w:r w:rsidRPr="00260DD5">
        <w:rPr>
          <w:rFonts w:asciiTheme="majorBidi" w:hAnsiTheme="majorBidi" w:cstheme="majorBidi"/>
          <w:color w:val="0070C0"/>
        </w:rPr>
        <w:t>The effort we put into solving a problem.</w:t>
      </w:r>
    </w:p>
    <w:p w14:paraId="1CF2E895" w14:textId="77777777" w:rsidR="00BD4ECA" w:rsidRPr="00260DD5" w:rsidRDefault="00BD4ECA" w:rsidP="00260DD5">
      <w:pPr>
        <w:pStyle w:val="NormalWeb"/>
        <w:numPr>
          <w:ilvl w:val="0"/>
          <w:numId w:val="246"/>
        </w:numPr>
        <w:jc w:val="both"/>
        <w:rPr>
          <w:rFonts w:asciiTheme="majorBidi" w:hAnsiTheme="majorBidi" w:cstheme="majorBidi"/>
          <w:color w:val="0070C0"/>
        </w:rPr>
      </w:pPr>
      <w:r w:rsidRPr="00260DD5">
        <w:rPr>
          <w:rFonts w:asciiTheme="majorBidi" w:hAnsiTheme="majorBidi" w:cstheme="majorBidi"/>
          <w:color w:val="0070C0"/>
        </w:rPr>
        <w:t>Our approach to finding a solution.</w:t>
      </w:r>
    </w:p>
    <w:p w14:paraId="2DD14AF6" w14:textId="77777777" w:rsidR="00BD4ECA" w:rsidRPr="00260DD5" w:rsidRDefault="00BD4ECA" w:rsidP="00260DD5">
      <w:pPr>
        <w:pStyle w:val="NormalWeb"/>
        <w:numPr>
          <w:ilvl w:val="0"/>
          <w:numId w:val="246"/>
        </w:numPr>
        <w:jc w:val="both"/>
        <w:rPr>
          <w:rFonts w:asciiTheme="majorBidi" w:hAnsiTheme="majorBidi" w:cstheme="majorBidi"/>
          <w:color w:val="0070C0"/>
        </w:rPr>
      </w:pPr>
      <w:r w:rsidRPr="00260DD5">
        <w:rPr>
          <w:rFonts w:asciiTheme="majorBidi" w:hAnsiTheme="majorBidi" w:cstheme="majorBidi"/>
          <w:color w:val="0070C0"/>
        </w:rPr>
        <w:t>Our ability to think outside the box.</w:t>
      </w:r>
    </w:p>
    <w:p w14:paraId="513586FF" w14:textId="77777777" w:rsidR="00BD4ECA" w:rsidRPr="00260DD5" w:rsidRDefault="00BD4ECA" w:rsidP="00260DD5">
      <w:pPr>
        <w:pStyle w:val="NormalWeb"/>
        <w:numPr>
          <w:ilvl w:val="0"/>
          <w:numId w:val="246"/>
        </w:numPr>
        <w:jc w:val="both"/>
        <w:rPr>
          <w:rFonts w:asciiTheme="majorBidi" w:hAnsiTheme="majorBidi" w:cstheme="majorBidi"/>
          <w:color w:val="0070C0"/>
        </w:rPr>
      </w:pPr>
      <w:r w:rsidRPr="00260DD5">
        <w:rPr>
          <w:rFonts w:asciiTheme="majorBidi" w:hAnsiTheme="majorBidi" w:cstheme="majorBidi"/>
          <w:color w:val="0070C0"/>
        </w:rPr>
        <w:t>Our overall attitude toward the interview.</w:t>
      </w:r>
    </w:p>
    <w:p w14:paraId="0D88D75B" w14:textId="77777777" w:rsidR="00BD4ECA" w:rsidRPr="00260DD5" w:rsidRDefault="00BD4ECA" w:rsidP="00260DD5">
      <w:pPr>
        <w:pStyle w:val="NormalWeb"/>
        <w:numPr>
          <w:ilvl w:val="0"/>
          <w:numId w:val="246"/>
        </w:numPr>
        <w:jc w:val="both"/>
        <w:rPr>
          <w:rFonts w:asciiTheme="majorBidi" w:hAnsiTheme="majorBidi" w:cstheme="majorBidi"/>
          <w:color w:val="0070C0"/>
        </w:rPr>
      </w:pPr>
      <w:r w:rsidRPr="00260DD5">
        <w:rPr>
          <w:rFonts w:asciiTheme="majorBidi" w:hAnsiTheme="majorBidi" w:cstheme="majorBidi"/>
          <w:color w:val="0070C0"/>
        </w:rPr>
        <w:t>Whether we are excited about the opportunity.</w:t>
      </w:r>
    </w:p>
    <w:p w14:paraId="55BA750E" w14:textId="77777777" w:rsidR="00BD4ECA" w:rsidRPr="00260DD5" w:rsidRDefault="00BD4ECA" w:rsidP="00260DD5">
      <w:pPr>
        <w:pStyle w:val="NormalWeb"/>
        <w:numPr>
          <w:ilvl w:val="0"/>
          <w:numId w:val="246"/>
        </w:numPr>
        <w:jc w:val="both"/>
        <w:rPr>
          <w:rFonts w:asciiTheme="majorBidi" w:hAnsiTheme="majorBidi" w:cstheme="majorBidi"/>
          <w:color w:val="0070C0"/>
        </w:rPr>
      </w:pPr>
      <w:r w:rsidRPr="00260DD5">
        <w:rPr>
          <w:rFonts w:asciiTheme="majorBidi" w:hAnsiTheme="majorBidi" w:cstheme="majorBidi"/>
          <w:color w:val="0070C0"/>
        </w:rPr>
        <w:t>Whether we are coachable (willing to accept guidance and improve based on feedback).</w:t>
      </w:r>
    </w:p>
    <w:p w14:paraId="6D29805C"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lastRenderedPageBreak/>
        <w:t xml:space="preserve">During discussions, interviewers may explore multiple solutions or take the conversation in different directions ("go down a rabbit hole" </w:t>
      </w:r>
      <w:r w:rsidRPr="00260DD5">
        <w:rPr>
          <w:rStyle w:val="Strong"/>
          <w:rFonts w:asciiTheme="majorBidi" w:hAnsiTheme="majorBidi" w:cstheme="majorBidi"/>
          <w:color w:val="0070C0"/>
        </w:rPr>
        <w:t>(explore one line of thinking in great depth before returning to the main discussion)</w:t>
      </w:r>
      <w:r w:rsidRPr="00260DD5">
        <w:rPr>
          <w:rFonts w:asciiTheme="majorBidi" w:hAnsiTheme="majorBidi" w:cstheme="majorBidi"/>
          <w:color w:val="0070C0"/>
        </w:rPr>
        <w:t>). They observe how well we respond to feedback and adapt our thinking.</w:t>
      </w:r>
    </w:p>
    <w:p w14:paraId="6C2E474D" w14:textId="77777777" w:rsidR="00BD4ECA" w:rsidRPr="00260DD5" w:rsidRDefault="00BD4ECA" w:rsidP="00260DD5">
      <w:pPr>
        <w:pStyle w:val="Heading2"/>
        <w:jc w:val="both"/>
      </w:pPr>
      <w:bookmarkStart w:id="237" w:name="_Toc236217546"/>
      <w:r w:rsidRPr="00260DD5">
        <w:t>Answering Questions When We Do Not Know the Answer</w:t>
      </w:r>
      <w:bookmarkEnd w:id="237"/>
    </w:p>
    <w:p w14:paraId="467234CE"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Candidates should avoid simply saying:</w:t>
      </w:r>
    </w:p>
    <w:p w14:paraId="2660A8F7"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 don't know."</w:t>
      </w:r>
    </w:p>
    <w:p w14:paraId="653ED54F"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Saying only "I don't know" can sound as though we have given up.</w:t>
      </w:r>
    </w:p>
    <w:p w14:paraId="368A1FC7"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Instead, we should:</w:t>
      </w:r>
    </w:p>
    <w:p w14:paraId="6BF1D43B" w14:textId="77777777" w:rsidR="00BD4ECA" w:rsidRPr="00260DD5" w:rsidRDefault="00BD4ECA" w:rsidP="00260DD5">
      <w:pPr>
        <w:pStyle w:val="NormalWeb"/>
        <w:numPr>
          <w:ilvl w:val="0"/>
          <w:numId w:val="247"/>
        </w:numPr>
        <w:jc w:val="both"/>
        <w:rPr>
          <w:rFonts w:asciiTheme="majorBidi" w:hAnsiTheme="majorBidi" w:cstheme="majorBidi"/>
          <w:color w:val="0070C0"/>
        </w:rPr>
      </w:pPr>
      <w:r w:rsidRPr="00260DD5">
        <w:rPr>
          <w:rFonts w:asciiTheme="majorBidi" w:hAnsiTheme="majorBidi" w:cstheme="majorBidi"/>
          <w:color w:val="0070C0"/>
        </w:rPr>
        <w:t>Explain the reasoning or context behind why we do not know the answer.</w:t>
      </w:r>
    </w:p>
    <w:p w14:paraId="3767CB74" w14:textId="77777777" w:rsidR="00BD4ECA" w:rsidRPr="00260DD5" w:rsidRDefault="00BD4ECA" w:rsidP="00260DD5">
      <w:pPr>
        <w:pStyle w:val="NormalWeb"/>
        <w:numPr>
          <w:ilvl w:val="0"/>
          <w:numId w:val="247"/>
        </w:numPr>
        <w:jc w:val="both"/>
        <w:rPr>
          <w:rFonts w:asciiTheme="majorBidi" w:hAnsiTheme="majorBidi" w:cstheme="majorBidi"/>
          <w:color w:val="0070C0"/>
        </w:rPr>
      </w:pPr>
      <w:r w:rsidRPr="00260DD5">
        <w:rPr>
          <w:rFonts w:asciiTheme="majorBidi" w:hAnsiTheme="majorBidi" w:cstheme="majorBidi"/>
          <w:color w:val="0070C0"/>
        </w:rPr>
        <w:t>Mention whether we have not worked in that area before.</w:t>
      </w:r>
    </w:p>
    <w:p w14:paraId="23F4E9E6" w14:textId="77777777" w:rsidR="00BD4ECA" w:rsidRPr="00260DD5" w:rsidRDefault="00BD4ECA" w:rsidP="00260DD5">
      <w:pPr>
        <w:pStyle w:val="NormalWeb"/>
        <w:numPr>
          <w:ilvl w:val="0"/>
          <w:numId w:val="247"/>
        </w:numPr>
        <w:jc w:val="both"/>
        <w:rPr>
          <w:rFonts w:asciiTheme="majorBidi" w:hAnsiTheme="majorBidi" w:cstheme="majorBidi"/>
          <w:color w:val="0070C0"/>
        </w:rPr>
      </w:pPr>
      <w:r w:rsidRPr="00260DD5">
        <w:rPr>
          <w:rFonts w:asciiTheme="majorBidi" w:hAnsiTheme="majorBidi" w:cstheme="majorBidi"/>
          <w:color w:val="0070C0"/>
        </w:rPr>
        <w:t>Explain how we would approach solving the problem.</w:t>
      </w:r>
    </w:p>
    <w:p w14:paraId="05BDDE58" w14:textId="77777777" w:rsidR="00BD4ECA" w:rsidRPr="00260DD5" w:rsidRDefault="00BD4ECA" w:rsidP="00260DD5">
      <w:pPr>
        <w:pStyle w:val="NormalWeb"/>
        <w:numPr>
          <w:ilvl w:val="0"/>
          <w:numId w:val="247"/>
        </w:numPr>
        <w:jc w:val="both"/>
        <w:rPr>
          <w:rFonts w:asciiTheme="majorBidi" w:hAnsiTheme="majorBidi" w:cstheme="majorBidi"/>
          <w:color w:val="0070C0"/>
        </w:rPr>
      </w:pPr>
      <w:r w:rsidRPr="00260DD5">
        <w:rPr>
          <w:rFonts w:asciiTheme="majorBidi" w:hAnsiTheme="majorBidi" w:cstheme="majorBidi"/>
          <w:color w:val="0070C0"/>
        </w:rPr>
        <w:t>Demonstrate our problem-solving process, even if we cannot immediately recall the correct answer.</w:t>
      </w:r>
    </w:p>
    <w:p w14:paraId="60079BE0"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This helps the interviewer understand that although we may not know the answer immediately, we have a structured way of solving unfamiliar problems.</w:t>
      </w:r>
    </w:p>
    <w:p w14:paraId="1EF3CC46" w14:textId="77777777" w:rsidR="00BD4ECA" w:rsidRPr="00260DD5" w:rsidRDefault="00BD4ECA" w:rsidP="00260DD5">
      <w:pPr>
        <w:pStyle w:val="Heading2"/>
        <w:jc w:val="both"/>
      </w:pPr>
      <w:bookmarkStart w:id="238" w:name="_Toc236217547"/>
      <w:r w:rsidRPr="00260DD5">
        <w:t>Tips for Live Coding Interviews</w:t>
      </w:r>
      <w:bookmarkEnd w:id="238"/>
    </w:p>
    <w:p w14:paraId="09F0627D"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During live coding sessions:</w:t>
      </w:r>
    </w:p>
    <w:p w14:paraId="65FF0CB5" w14:textId="77777777" w:rsidR="00BD4ECA" w:rsidRPr="00260DD5" w:rsidRDefault="00BD4ECA" w:rsidP="00260DD5">
      <w:pPr>
        <w:pStyle w:val="NormalWeb"/>
        <w:numPr>
          <w:ilvl w:val="0"/>
          <w:numId w:val="248"/>
        </w:numPr>
        <w:jc w:val="both"/>
        <w:rPr>
          <w:rFonts w:asciiTheme="majorBidi" w:hAnsiTheme="majorBidi" w:cstheme="majorBidi"/>
          <w:color w:val="0070C0"/>
        </w:rPr>
      </w:pPr>
      <w:r w:rsidRPr="00260DD5">
        <w:rPr>
          <w:rFonts w:asciiTheme="majorBidi" w:hAnsiTheme="majorBidi" w:cstheme="majorBidi"/>
          <w:color w:val="0070C0"/>
        </w:rPr>
        <w:t>Never become flustered (overly nervous or confused) when something goes wrong.</w:t>
      </w:r>
    </w:p>
    <w:p w14:paraId="0497578C" w14:textId="77777777" w:rsidR="00BD4ECA" w:rsidRPr="00260DD5" w:rsidRDefault="00BD4ECA" w:rsidP="00260DD5">
      <w:pPr>
        <w:pStyle w:val="NormalWeb"/>
        <w:numPr>
          <w:ilvl w:val="0"/>
          <w:numId w:val="248"/>
        </w:numPr>
        <w:jc w:val="both"/>
        <w:rPr>
          <w:rFonts w:asciiTheme="majorBidi" w:hAnsiTheme="majorBidi" w:cstheme="majorBidi"/>
          <w:color w:val="0070C0"/>
        </w:rPr>
      </w:pPr>
      <w:r w:rsidRPr="00260DD5">
        <w:rPr>
          <w:rFonts w:asciiTheme="majorBidi" w:hAnsiTheme="majorBidi" w:cstheme="majorBidi"/>
          <w:color w:val="0070C0"/>
        </w:rPr>
        <w:t>Remember that coding mistakes happen in the real world.</w:t>
      </w:r>
    </w:p>
    <w:p w14:paraId="3D063687" w14:textId="77777777" w:rsidR="00BD4ECA" w:rsidRPr="00260DD5" w:rsidRDefault="00BD4ECA" w:rsidP="00260DD5">
      <w:pPr>
        <w:pStyle w:val="NormalWeb"/>
        <w:numPr>
          <w:ilvl w:val="0"/>
          <w:numId w:val="248"/>
        </w:numPr>
        <w:jc w:val="both"/>
        <w:rPr>
          <w:rFonts w:asciiTheme="majorBidi" w:hAnsiTheme="majorBidi" w:cstheme="majorBidi"/>
          <w:color w:val="0070C0"/>
        </w:rPr>
      </w:pPr>
      <w:r w:rsidRPr="00260DD5">
        <w:rPr>
          <w:rFonts w:asciiTheme="majorBidi" w:hAnsiTheme="majorBidi" w:cstheme="majorBidi"/>
          <w:color w:val="0070C0"/>
        </w:rPr>
        <w:t xml:space="preserve">Even small syntax errors, such as missing or misplaced </w:t>
      </w:r>
      <w:r w:rsidRPr="00260DD5">
        <w:rPr>
          <w:rStyle w:val="Strong"/>
          <w:rFonts w:asciiTheme="majorBidi" w:hAnsiTheme="majorBidi" w:cstheme="majorBidi"/>
          <w:color w:val="0070C0"/>
        </w:rPr>
        <w:t>colons (</w:t>
      </w:r>
      <w:r w:rsidRPr="00260DD5">
        <w:rPr>
          <w:rStyle w:val="HTMLCode"/>
          <w:rFonts w:asciiTheme="majorBidi" w:eastAsiaTheme="majorEastAsia" w:hAnsiTheme="majorBidi" w:cstheme="majorBidi"/>
          <w:b/>
          <w:bCs/>
          <w:color w:val="0070C0"/>
        </w:rPr>
        <w:t>:</w:t>
      </w:r>
      <w:r w:rsidRPr="00260DD5">
        <w:rPr>
          <w:rStyle w:val="Strong"/>
          <w:rFonts w:asciiTheme="majorBidi" w:hAnsiTheme="majorBidi" w:cstheme="majorBidi"/>
          <w:color w:val="0070C0"/>
        </w:rPr>
        <w:t>)</w:t>
      </w:r>
      <w:r w:rsidRPr="00260DD5">
        <w:rPr>
          <w:rFonts w:asciiTheme="majorBidi" w:hAnsiTheme="majorBidi" w:cstheme="majorBidi"/>
          <w:color w:val="0070C0"/>
        </w:rPr>
        <w:t>, can occur.</w:t>
      </w:r>
    </w:p>
    <w:p w14:paraId="3266BA60" w14:textId="77777777" w:rsidR="00BD4ECA" w:rsidRPr="00260DD5" w:rsidRDefault="00BD4ECA" w:rsidP="00260DD5">
      <w:pPr>
        <w:pStyle w:val="NormalWeb"/>
        <w:numPr>
          <w:ilvl w:val="0"/>
          <w:numId w:val="248"/>
        </w:numPr>
        <w:jc w:val="both"/>
        <w:rPr>
          <w:rFonts w:asciiTheme="majorBidi" w:hAnsiTheme="majorBidi" w:cstheme="majorBidi"/>
          <w:color w:val="0070C0"/>
        </w:rPr>
      </w:pPr>
      <w:r w:rsidRPr="00260DD5">
        <w:rPr>
          <w:rFonts w:asciiTheme="majorBidi" w:hAnsiTheme="majorBidi" w:cstheme="majorBidi"/>
          <w:color w:val="0070C0"/>
        </w:rPr>
        <w:t>Think aloud while solving the problem.</w:t>
      </w:r>
    </w:p>
    <w:p w14:paraId="2A08CCD8" w14:textId="77777777" w:rsidR="00BD4ECA" w:rsidRPr="00260DD5" w:rsidRDefault="00BD4ECA" w:rsidP="00260DD5">
      <w:pPr>
        <w:pStyle w:val="NormalWeb"/>
        <w:numPr>
          <w:ilvl w:val="0"/>
          <w:numId w:val="248"/>
        </w:numPr>
        <w:jc w:val="both"/>
        <w:rPr>
          <w:rFonts w:asciiTheme="majorBidi" w:hAnsiTheme="majorBidi" w:cstheme="majorBidi"/>
          <w:color w:val="0070C0"/>
        </w:rPr>
      </w:pPr>
      <w:r w:rsidRPr="00260DD5">
        <w:rPr>
          <w:rFonts w:asciiTheme="majorBidi" w:hAnsiTheme="majorBidi" w:cstheme="majorBidi"/>
          <w:color w:val="0070C0"/>
        </w:rPr>
        <w:t>Explain our reasoning throughout the coding process.</w:t>
      </w:r>
    </w:p>
    <w:p w14:paraId="2EA73763" w14:textId="77777777" w:rsidR="00BD4ECA" w:rsidRPr="00260DD5" w:rsidRDefault="00BD4ECA" w:rsidP="00260DD5">
      <w:pPr>
        <w:pStyle w:val="NormalWeb"/>
        <w:numPr>
          <w:ilvl w:val="0"/>
          <w:numId w:val="248"/>
        </w:numPr>
        <w:jc w:val="both"/>
        <w:rPr>
          <w:rFonts w:asciiTheme="majorBidi" w:hAnsiTheme="majorBidi" w:cstheme="majorBidi"/>
          <w:color w:val="0070C0"/>
        </w:rPr>
      </w:pPr>
      <w:r w:rsidRPr="00260DD5">
        <w:rPr>
          <w:rFonts w:asciiTheme="majorBidi" w:hAnsiTheme="majorBidi" w:cstheme="majorBidi"/>
          <w:color w:val="0070C0"/>
        </w:rPr>
        <w:t>Pay attention to hints that the interviewer may provide.</w:t>
      </w:r>
    </w:p>
    <w:p w14:paraId="60049E4A"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Talking through our thought process allows the interviewer to understand how we solve problems, even if the final solution is not immediately correct.</w:t>
      </w:r>
    </w:p>
    <w:p w14:paraId="2C39681B" w14:textId="77777777" w:rsidR="00BD4ECA" w:rsidRPr="00260DD5" w:rsidRDefault="00BD4ECA" w:rsidP="00260DD5">
      <w:pPr>
        <w:pStyle w:val="Heading2"/>
        <w:jc w:val="both"/>
      </w:pPr>
      <w:bookmarkStart w:id="239" w:name="_Toc236217548"/>
      <w:r w:rsidRPr="00260DD5">
        <w:t>Body Language and Communication</w:t>
      </w:r>
      <w:bookmarkEnd w:id="239"/>
    </w:p>
    <w:p w14:paraId="315BAAE0"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Since interviews are largely about making a positive first impression, we should be aware of both our verbal and non-verbal communication.</w:t>
      </w:r>
    </w:p>
    <w:p w14:paraId="24B72FC3"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Avoid distracting behaviors such as:</w:t>
      </w:r>
    </w:p>
    <w:p w14:paraId="22B02442" w14:textId="77777777" w:rsidR="00BD4ECA" w:rsidRPr="00260DD5" w:rsidRDefault="00BD4ECA" w:rsidP="00260DD5">
      <w:pPr>
        <w:pStyle w:val="NormalWeb"/>
        <w:numPr>
          <w:ilvl w:val="0"/>
          <w:numId w:val="249"/>
        </w:numPr>
        <w:jc w:val="both"/>
        <w:rPr>
          <w:rFonts w:asciiTheme="majorBidi" w:hAnsiTheme="majorBidi" w:cstheme="majorBidi"/>
        </w:rPr>
      </w:pPr>
      <w:r w:rsidRPr="00260DD5">
        <w:rPr>
          <w:rFonts w:asciiTheme="majorBidi" w:hAnsiTheme="majorBidi" w:cstheme="majorBidi"/>
        </w:rPr>
        <w:t>Tapping our foot.</w:t>
      </w:r>
    </w:p>
    <w:p w14:paraId="5A6BB857" w14:textId="77777777" w:rsidR="00BD4ECA" w:rsidRPr="00260DD5" w:rsidRDefault="00BD4ECA" w:rsidP="00260DD5">
      <w:pPr>
        <w:pStyle w:val="NormalWeb"/>
        <w:numPr>
          <w:ilvl w:val="0"/>
          <w:numId w:val="249"/>
        </w:numPr>
        <w:jc w:val="both"/>
        <w:rPr>
          <w:rFonts w:asciiTheme="majorBidi" w:hAnsiTheme="majorBidi" w:cstheme="majorBidi"/>
        </w:rPr>
      </w:pPr>
      <w:r w:rsidRPr="00260DD5">
        <w:rPr>
          <w:rFonts w:asciiTheme="majorBidi" w:hAnsiTheme="majorBidi" w:cstheme="majorBidi"/>
        </w:rPr>
        <w:t>Making unnecessary repetitive movements.</w:t>
      </w:r>
    </w:p>
    <w:p w14:paraId="718BBC91"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Instead, pay attention to:</w:t>
      </w:r>
    </w:p>
    <w:p w14:paraId="18CDF426" w14:textId="77777777" w:rsidR="00BD4ECA" w:rsidRPr="00260DD5" w:rsidRDefault="00BD4ECA" w:rsidP="00260DD5">
      <w:pPr>
        <w:pStyle w:val="NormalWeb"/>
        <w:numPr>
          <w:ilvl w:val="0"/>
          <w:numId w:val="250"/>
        </w:numPr>
        <w:jc w:val="both"/>
        <w:rPr>
          <w:rFonts w:asciiTheme="majorBidi" w:hAnsiTheme="majorBidi" w:cstheme="majorBidi"/>
          <w:color w:val="0070C0"/>
        </w:rPr>
      </w:pPr>
      <w:r w:rsidRPr="00260DD5">
        <w:rPr>
          <w:rFonts w:asciiTheme="majorBidi" w:hAnsiTheme="majorBidi" w:cstheme="majorBidi"/>
          <w:color w:val="0070C0"/>
        </w:rPr>
        <w:lastRenderedPageBreak/>
        <w:t>Our tone of voice.</w:t>
      </w:r>
    </w:p>
    <w:p w14:paraId="301C17D1" w14:textId="77777777" w:rsidR="00BD4ECA" w:rsidRPr="00260DD5" w:rsidRDefault="00BD4ECA" w:rsidP="00260DD5">
      <w:pPr>
        <w:pStyle w:val="NormalWeb"/>
        <w:numPr>
          <w:ilvl w:val="0"/>
          <w:numId w:val="250"/>
        </w:numPr>
        <w:jc w:val="both"/>
        <w:rPr>
          <w:rFonts w:asciiTheme="majorBidi" w:hAnsiTheme="majorBidi" w:cstheme="majorBidi"/>
          <w:color w:val="0070C0"/>
        </w:rPr>
      </w:pPr>
      <w:r w:rsidRPr="00260DD5">
        <w:rPr>
          <w:rFonts w:asciiTheme="majorBidi" w:hAnsiTheme="majorBidi" w:cstheme="majorBidi"/>
          <w:color w:val="0070C0"/>
        </w:rPr>
        <w:t>Our hand movements.</w:t>
      </w:r>
    </w:p>
    <w:p w14:paraId="40CA87BD" w14:textId="77777777" w:rsidR="00BD4ECA" w:rsidRPr="00260DD5" w:rsidRDefault="00BD4ECA" w:rsidP="00260DD5">
      <w:pPr>
        <w:pStyle w:val="NormalWeb"/>
        <w:numPr>
          <w:ilvl w:val="0"/>
          <w:numId w:val="250"/>
        </w:numPr>
        <w:jc w:val="both"/>
        <w:rPr>
          <w:rFonts w:asciiTheme="majorBidi" w:hAnsiTheme="majorBidi" w:cstheme="majorBidi"/>
          <w:color w:val="0070C0"/>
        </w:rPr>
      </w:pPr>
      <w:r w:rsidRPr="00260DD5">
        <w:rPr>
          <w:rFonts w:asciiTheme="majorBidi" w:hAnsiTheme="majorBidi" w:cstheme="majorBidi"/>
          <w:color w:val="0070C0"/>
        </w:rPr>
        <w:t>Our overall body language.</w:t>
      </w:r>
    </w:p>
    <w:p w14:paraId="34C63D32" w14:textId="77777777" w:rsidR="00BD4ECA" w:rsidRPr="00260DD5" w:rsidRDefault="00BD4ECA" w:rsidP="00260DD5">
      <w:pPr>
        <w:pStyle w:val="NormalWeb"/>
        <w:numPr>
          <w:ilvl w:val="0"/>
          <w:numId w:val="250"/>
        </w:numPr>
        <w:jc w:val="both"/>
        <w:rPr>
          <w:rFonts w:asciiTheme="majorBidi" w:hAnsiTheme="majorBidi" w:cstheme="majorBidi"/>
          <w:color w:val="0070C0"/>
        </w:rPr>
      </w:pPr>
      <w:r w:rsidRPr="00260DD5">
        <w:rPr>
          <w:rFonts w:asciiTheme="majorBidi" w:hAnsiTheme="majorBidi" w:cstheme="majorBidi"/>
          <w:color w:val="0070C0"/>
        </w:rPr>
        <w:t>Clear and confident communication.</w:t>
      </w:r>
    </w:p>
    <w:p w14:paraId="34267158"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Positive body language helps create a stronger impression during the interview.</w:t>
      </w:r>
    </w:p>
    <w:p w14:paraId="41D71010" w14:textId="77777777" w:rsidR="00BD4ECA" w:rsidRPr="00260DD5" w:rsidRDefault="00BD4ECA" w:rsidP="00260DD5">
      <w:pPr>
        <w:pStyle w:val="Heading2"/>
        <w:jc w:val="both"/>
      </w:pPr>
      <w:bookmarkStart w:id="240" w:name="_Toc236217549"/>
      <w:r w:rsidRPr="00260DD5">
        <w:t>Resume and LinkedIn Preparation</w:t>
      </w:r>
      <w:bookmarkEnd w:id="240"/>
    </w:p>
    <w:p w14:paraId="72902082"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Whenever we apply for a job, we should take the application process seriously.</w:t>
      </w:r>
    </w:p>
    <w:p w14:paraId="1E3C0E3E"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Before the interview:</w:t>
      </w:r>
    </w:p>
    <w:p w14:paraId="00FB3379" w14:textId="77777777" w:rsidR="00BD4ECA" w:rsidRPr="00260DD5" w:rsidRDefault="00BD4ECA" w:rsidP="00260DD5">
      <w:pPr>
        <w:pStyle w:val="NormalWeb"/>
        <w:numPr>
          <w:ilvl w:val="0"/>
          <w:numId w:val="251"/>
        </w:numPr>
        <w:jc w:val="both"/>
        <w:rPr>
          <w:rFonts w:asciiTheme="majorBidi" w:hAnsiTheme="majorBidi" w:cstheme="majorBidi"/>
        </w:rPr>
      </w:pPr>
      <w:r w:rsidRPr="00260DD5">
        <w:rPr>
          <w:rFonts w:asciiTheme="majorBidi" w:hAnsiTheme="majorBidi" w:cstheme="majorBidi"/>
        </w:rPr>
        <w:t>Thoroughly understand our resume.</w:t>
      </w:r>
    </w:p>
    <w:p w14:paraId="3FF25F5B" w14:textId="77777777" w:rsidR="00BD4ECA" w:rsidRPr="00260DD5" w:rsidRDefault="00BD4ECA" w:rsidP="00260DD5">
      <w:pPr>
        <w:pStyle w:val="NormalWeb"/>
        <w:numPr>
          <w:ilvl w:val="0"/>
          <w:numId w:val="251"/>
        </w:numPr>
        <w:jc w:val="both"/>
        <w:rPr>
          <w:rFonts w:asciiTheme="majorBidi" w:hAnsiTheme="majorBidi" w:cstheme="majorBidi"/>
        </w:rPr>
      </w:pPr>
      <w:r w:rsidRPr="00260DD5">
        <w:rPr>
          <w:rFonts w:asciiTheme="majorBidi" w:hAnsiTheme="majorBidi" w:cstheme="majorBidi"/>
        </w:rPr>
        <w:t xml:space="preserve">Ensure our </w:t>
      </w:r>
      <w:r w:rsidRPr="00260DD5">
        <w:rPr>
          <w:rStyle w:val="Strong"/>
          <w:rFonts w:asciiTheme="majorBidi" w:hAnsiTheme="majorBidi" w:cstheme="majorBidi"/>
        </w:rPr>
        <w:t>LinkedIn profile</w:t>
      </w:r>
      <w:r w:rsidRPr="00260DD5">
        <w:rPr>
          <w:rFonts w:asciiTheme="majorBidi" w:hAnsiTheme="majorBidi" w:cstheme="majorBidi"/>
        </w:rPr>
        <w:t xml:space="preserve"> and resume are aligned.</w:t>
      </w:r>
    </w:p>
    <w:p w14:paraId="5040FAF4" w14:textId="77777777" w:rsidR="00BD4ECA" w:rsidRPr="00260DD5" w:rsidRDefault="00BD4ECA" w:rsidP="00260DD5">
      <w:pPr>
        <w:pStyle w:val="NormalWeb"/>
        <w:numPr>
          <w:ilvl w:val="0"/>
          <w:numId w:val="251"/>
        </w:numPr>
        <w:jc w:val="both"/>
        <w:rPr>
          <w:rFonts w:asciiTheme="majorBidi" w:hAnsiTheme="majorBidi" w:cstheme="majorBidi"/>
        </w:rPr>
      </w:pPr>
      <w:r w:rsidRPr="00260DD5">
        <w:rPr>
          <w:rFonts w:asciiTheme="majorBidi" w:hAnsiTheme="majorBidi" w:cstheme="majorBidi"/>
        </w:rPr>
        <w:t>Review how our resume closely matches the job description.</w:t>
      </w:r>
    </w:p>
    <w:p w14:paraId="67E84039" w14:textId="77777777" w:rsidR="00BD4ECA" w:rsidRPr="00260DD5" w:rsidRDefault="00BD4ECA" w:rsidP="00260DD5">
      <w:pPr>
        <w:pStyle w:val="NormalWeb"/>
        <w:numPr>
          <w:ilvl w:val="0"/>
          <w:numId w:val="251"/>
        </w:numPr>
        <w:jc w:val="both"/>
        <w:rPr>
          <w:rFonts w:asciiTheme="majorBidi" w:hAnsiTheme="majorBidi" w:cstheme="majorBidi"/>
        </w:rPr>
      </w:pPr>
      <w:r w:rsidRPr="00260DD5">
        <w:rPr>
          <w:rFonts w:asciiTheme="majorBidi" w:hAnsiTheme="majorBidi" w:cstheme="majorBidi"/>
        </w:rPr>
        <w:t>Be prepared to explain every item listed on the resume.</w:t>
      </w:r>
    </w:p>
    <w:p w14:paraId="53F4C5E3" w14:textId="77777777" w:rsidR="00BD4ECA" w:rsidRPr="00260DD5" w:rsidRDefault="00BD4ECA" w:rsidP="00260DD5">
      <w:pPr>
        <w:pStyle w:val="NormalWeb"/>
        <w:numPr>
          <w:ilvl w:val="0"/>
          <w:numId w:val="251"/>
        </w:numPr>
        <w:jc w:val="both"/>
        <w:rPr>
          <w:rFonts w:asciiTheme="majorBidi" w:hAnsiTheme="majorBidi" w:cstheme="majorBidi"/>
        </w:rPr>
      </w:pPr>
      <w:r w:rsidRPr="00260DD5">
        <w:rPr>
          <w:rFonts w:asciiTheme="majorBidi" w:hAnsiTheme="majorBidi" w:cstheme="majorBidi"/>
        </w:rPr>
        <w:t>Tailor our preparation according to the specific job requirements.</w:t>
      </w:r>
    </w:p>
    <w:p w14:paraId="705886FB" w14:textId="77777777" w:rsidR="00BD4ECA" w:rsidRPr="00260DD5" w:rsidRDefault="00BD4ECA" w:rsidP="00260DD5">
      <w:pPr>
        <w:pStyle w:val="Heading2"/>
        <w:jc w:val="both"/>
      </w:pPr>
      <w:bookmarkStart w:id="241" w:name="_Toc236217550"/>
      <w:r w:rsidRPr="00260DD5">
        <w:t>Demonstrating Professionalism</w:t>
      </w:r>
      <w:bookmarkEnd w:id="241"/>
    </w:p>
    <w:p w14:paraId="0F3F2C25"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If we are serious about getting the job, we should demonstrate:</w:t>
      </w:r>
    </w:p>
    <w:p w14:paraId="058D3CB8" w14:textId="77777777" w:rsidR="00BD4ECA" w:rsidRPr="00260DD5" w:rsidRDefault="00BD4ECA" w:rsidP="00260DD5">
      <w:pPr>
        <w:pStyle w:val="NormalWeb"/>
        <w:numPr>
          <w:ilvl w:val="0"/>
          <w:numId w:val="252"/>
        </w:numPr>
        <w:jc w:val="both"/>
        <w:rPr>
          <w:rFonts w:asciiTheme="majorBidi" w:hAnsiTheme="majorBidi" w:cstheme="majorBidi"/>
          <w:color w:val="0070C0"/>
        </w:rPr>
      </w:pPr>
      <w:r w:rsidRPr="00260DD5">
        <w:rPr>
          <w:rFonts w:asciiTheme="majorBidi" w:hAnsiTheme="majorBidi" w:cstheme="majorBidi"/>
          <w:color w:val="0070C0"/>
        </w:rPr>
        <w:t>A positive attitude.</w:t>
      </w:r>
    </w:p>
    <w:p w14:paraId="165F17F1" w14:textId="77777777" w:rsidR="00BD4ECA" w:rsidRPr="00260DD5" w:rsidRDefault="00BD4ECA" w:rsidP="00260DD5">
      <w:pPr>
        <w:pStyle w:val="NormalWeb"/>
        <w:numPr>
          <w:ilvl w:val="0"/>
          <w:numId w:val="252"/>
        </w:numPr>
        <w:jc w:val="both"/>
        <w:rPr>
          <w:rFonts w:asciiTheme="majorBidi" w:hAnsiTheme="majorBidi" w:cstheme="majorBidi"/>
          <w:color w:val="0070C0"/>
        </w:rPr>
      </w:pPr>
      <w:r w:rsidRPr="00260DD5">
        <w:rPr>
          <w:rFonts w:asciiTheme="majorBidi" w:hAnsiTheme="majorBidi" w:cstheme="majorBidi"/>
          <w:color w:val="0070C0"/>
        </w:rPr>
        <w:t>Positive body language.</w:t>
      </w:r>
    </w:p>
    <w:p w14:paraId="59263BC3" w14:textId="77777777" w:rsidR="00BD4ECA" w:rsidRPr="00260DD5" w:rsidRDefault="00BD4ECA" w:rsidP="00260DD5">
      <w:pPr>
        <w:pStyle w:val="NormalWeb"/>
        <w:numPr>
          <w:ilvl w:val="0"/>
          <w:numId w:val="252"/>
        </w:numPr>
        <w:jc w:val="both"/>
        <w:rPr>
          <w:rFonts w:asciiTheme="majorBidi" w:hAnsiTheme="majorBidi" w:cstheme="majorBidi"/>
          <w:color w:val="0070C0"/>
        </w:rPr>
      </w:pPr>
      <w:r w:rsidRPr="00260DD5">
        <w:rPr>
          <w:rFonts w:asciiTheme="majorBidi" w:hAnsiTheme="majorBidi" w:cstheme="majorBidi"/>
          <w:color w:val="0070C0"/>
        </w:rPr>
        <w:t>Excellent communication skills.</w:t>
      </w:r>
    </w:p>
    <w:p w14:paraId="2ACF7F0F" w14:textId="77777777" w:rsidR="00BD4ECA" w:rsidRPr="00260DD5" w:rsidRDefault="00BD4ECA" w:rsidP="00260DD5">
      <w:pPr>
        <w:pStyle w:val="NormalWeb"/>
        <w:numPr>
          <w:ilvl w:val="0"/>
          <w:numId w:val="252"/>
        </w:numPr>
        <w:jc w:val="both"/>
        <w:rPr>
          <w:rFonts w:asciiTheme="majorBidi" w:hAnsiTheme="majorBidi" w:cstheme="majorBidi"/>
          <w:color w:val="0070C0"/>
        </w:rPr>
      </w:pPr>
      <w:r w:rsidRPr="00260DD5">
        <w:rPr>
          <w:rFonts w:asciiTheme="majorBidi" w:hAnsiTheme="majorBidi" w:cstheme="majorBidi"/>
          <w:color w:val="0070C0"/>
        </w:rPr>
        <w:t>Confidence in presenting our qualifications.</w:t>
      </w:r>
    </w:p>
    <w:p w14:paraId="754A2668" w14:textId="77777777" w:rsidR="00BD4ECA" w:rsidRPr="00260DD5" w:rsidRDefault="00BD4ECA" w:rsidP="00260DD5">
      <w:pPr>
        <w:pStyle w:val="NormalWeb"/>
        <w:numPr>
          <w:ilvl w:val="0"/>
          <w:numId w:val="252"/>
        </w:numPr>
        <w:jc w:val="both"/>
        <w:rPr>
          <w:rFonts w:asciiTheme="majorBidi" w:hAnsiTheme="majorBidi" w:cstheme="majorBidi"/>
          <w:color w:val="0070C0"/>
        </w:rPr>
      </w:pPr>
      <w:r w:rsidRPr="00260DD5">
        <w:rPr>
          <w:rFonts w:asciiTheme="majorBidi" w:hAnsiTheme="majorBidi" w:cstheme="majorBidi"/>
          <w:color w:val="0070C0"/>
        </w:rPr>
        <w:t>The ability to effectively market ourselves for the job opportunity.</w:t>
      </w:r>
    </w:p>
    <w:p w14:paraId="38B05A52" w14:textId="77777777" w:rsidR="00BD4ECA" w:rsidRPr="00260DD5" w:rsidRDefault="00BD4ECA" w:rsidP="00260DD5">
      <w:pPr>
        <w:pStyle w:val="Heading2"/>
        <w:jc w:val="both"/>
      </w:pPr>
      <w:bookmarkStart w:id="242" w:name="_Toc236217551"/>
      <w:r w:rsidRPr="00260DD5">
        <w:t>Final Interview Advice</w:t>
      </w:r>
      <w:bookmarkEnd w:id="242"/>
    </w:p>
    <w:p w14:paraId="6085BD0D"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Experts recommend the following:</w:t>
      </w:r>
    </w:p>
    <w:p w14:paraId="05B27D95" w14:textId="77777777" w:rsidR="00BD4ECA" w:rsidRPr="00260DD5" w:rsidRDefault="00BD4ECA" w:rsidP="00260DD5">
      <w:pPr>
        <w:pStyle w:val="NormalWeb"/>
        <w:numPr>
          <w:ilvl w:val="0"/>
          <w:numId w:val="253"/>
        </w:numPr>
        <w:jc w:val="both"/>
        <w:rPr>
          <w:rFonts w:asciiTheme="majorBidi" w:hAnsiTheme="majorBidi" w:cstheme="majorBidi"/>
          <w:color w:val="0070C0"/>
        </w:rPr>
      </w:pPr>
      <w:r w:rsidRPr="00260DD5">
        <w:rPr>
          <w:rFonts w:asciiTheme="majorBidi" w:hAnsiTheme="majorBidi" w:cstheme="majorBidi"/>
          <w:color w:val="0070C0"/>
        </w:rPr>
        <w:t>Relax.</w:t>
      </w:r>
    </w:p>
    <w:p w14:paraId="2B887926" w14:textId="77777777" w:rsidR="00BD4ECA" w:rsidRPr="00260DD5" w:rsidRDefault="00BD4ECA" w:rsidP="00260DD5">
      <w:pPr>
        <w:pStyle w:val="NormalWeb"/>
        <w:numPr>
          <w:ilvl w:val="0"/>
          <w:numId w:val="253"/>
        </w:numPr>
        <w:jc w:val="both"/>
        <w:rPr>
          <w:rFonts w:asciiTheme="majorBidi" w:hAnsiTheme="majorBidi" w:cstheme="majorBidi"/>
          <w:color w:val="0070C0"/>
        </w:rPr>
      </w:pPr>
      <w:r w:rsidRPr="00260DD5">
        <w:rPr>
          <w:rFonts w:asciiTheme="majorBidi" w:hAnsiTheme="majorBidi" w:cstheme="majorBidi"/>
          <w:color w:val="0070C0"/>
        </w:rPr>
        <w:t>Be yourself.</w:t>
      </w:r>
    </w:p>
    <w:p w14:paraId="2D9C6D3D" w14:textId="77777777" w:rsidR="00BD4ECA" w:rsidRPr="00260DD5" w:rsidRDefault="00BD4ECA" w:rsidP="00260DD5">
      <w:pPr>
        <w:pStyle w:val="NormalWeb"/>
        <w:numPr>
          <w:ilvl w:val="0"/>
          <w:numId w:val="253"/>
        </w:numPr>
        <w:jc w:val="both"/>
        <w:rPr>
          <w:rFonts w:asciiTheme="majorBidi" w:hAnsiTheme="majorBidi" w:cstheme="majorBidi"/>
          <w:color w:val="0070C0"/>
        </w:rPr>
      </w:pPr>
      <w:r w:rsidRPr="00260DD5">
        <w:rPr>
          <w:rFonts w:asciiTheme="majorBidi" w:hAnsiTheme="majorBidi" w:cstheme="majorBidi"/>
          <w:color w:val="0070C0"/>
        </w:rPr>
        <w:t>Be brave.</w:t>
      </w:r>
    </w:p>
    <w:p w14:paraId="65178D1B" w14:textId="77777777" w:rsidR="00BD4ECA" w:rsidRPr="00260DD5" w:rsidRDefault="00BD4ECA" w:rsidP="00260DD5">
      <w:pPr>
        <w:pStyle w:val="NormalWeb"/>
        <w:numPr>
          <w:ilvl w:val="0"/>
          <w:numId w:val="253"/>
        </w:numPr>
        <w:jc w:val="both"/>
        <w:rPr>
          <w:rFonts w:asciiTheme="majorBidi" w:hAnsiTheme="majorBidi" w:cstheme="majorBidi"/>
          <w:color w:val="0070C0"/>
        </w:rPr>
      </w:pPr>
      <w:r w:rsidRPr="00260DD5">
        <w:rPr>
          <w:rFonts w:asciiTheme="majorBidi" w:hAnsiTheme="majorBidi" w:cstheme="majorBidi"/>
          <w:color w:val="0070C0"/>
        </w:rPr>
        <w:t>Do not act or pretend to be someone else.</w:t>
      </w:r>
    </w:p>
    <w:p w14:paraId="538D3DBE" w14:textId="77777777" w:rsidR="00BD4ECA" w:rsidRPr="00260DD5" w:rsidRDefault="00BD4ECA" w:rsidP="00260DD5">
      <w:pPr>
        <w:pStyle w:val="NormalWeb"/>
        <w:numPr>
          <w:ilvl w:val="0"/>
          <w:numId w:val="253"/>
        </w:numPr>
        <w:jc w:val="both"/>
        <w:rPr>
          <w:rFonts w:asciiTheme="majorBidi" w:hAnsiTheme="majorBidi" w:cstheme="majorBidi"/>
          <w:color w:val="0070C0"/>
        </w:rPr>
      </w:pPr>
      <w:r w:rsidRPr="00260DD5">
        <w:rPr>
          <w:rFonts w:asciiTheme="majorBidi" w:hAnsiTheme="majorBidi" w:cstheme="majorBidi"/>
          <w:color w:val="0070C0"/>
        </w:rPr>
        <w:t>Be honest throughout the interview.</w:t>
      </w:r>
    </w:p>
    <w:p w14:paraId="6C86824E" w14:textId="77777777" w:rsidR="00BD4ECA" w:rsidRPr="00260DD5" w:rsidRDefault="00BD4ECA" w:rsidP="00260DD5">
      <w:pPr>
        <w:pStyle w:val="NormalWeb"/>
        <w:jc w:val="both"/>
        <w:rPr>
          <w:rFonts w:asciiTheme="majorBidi" w:hAnsiTheme="majorBidi" w:cstheme="majorBidi"/>
        </w:rPr>
      </w:pPr>
      <w:r w:rsidRPr="00260DD5">
        <w:rPr>
          <w:rFonts w:asciiTheme="majorBidi" w:hAnsiTheme="majorBidi" w:cstheme="majorBidi"/>
        </w:rPr>
        <w:t>If we genuinely do not know an answer:</w:t>
      </w:r>
    </w:p>
    <w:p w14:paraId="7F41D3D5" w14:textId="77777777" w:rsidR="00BD4ECA" w:rsidRPr="00260DD5" w:rsidRDefault="00BD4ECA" w:rsidP="00260DD5">
      <w:pPr>
        <w:pStyle w:val="ListParagraph"/>
        <w:numPr>
          <w:ilvl w:val="0"/>
          <w:numId w:val="255"/>
        </w:numPr>
        <w:jc w:val="both"/>
        <w:rPr>
          <w:rFonts w:cstheme="majorBidi"/>
        </w:rPr>
      </w:pPr>
      <w:r w:rsidRPr="00260DD5">
        <w:rPr>
          <w:rFonts w:cstheme="majorBidi"/>
        </w:rPr>
        <w:t>Clearly say that we do not know.</w:t>
      </w:r>
    </w:p>
    <w:p w14:paraId="1B6888FE" w14:textId="77777777" w:rsidR="00BD4ECA" w:rsidRPr="00260DD5" w:rsidRDefault="00BD4ECA" w:rsidP="00260DD5">
      <w:pPr>
        <w:pStyle w:val="ListParagraph"/>
        <w:numPr>
          <w:ilvl w:val="0"/>
          <w:numId w:val="255"/>
        </w:numPr>
        <w:jc w:val="both"/>
        <w:rPr>
          <w:rFonts w:cstheme="majorBidi"/>
        </w:rPr>
      </w:pPr>
      <w:r w:rsidRPr="00260DD5">
        <w:rPr>
          <w:rFonts w:cstheme="majorBidi"/>
        </w:rPr>
        <w:t>Do not waste time trying to bluff or "hand wave" (give vague or unsupported explanations instead of a clear answer).</w:t>
      </w:r>
    </w:p>
    <w:p w14:paraId="145C406F" w14:textId="77777777" w:rsidR="00BD4ECA" w:rsidRPr="00260DD5" w:rsidRDefault="00BD4ECA" w:rsidP="00260DD5">
      <w:pPr>
        <w:pStyle w:val="NormalWeb"/>
        <w:numPr>
          <w:ilvl w:val="0"/>
          <w:numId w:val="254"/>
        </w:numPr>
        <w:jc w:val="both"/>
        <w:rPr>
          <w:rFonts w:asciiTheme="majorBidi" w:hAnsiTheme="majorBidi" w:cstheme="majorBidi"/>
        </w:rPr>
      </w:pPr>
      <w:r w:rsidRPr="00260DD5">
        <w:rPr>
          <w:rFonts w:asciiTheme="majorBidi" w:hAnsiTheme="majorBidi" w:cstheme="majorBidi"/>
        </w:rPr>
        <w:t>Move on to the next question if appropriate.</w:t>
      </w:r>
    </w:p>
    <w:p w14:paraId="322092BB"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If we have a reasonable idea, we can respond by saying:</w:t>
      </w:r>
    </w:p>
    <w:p w14:paraId="26A9D073"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lastRenderedPageBreak/>
        <w:t>"I don't know, but I guess..."</w:t>
      </w:r>
    </w:p>
    <w:p w14:paraId="5BAE8E50"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or</w:t>
      </w:r>
    </w:p>
    <w:p w14:paraId="5296784A"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"I would solve this in the following way..."</w:t>
      </w:r>
    </w:p>
    <w:p w14:paraId="719197EE" w14:textId="77777777" w:rsidR="00BD4ECA" w:rsidRPr="00260DD5" w:rsidRDefault="00BD4ECA" w:rsidP="00260DD5">
      <w:pPr>
        <w:pStyle w:val="NormalWeb"/>
        <w:jc w:val="both"/>
        <w:rPr>
          <w:rFonts w:asciiTheme="majorBidi" w:hAnsiTheme="majorBidi" w:cstheme="majorBidi"/>
          <w:color w:val="0070C0"/>
        </w:rPr>
      </w:pPr>
      <w:r w:rsidRPr="00260DD5">
        <w:rPr>
          <w:rFonts w:asciiTheme="majorBidi" w:hAnsiTheme="majorBidi" w:cstheme="majorBidi"/>
          <w:color w:val="0070C0"/>
        </w:rPr>
        <w:t>Explaining our thought process is often considered a good approach because it demonstrates logical thinking and problem-solving ability, even when we do not know the exact answer.</w:t>
      </w:r>
    </w:p>
    <w:p w14:paraId="0C3B5A92" w14:textId="77777777" w:rsidR="006A2546" w:rsidRPr="00260DD5" w:rsidRDefault="006A2546" w:rsidP="00260DD5">
      <w:pPr>
        <w:pStyle w:val="Heading1"/>
        <w:jc w:val="both"/>
        <w:rPr>
          <w:rFonts w:cstheme="majorBidi"/>
        </w:rPr>
      </w:pPr>
      <w:bookmarkStart w:id="243" w:name="_Toc236217552"/>
      <w:r w:rsidRPr="00260DD5">
        <w:rPr>
          <w:rFonts w:cstheme="majorBidi"/>
        </w:rPr>
        <w:t>Unethical Interviewing</w:t>
      </w:r>
      <w:bookmarkEnd w:id="243"/>
    </w:p>
    <w:p w14:paraId="5C0E39DA"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As candidates, we work hard to earn interview opportunities. We want to cooperate with the hiring company and secure the job. However, not every interviewer has our best interests as a priority. It is important to understand which interview questions are inappropriate or off-limits so that we can protect our rights and recognize whether a company demonstrates ethical and respectful hiring practices.</w:t>
      </w:r>
    </w:p>
    <w:p w14:paraId="28CE3D7C" w14:textId="77777777" w:rsidR="006A2546" w:rsidRPr="00260DD5" w:rsidRDefault="006A2546" w:rsidP="00260DD5">
      <w:pPr>
        <w:pStyle w:val="NormalWeb"/>
        <w:jc w:val="both"/>
        <w:rPr>
          <w:rFonts w:asciiTheme="majorBidi" w:hAnsiTheme="majorBidi" w:cstheme="majorBidi"/>
        </w:rPr>
      </w:pPr>
      <w:r w:rsidRPr="00260DD5">
        <w:rPr>
          <w:rStyle w:val="Strong"/>
          <w:rFonts w:asciiTheme="majorBidi" w:eastAsiaTheme="majorEastAsia" w:hAnsiTheme="majorBidi" w:cstheme="majorBidi"/>
        </w:rPr>
        <w:t>Note:</w:t>
      </w:r>
      <w:r w:rsidRPr="00260DD5">
        <w:rPr>
          <w:rFonts w:asciiTheme="majorBidi" w:hAnsiTheme="majorBidi" w:cstheme="majorBidi"/>
        </w:rPr>
        <w:t xml:space="preserve"> Laws and hiring practices differ across countries and regions. This topic covers these issues in a general sense. We should always research the employment laws and interview regulations applicable to our own location.</w:t>
      </w:r>
    </w:p>
    <w:p w14:paraId="0B1976FF" w14:textId="77777777" w:rsidR="006A2546" w:rsidRPr="00260DD5" w:rsidRDefault="006A2546" w:rsidP="00260DD5">
      <w:pPr>
        <w:pStyle w:val="Heading2"/>
        <w:jc w:val="both"/>
      </w:pPr>
      <w:bookmarkStart w:id="244" w:name="_Toc236217553"/>
      <w:r w:rsidRPr="00260DD5">
        <w:t>Personal Information</w:t>
      </w:r>
      <w:bookmarkEnd w:id="244"/>
    </w:p>
    <w:p w14:paraId="6AF6C9E9"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There are several categories of personal information that interviewers generally should not ask about.</w:t>
      </w:r>
    </w:p>
    <w:p w14:paraId="18ACCF1B" w14:textId="77777777" w:rsidR="006A2546" w:rsidRPr="00260DD5" w:rsidRDefault="006A2546" w:rsidP="00260DD5">
      <w:pPr>
        <w:pStyle w:val="Heading3"/>
        <w:jc w:val="both"/>
      </w:pPr>
      <w:bookmarkStart w:id="245" w:name="_Toc236217554"/>
      <w:r w:rsidRPr="00260DD5">
        <w:t>Race or Nationality</w:t>
      </w:r>
      <w:bookmarkEnd w:id="245"/>
    </w:p>
    <w:p w14:paraId="3892022B" w14:textId="77777777" w:rsidR="006A2546" w:rsidRPr="00260DD5" w:rsidRDefault="006A2546" w:rsidP="00260DD5">
      <w:pPr>
        <w:pStyle w:val="NormalWeb"/>
        <w:numPr>
          <w:ilvl w:val="0"/>
          <w:numId w:val="256"/>
        </w:numPr>
        <w:jc w:val="both"/>
        <w:rPr>
          <w:rFonts w:asciiTheme="majorBidi" w:hAnsiTheme="majorBidi" w:cstheme="majorBidi"/>
        </w:rPr>
      </w:pPr>
      <w:r w:rsidRPr="00260DD5">
        <w:rPr>
          <w:rFonts w:asciiTheme="majorBidi" w:hAnsiTheme="majorBidi" w:cstheme="majorBidi"/>
        </w:rPr>
        <w:t>Asking about race or nationality is strictly illegal in the United States and many other countries.</w:t>
      </w:r>
    </w:p>
    <w:p w14:paraId="546A10C6" w14:textId="77777777" w:rsidR="006A2546" w:rsidRPr="00260DD5" w:rsidRDefault="006A2546" w:rsidP="00260DD5">
      <w:pPr>
        <w:pStyle w:val="NormalWeb"/>
        <w:numPr>
          <w:ilvl w:val="0"/>
          <w:numId w:val="256"/>
        </w:numPr>
        <w:jc w:val="both"/>
        <w:rPr>
          <w:rFonts w:asciiTheme="majorBidi" w:hAnsiTheme="majorBidi" w:cstheme="majorBidi"/>
        </w:rPr>
      </w:pPr>
      <w:r w:rsidRPr="00260DD5">
        <w:rPr>
          <w:rFonts w:asciiTheme="majorBidi" w:hAnsiTheme="majorBidi" w:cstheme="majorBidi"/>
        </w:rPr>
        <w:t>Some interviewers may attempt to obtain this information indirectly by asking about:</w:t>
      </w:r>
    </w:p>
    <w:p w14:paraId="04125E04" w14:textId="77777777" w:rsidR="006A2546" w:rsidRPr="00260DD5" w:rsidRDefault="006A2546" w:rsidP="00260DD5">
      <w:pPr>
        <w:pStyle w:val="NormalWeb"/>
        <w:numPr>
          <w:ilvl w:val="1"/>
          <w:numId w:val="256"/>
        </w:numPr>
        <w:jc w:val="both"/>
        <w:rPr>
          <w:rFonts w:asciiTheme="majorBidi" w:hAnsiTheme="majorBidi" w:cstheme="majorBidi"/>
        </w:rPr>
      </w:pPr>
      <w:r w:rsidRPr="00260DD5">
        <w:rPr>
          <w:rFonts w:asciiTheme="majorBidi" w:hAnsiTheme="majorBidi" w:cstheme="majorBidi"/>
        </w:rPr>
        <w:t>The origin of our name.</w:t>
      </w:r>
    </w:p>
    <w:p w14:paraId="4FAD6A03" w14:textId="77777777" w:rsidR="006A2546" w:rsidRPr="00260DD5" w:rsidRDefault="006A2546" w:rsidP="00260DD5">
      <w:pPr>
        <w:pStyle w:val="NormalWeb"/>
        <w:numPr>
          <w:ilvl w:val="1"/>
          <w:numId w:val="256"/>
        </w:numPr>
        <w:jc w:val="both"/>
        <w:rPr>
          <w:rFonts w:asciiTheme="majorBidi" w:hAnsiTheme="majorBidi" w:cstheme="majorBidi"/>
        </w:rPr>
      </w:pPr>
      <w:r w:rsidRPr="00260DD5">
        <w:rPr>
          <w:rFonts w:asciiTheme="majorBidi" w:hAnsiTheme="majorBidi" w:cstheme="majorBidi"/>
        </w:rPr>
        <w:t>Our first language.</w:t>
      </w:r>
    </w:p>
    <w:p w14:paraId="4AC8D586" w14:textId="77777777" w:rsidR="006A2546" w:rsidRPr="00260DD5" w:rsidRDefault="006A2546" w:rsidP="00260DD5">
      <w:pPr>
        <w:pStyle w:val="NormalWeb"/>
        <w:numPr>
          <w:ilvl w:val="0"/>
          <w:numId w:val="256"/>
        </w:numPr>
        <w:jc w:val="both"/>
        <w:rPr>
          <w:rFonts w:asciiTheme="majorBidi" w:hAnsiTheme="majorBidi" w:cstheme="majorBidi"/>
        </w:rPr>
      </w:pPr>
      <w:r w:rsidRPr="00260DD5">
        <w:rPr>
          <w:rFonts w:asciiTheme="majorBidi" w:hAnsiTheme="majorBidi" w:cstheme="majorBidi"/>
        </w:rPr>
        <w:t>Some questions related to citizenship status and work visas may be permitted because they are directly related to employment eligibility.</w:t>
      </w:r>
    </w:p>
    <w:p w14:paraId="15B446C1" w14:textId="77777777" w:rsidR="006A2546" w:rsidRPr="00260DD5" w:rsidRDefault="006A2546" w:rsidP="00260DD5">
      <w:pPr>
        <w:pStyle w:val="NormalWeb"/>
        <w:numPr>
          <w:ilvl w:val="0"/>
          <w:numId w:val="256"/>
        </w:numPr>
        <w:jc w:val="both"/>
        <w:rPr>
          <w:rFonts w:asciiTheme="majorBidi" w:hAnsiTheme="majorBidi" w:cstheme="majorBidi"/>
        </w:rPr>
      </w:pPr>
      <w:r w:rsidRPr="00260DD5">
        <w:rPr>
          <w:rFonts w:asciiTheme="majorBidi" w:hAnsiTheme="majorBidi" w:cstheme="majorBidi"/>
        </w:rPr>
        <w:t>For example:</w:t>
      </w:r>
    </w:p>
    <w:p w14:paraId="400B221F" w14:textId="77777777" w:rsidR="006A2546" w:rsidRPr="00260DD5" w:rsidRDefault="006A2546" w:rsidP="00260DD5">
      <w:pPr>
        <w:pStyle w:val="NormalWeb"/>
        <w:numPr>
          <w:ilvl w:val="1"/>
          <w:numId w:val="256"/>
        </w:numPr>
        <w:jc w:val="both"/>
        <w:rPr>
          <w:rFonts w:asciiTheme="majorBidi" w:hAnsiTheme="majorBidi" w:cstheme="majorBidi"/>
        </w:rPr>
      </w:pPr>
      <w:r w:rsidRPr="00260DD5">
        <w:rPr>
          <w:rFonts w:asciiTheme="majorBidi" w:hAnsiTheme="majorBidi" w:cstheme="majorBidi"/>
        </w:rPr>
        <w:t xml:space="preserve">Asking whether we are </w:t>
      </w:r>
      <w:r w:rsidRPr="00260DD5">
        <w:rPr>
          <w:rStyle w:val="Strong"/>
          <w:rFonts w:asciiTheme="majorBidi" w:eastAsiaTheme="majorEastAsia" w:hAnsiTheme="majorBidi" w:cstheme="majorBidi"/>
        </w:rPr>
        <w:t>legally allowed to work in the country</w:t>
      </w:r>
      <w:r w:rsidRPr="00260DD5">
        <w:rPr>
          <w:rFonts w:asciiTheme="majorBidi" w:hAnsiTheme="majorBidi" w:cstheme="majorBidi"/>
        </w:rPr>
        <w:t xml:space="preserve"> is generally permissible.</w:t>
      </w:r>
    </w:p>
    <w:p w14:paraId="0628C819" w14:textId="77777777" w:rsidR="006A2546" w:rsidRPr="00260DD5" w:rsidRDefault="006A2546" w:rsidP="00260DD5">
      <w:pPr>
        <w:pStyle w:val="NormalWeb"/>
        <w:numPr>
          <w:ilvl w:val="1"/>
          <w:numId w:val="256"/>
        </w:numPr>
        <w:jc w:val="both"/>
        <w:rPr>
          <w:rFonts w:asciiTheme="majorBidi" w:hAnsiTheme="majorBidi" w:cstheme="majorBidi"/>
        </w:rPr>
      </w:pPr>
      <w:r w:rsidRPr="00260DD5">
        <w:rPr>
          <w:rFonts w:asciiTheme="majorBidi" w:hAnsiTheme="majorBidi" w:cstheme="majorBidi"/>
        </w:rPr>
        <w:t>Asking directly whether we are a citizen is generally not appropriate.</w:t>
      </w:r>
    </w:p>
    <w:p w14:paraId="65910979" w14:textId="77777777" w:rsidR="006A2546" w:rsidRPr="00260DD5" w:rsidRDefault="006A2546" w:rsidP="00260DD5">
      <w:pPr>
        <w:pStyle w:val="Heading3"/>
        <w:jc w:val="both"/>
      </w:pPr>
      <w:bookmarkStart w:id="246" w:name="_Toc236217555"/>
      <w:r w:rsidRPr="00260DD5">
        <w:t>Gender and Sexual Preference</w:t>
      </w:r>
      <w:bookmarkEnd w:id="246"/>
    </w:p>
    <w:p w14:paraId="08254F1C" w14:textId="77777777" w:rsidR="006A2546" w:rsidRPr="00260DD5" w:rsidRDefault="006A2546" w:rsidP="00260DD5">
      <w:pPr>
        <w:pStyle w:val="NormalWeb"/>
        <w:numPr>
          <w:ilvl w:val="0"/>
          <w:numId w:val="257"/>
        </w:numPr>
        <w:jc w:val="both"/>
        <w:rPr>
          <w:rFonts w:asciiTheme="majorBidi" w:hAnsiTheme="majorBidi" w:cstheme="majorBidi"/>
        </w:rPr>
      </w:pPr>
      <w:r w:rsidRPr="00260DD5">
        <w:rPr>
          <w:rFonts w:asciiTheme="majorBidi" w:hAnsiTheme="majorBidi" w:cstheme="majorBidi"/>
        </w:rPr>
        <w:t>In the United States, discrimination based on gender or sexual preference is illegal.</w:t>
      </w:r>
    </w:p>
    <w:p w14:paraId="1A58AB15" w14:textId="77777777" w:rsidR="006A2546" w:rsidRPr="00260DD5" w:rsidRDefault="006A2546" w:rsidP="00260DD5">
      <w:pPr>
        <w:pStyle w:val="NormalWeb"/>
        <w:numPr>
          <w:ilvl w:val="0"/>
          <w:numId w:val="257"/>
        </w:numPr>
        <w:jc w:val="both"/>
        <w:rPr>
          <w:rFonts w:asciiTheme="majorBidi" w:hAnsiTheme="majorBidi" w:cstheme="majorBidi"/>
        </w:rPr>
      </w:pPr>
      <w:r w:rsidRPr="00260DD5">
        <w:rPr>
          <w:rFonts w:asciiTheme="majorBidi" w:hAnsiTheme="majorBidi" w:cstheme="majorBidi"/>
        </w:rPr>
        <w:t>Therefore, interviewers should not ask questions about these topics.</w:t>
      </w:r>
    </w:p>
    <w:p w14:paraId="56A80A29" w14:textId="77777777" w:rsidR="006A2546" w:rsidRPr="00260DD5" w:rsidRDefault="006A2546" w:rsidP="00260DD5">
      <w:pPr>
        <w:pStyle w:val="Heading3"/>
        <w:jc w:val="both"/>
      </w:pPr>
      <w:bookmarkStart w:id="247" w:name="_Toc236217556"/>
      <w:r w:rsidRPr="00260DD5">
        <w:t>Marital Status and Family Plans</w:t>
      </w:r>
      <w:bookmarkEnd w:id="247"/>
    </w:p>
    <w:p w14:paraId="079AB651" w14:textId="77777777" w:rsidR="006A2546" w:rsidRPr="00260DD5" w:rsidRDefault="006A2546" w:rsidP="00260DD5">
      <w:pPr>
        <w:pStyle w:val="NormalWeb"/>
        <w:numPr>
          <w:ilvl w:val="0"/>
          <w:numId w:val="258"/>
        </w:numPr>
        <w:jc w:val="both"/>
        <w:rPr>
          <w:rFonts w:asciiTheme="majorBidi" w:hAnsiTheme="majorBidi" w:cstheme="majorBidi"/>
        </w:rPr>
      </w:pPr>
      <w:r w:rsidRPr="00260DD5">
        <w:rPr>
          <w:rFonts w:asciiTheme="majorBidi" w:hAnsiTheme="majorBidi" w:cstheme="majorBidi"/>
        </w:rPr>
        <w:t>Asking about marital status is illegal in the United States.</w:t>
      </w:r>
    </w:p>
    <w:p w14:paraId="5550F8B9" w14:textId="77777777" w:rsidR="006A2546" w:rsidRPr="00260DD5" w:rsidRDefault="006A2546" w:rsidP="00260DD5">
      <w:pPr>
        <w:pStyle w:val="NormalWeb"/>
        <w:numPr>
          <w:ilvl w:val="0"/>
          <w:numId w:val="258"/>
        </w:numPr>
        <w:jc w:val="both"/>
        <w:rPr>
          <w:rFonts w:asciiTheme="majorBidi" w:hAnsiTheme="majorBidi" w:cstheme="majorBidi"/>
        </w:rPr>
      </w:pPr>
      <w:r w:rsidRPr="00260DD5">
        <w:rPr>
          <w:rFonts w:asciiTheme="majorBidi" w:hAnsiTheme="majorBidi" w:cstheme="majorBidi"/>
        </w:rPr>
        <w:lastRenderedPageBreak/>
        <w:t>This information is generally unrelated to job performance.</w:t>
      </w:r>
    </w:p>
    <w:p w14:paraId="1E62ACFF" w14:textId="77777777" w:rsidR="006A2546" w:rsidRPr="00260DD5" w:rsidRDefault="006A2546" w:rsidP="00260DD5">
      <w:pPr>
        <w:pStyle w:val="NormalWeb"/>
        <w:numPr>
          <w:ilvl w:val="0"/>
          <w:numId w:val="258"/>
        </w:numPr>
        <w:jc w:val="both"/>
        <w:rPr>
          <w:rFonts w:asciiTheme="majorBidi" w:hAnsiTheme="majorBidi" w:cstheme="majorBidi"/>
        </w:rPr>
      </w:pPr>
      <w:r w:rsidRPr="00260DD5">
        <w:rPr>
          <w:rFonts w:asciiTheme="majorBidi" w:hAnsiTheme="majorBidi" w:cstheme="majorBidi"/>
        </w:rPr>
        <w:t>Such questions may be used to determine whether a candidate will be as dedicated as the company expects.</w:t>
      </w:r>
    </w:p>
    <w:p w14:paraId="4A9379AB" w14:textId="77777777" w:rsidR="006A2546" w:rsidRPr="00260DD5" w:rsidRDefault="006A2546" w:rsidP="00260DD5">
      <w:pPr>
        <w:pStyle w:val="NormalWeb"/>
        <w:numPr>
          <w:ilvl w:val="0"/>
          <w:numId w:val="258"/>
        </w:numPr>
        <w:jc w:val="both"/>
        <w:rPr>
          <w:rFonts w:asciiTheme="majorBidi" w:hAnsiTheme="majorBidi" w:cstheme="majorBidi"/>
        </w:rPr>
      </w:pPr>
      <w:r w:rsidRPr="00260DD5">
        <w:rPr>
          <w:rFonts w:asciiTheme="majorBidi" w:hAnsiTheme="majorBidi" w:cstheme="majorBidi"/>
        </w:rPr>
        <w:t>Questions about family plans may be intended to determine whether female employees might require future leave or expensive insurance coverage.</w:t>
      </w:r>
    </w:p>
    <w:p w14:paraId="16AF7675" w14:textId="77777777" w:rsidR="006A2546" w:rsidRPr="00260DD5" w:rsidRDefault="006A2546" w:rsidP="00260DD5">
      <w:pPr>
        <w:pStyle w:val="NormalWeb"/>
        <w:numPr>
          <w:ilvl w:val="0"/>
          <w:numId w:val="258"/>
        </w:numPr>
        <w:jc w:val="both"/>
        <w:rPr>
          <w:rFonts w:asciiTheme="majorBidi" w:hAnsiTheme="majorBidi" w:cstheme="majorBidi"/>
        </w:rPr>
      </w:pPr>
      <w:r w:rsidRPr="00260DD5">
        <w:rPr>
          <w:rFonts w:asciiTheme="majorBidi" w:hAnsiTheme="majorBidi" w:cstheme="majorBidi"/>
        </w:rPr>
        <w:t>It is also unethical for employers to ask for information about our spouse because it invades personal privacy.</w:t>
      </w:r>
    </w:p>
    <w:p w14:paraId="6460181B" w14:textId="77777777" w:rsidR="006A2546" w:rsidRPr="00260DD5" w:rsidRDefault="006A2546" w:rsidP="00260DD5">
      <w:pPr>
        <w:pStyle w:val="Heading3"/>
        <w:jc w:val="both"/>
      </w:pPr>
      <w:bookmarkStart w:id="248" w:name="_Toc236217557"/>
      <w:r w:rsidRPr="00260DD5">
        <w:t>Health History</w:t>
      </w:r>
      <w:bookmarkEnd w:id="248"/>
    </w:p>
    <w:p w14:paraId="5589A716"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This includes our personal health history, family health history, and medical background.</w:t>
      </w:r>
    </w:p>
    <w:p w14:paraId="1CDBEAAF" w14:textId="77777777" w:rsidR="006A2546" w:rsidRPr="00260DD5" w:rsidRDefault="006A2546" w:rsidP="00260DD5">
      <w:pPr>
        <w:pStyle w:val="NormalWeb"/>
        <w:numPr>
          <w:ilvl w:val="0"/>
          <w:numId w:val="259"/>
        </w:numPr>
        <w:jc w:val="both"/>
        <w:rPr>
          <w:rFonts w:asciiTheme="majorBidi" w:hAnsiTheme="majorBidi" w:cstheme="majorBidi"/>
        </w:rPr>
      </w:pPr>
      <w:r w:rsidRPr="00260DD5">
        <w:rPr>
          <w:rFonts w:asciiTheme="majorBidi" w:hAnsiTheme="majorBidi" w:cstheme="majorBidi"/>
        </w:rPr>
        <w:t>Unless there is a specific job-related reason (which is rare), interviewers should not ask about these topics.</w:t>
      </w:r>
    </w:p>
    <w:p w14:paraId="3BC7006F" w14:textId="77777777" w:rsidR="006A2546" w:rsidRPr="00260DD5" w:rsidRDefault="006A2546" w:rsidP="00260DD5">
      <w:pPr>
        <w:pStyle w:val="NormalWeb"/>
        <w:numPr>
          <w:ilvl w:val="0"/>
          <w:numId w:val="259"/>
        </w:numPr>
        <w:jc w:val="both"/>
        <w:rPr>
          <w:rFonts w:asciiTheme="majorBidi" w:hAnsiTheme="majorBidi" w:cstheme="majorBidi"/>
        </w:rPr>
      </w:pPr>
      <w:r w:rsidRPr="00260DD5">
        <w:rPr>
          <w:rFonts w:asciiTheme="majorBidi" w:hAnsiTheme="majorBidi" w:cstheme="majorBidi"/>
        </w:rPr>
        <w:t>Such questions may be used to estimate future insurance costs or sick leave requirements, which is unethical.</w:t>
      </w:r>
    </w:p>
    <w:p w14:paraId="5C687964" w14:textId="77777777" w:rsidR="006A2546" w:rsidRPr="00260DD5" w:rsidRDefault="006A2546" w:rsidP="00260DD5">
      <w:pPr>
        <w:pStyle w:val="Heading3"/>
        <w:jc w:val="both"/>
      </w:pPr>
      <w:bookmarkStart w:id="249" w:name="_Toc236217558"/>
      <w:r w:rsidRPr="00260DD5">
        <w:t>Disability</w:t>
      </w:r>
      <w:bookmarkEnd w:id="249"/>
    </w:p>
    <w:p w14:paraId="2F05CDB7" w14:textId="77777777" w:rsidR="006A2546" w:rsidRPr="00260DD5" w:rsidRDefault="006A2546" w:rsidP="00260DD5">
      <w:pPr>
        <w:pStyle w:val="NormalWeb"/>
        <w:numPr>
          <w:ilvl w:val="0"/>
          <w:numId w:val="260"/>
        </w:numPr>
        <w:jc w:val="both"/>
        <w:rPr>
          <w:rFonts w:asciiTheme="majorBidi" w:hAnsiTheme="majorBidi" w:cstheme="majorBidi"/>
        </w:rPr>
      </w:pPr>
      <w:r w:rsidRPr="00260DD5">
        <w:rPr>
          <w:rFonts w:asciiTheme="majorBidi" w:hAnsiTheme="majorBidi" w:cstheme="majorBidi"/>
        </w:rPr>
        <w:t>If a job has specific physical requirements, an interviewer may ask whether we are able to perform the required job duties.</w:t>
      </w:r>
    </w:p>
    <w:p w14:paraId="0CB1BDE6" w14:textId="77777777" w:rsidR="006A2546" w:rsidRPr="00260DD5" w:rsidRDefault="006A2546" w:rsidP="00260DD5">
      <w:pPr>
        <w:pStyle w:val="NormalWeb"/>
        <w:numPr>
          <w:ilvl w:val="0"/>
          <w:numId w:val="260"/>
        </w:numPr>
        <w:jc w:val="both"/>
        <w:rPr>
          <w:rFonts w:asciiTheme="majorBidi" w:hAnsiTheme="majorBidi" w:cstheme="majorBidi"/>
        </w:rPr>
      </w:pPr>
      <w:r w:rsidRPr="00260DD5">
        <w:rPr>
          <w:rFonts w:asciiTheme="majorBidi" w:hAnsiTheme="majorBidi" w:cstheme="majorBidi"/>
        </w:rPr>
        <w:t xml:space="preserve">In the United States, employers must provide </w:t>
      </w:r>
      <w:r w:rsidRPr="00260DD5">
        <w:rPr>
          <w:rStyle w:val="Strong"/>
          <w:rFonts w:asciiTheme="majorBidi" w:eastAsiaTheme="majorEastAsia" w:hAnsiTheme="majorBidi" w:cstheme="majorBidi"/>
        </w:rPr>
        <w:t>reasonable accommodations</w:t>
      </w:r>
      <w:r w:rsidRPr="00260DD5">
        <w:rPr>
          <w:rFonts w:asciiTheme="majorBidi" w:hAnsiTheme="majorBidi" w:cstheme="majorBidi"/>
        </w:rPr>
        <w:t xml:space="preserve"> (changes or support that enable qualified individuals with disabilities to perform their jobs) for disabled employees.</w:t>
      </w:r>
    </w:p>
    <w:p w14:paraId="19CEE0EC" w14:textId="77777777" w:rsidR="006A2546" w:rsidRPr="00260DD5" w:rsidRDefault="006A2546" w:rsidP="00260DD5">
      <w:pPr>
        <w:pStyle w:val="NormalWeb"/>
        <w:numPr>
          <w:ilvl w:val="0"/>
          <w:numId w:val="260"/>
        </w:numPr>
        <w:jc w:val="both"/>
        <w:rPr>
          <w:rFonts w:asciiTheme="majorBidi" w:hAnsiTheme="majorBidi" w:cstheme="majorBidi"/>
        </w:rPr>
      </w:pPr>
      <w:r w:rsidRPr="00260DD5">
        <w:rPr>
          <w:rFonts w:asciiTheme="majorBidi" w:hAnsiTheme="majorBidi" w:cstheme="majorBidi"/>
        </w:rPr>
        <w:t>It is also unethical for employers to ask:</w:t>
      </w:r>
    </w:p>
    <w:p w14:paraId="30977256" w14:textId="77777777" w:rsidR="006A2546" w:rsidRPr="00260DD5" w:rsidRDefault="006A2546" w:rsidP="00260DD5">
      <w:pPr>
        <w:pStyle w:val="NormalWeb"/>
        <w:numPr>
          <w:ilvl w:val="1"/>
          <w:numId w:val="260"/>
        </w:numPr>
        <w:jc w:val="both"/>
        <w:rPr>
          <w:rFonts w:asciiTheme="majorBidi" w:hAnsiTheme="majorBidi" w:cstheme="majorBidi"/>
        </w:rPr>
      </w:pPr>
      <w:r w:rsidRPr="00260DD5">
        <w:rPr>
          <w:rFonts w:asciiTheme="majorBidi" w:hAnsiTheme="majorBidi" w:cstheme="majorBidi"/>
        </w:rPr>
        <w:t>Whether we have ever been injured at work.</w:t>
      </w:r>
    </w:p>
    <w:p w14:paraId="3D0A145A" w14:textId="77777777" w:rsidR="006A2546" w:rsidRPr="00260DD5" w:rsidRDefault="006A2546" w:rsidP="00260DD5">
      <w:pPr>
        <w:pStyle w:val="NormalWeb"/>
        <w:numPr>
          <w:ilvl w:val="1"/>
          <w:numId w:val="260"/>
        </w:numPr>
        <w:jc w:val="both"/>
        <w:rPr>
          <w:rFonts w:asciiTheme="majorBidi" w:hAnsiTheme="majorBidi" w:cstheme="majorBidi"/>
        </w:rPr>
      </w:pPr>
      <w:r w:rsidRPr="00260DD5">
        <w:rPr>
          <w:rFonts w:asciiTheme="majorBidi" w:hAnsiTheme="majorBidi" w:cstheme="majorBidi"/>
        </w:rPr>
        <w:t>Whether we have ever received workers' compensation.</w:t>
      </w:r>
    </w:p>
    <w:p w14:paraId="46BB82A2" w14:textId="77777777" w:rsidR="006A2546" w:rsidRPr="00260DD5" w:rsidRDefault="006A2546" w:rsidP="00260DD5">
      <w:pPr>
        <w:pStyle w:val="Heading3"/>
        <w:jc w:val="both"/>
      </w:pPr>
      <w:bookmarkStart w:id="250" w:name="_Toc236217559"/>
      <w:r w:rsidRPr="00260DD5">
        <w:t>Age</w:t>
      </w:r>
      <w:bookmarkEnd w:id="250"/>
    </w:p>
    <w:p w14:paraId="228F54B3" w14:textId="77777777" w:rsidR="006A2546" w:rsidRPr="00260DD5" w:rsidRDefault="006A2546" w:rsidP="00260DD5">
      <w:pPr>
        <w:pStyle w:val="NormalWeb"/>
        <w:numPr>
          <w:ilvl w:val="0"/>
          <w:numId w:val="261"/>
        </w:numPr>
        <w:jc w:val="both"/>
        <w:rPr>
          <w:rFonts w:asciiTheme="majorBidi" w:hAnsiTheme="majorBidi" w:cstheme="majorBidi"/>
        </w:rPr>
      </w:pPr>
      <w:r w:rsidRPr="00260DD5">
        <w:rPr>
          <w:rFonts w:asciiTheme="majorBidi" w:hAnsiTheme="majorBidi" w:cstheme="majorBidi"/>
        </w:rPr>
        <w:t>Employers may ask whether we meet the legal age requirement for a position when required by law.</w:t>
      </w:r>
    </w:p>
    <w:p w14:paraId="6FB11451" w14:textId="77777777" w:rsidR="006A2546" w:rsidRPr="00260DD5" w:rsidRDefault="006A2546" w:rsidP="00260DD5">
      <w:pPr>
        <w:pStyle w:val="NormalWeb"/>
        <w:numPr>
          <w:ilvl w:val="0"/>
          <w:numId w:val="261"/>
        </w:numPr>
        <w:jc w:val="both"/>
        <w:rPr>
          <w:rFonts w:asciiTheme="majorBidi" w:hAnsiTheme="majorBidi" w:cstheme="majorBidi"/>
        </w:rPr>
      </w:pPr>
      <w:r w:rsidRPr="00260DD5">
        <w:rPr>
          <w:rFonts w:asciiTheme="majorBidi" w:hAnsiTheme="majorBidi" w:cstheme="majorBidi"/>
        </w:rPr>
        <w:t>General questions about age that are unrelated to the position are unethical.</w:t>
      </w:r>
    </w:p>
    <w:p w14:paraId="77655797" w14:textId="77777777" w:rsidR="006A2546" w:rsidRPr="00260DD5" w:rsidRDefault="006A2546" w:rsidP="00260DD5">
      <w:pPr>
        <w:pStyle w:val="NormalWeb"/>
        <w:numPr>
          <w:ilvl w:val="0"/>
          <w:numId w:val="261"/>
        </w:numPr>
        <w:jc w:val="both"/>
        <w:rPr>
          <w:rFonts w:asciiTheme="majorBidi" w:hAnsiTheme="majorBidi" w:cstheme="majorBidi"/>
        </w:rPr>
      </w:pPr>
      <w:r w:rsidRPr="00260DD5">
        <w:rPr>
          <w:rFonts w:asciiTheme="majorBidi" w:hAnsiTheme="majorBidi" w:cstheme="majorBidi"/>
        </w:rPr>
        <w:t>Interviewers may also try to estimate our age indirectly, such as by asking when we graduated.</w:t>
      </w:r>
    </w:p>
    <w:p w14:paraId="05DE38EA" w14:textId="77777777" w:rsidR="006A2546" w:rsidRPr="00260DD5" w:rsidRDefault="006A2546" w:rsidP="00260DD5">
      <w:pPr>
        <w:pStyle w:val="Heading3"/>
        <w:jc w:val="both"/>
      </w:pPr>
      <w:bookmarkStart w:id="251" w:name="_Toc236217560"/>
      <w:r w:rsidRPr="00260DD5">
        <w:t>Legal or Arrest Record</w:t>
      </w:r>
      <w:bookmarkEnd w:id="251"/>
    </w:p>
    <w:p w14:paraId="393A22A1" w14:textId="77777777" w:rsidR="006A2546" w:rsidRPr="00260DD5" w:rsidRDefault="006A2546" w:rsidP="00260DD5">
      <w:pPr>
        <w:pStyle w:val="NormalWeb"/>
        <w:numPr>
          <w:ilvl w:val="0"/>
          <w:numId w:val="262"/>
        </w:numPr>
        <w:jc w:val="both"/>
        <w:rPr>
          <w:rFonts w:asciiTheme="majorBidi" w:hAnsiTheme="majorBidi" w:cstheme="majorBidi"/>
        </w:rPr>
      </w:pPr>
      <w:r w:rsidRPr="00260DD5">
        <w:rPr>
          <w:rFonts w:asciiTheme="majorBidi" w:hAnsiTheme="majorBidi" w:cstheme="majorBidi"/>
        </w:rPr>
        <w:t>Interviewers should not ask about our legal history or arrest record.</w:t>
      </w:r>
    </w:p>
    <w:p w14:paraId="064F481E" w14:textId="77777777" w:rsidR="006A2546" w:rsidRPr="00260DD5" w:rsidRDefault="006A2546" w:rsidP="00260DD5">
      <w:pPr>
        <w:pStyle w:val="NormalWeb"/>
        <w:numPr>
          <w:ilvl w:val="0"/>
          <w:numId w:val="262"/>
        </w:numPr>
        <w:jc w:val="both"/>
        <w:rPr>
          <w:rFonts w:asciiTheme="majorBidi" w:hAnsiTheme="majorBidi" w:cstheme="majorBidi"/>
        </w:rPr>
      </w:pPr>
      <w:r w:rsidRPr="00260DD5">
        <w:rPr>
          <w:rFonts w:asciiTheme="majorBidi" w:hAnsiTheme="majorBidi" w:cstheme="majorBidi"/>
        </w:rPr>
        <w:t>If an employer has a legitimate business reason to obtain this information, official legal channels are available.</w:t>
      </w:r>
    </w:p>
    <w:p w14:paraId="2A8E6145" w14:textId="77777777" w:rsidR="006A2546" w:rsidRPr="00260DD5" w:rsidRDefault="006A2546" w:rsidP="00260DD5">
      <w:pPr>
        <w:pStyle w:val="Heading3"/>
        <w:jc w:val="both"/>
      </w:pPr>
      <w:bookmarkStart w:id="252" w:name="_Toc236217561"/>
      <w:r w:rsidRPr="00260DD5">
        <w:t>Financial History</w:t>
      </w:r>
      <w:bookmarkEnd w:id="252"/>
    </w:p>
    <w:p w14:paraId="33365AA6" w14:textId="77777777" w:rsidR="006A2546" w:rsidRPr="00260DD5" w:rsidRDefault="006A2546" w:rsidP="00260DD5">
      <w:pPr>
        <w:pStyle w:val="NormalWeb"/>
        <w:numPr>
          <w:ilvl w:val="0"/>
          <w:numId w:val="263"/>
        </w:numPr>
        <w:jc w:val="both"/>
        <w:rPr>
          <w:rFonts w:asciiTheme="majorBidi" w:hAnsiTheme="majorBidi" w:cstheme="majorBidi"/>
        </w:rPr>
      </w:pPr>
      <w:r w:rsidRPr="00260DD5">
        <w:rPr>
          <w:rFonts w:asciiTheme="majorBidi" w:hAnsiTheme="majorBidi" w:cstheme="majorBidi"/>
        </w:rPr>
        <w:t>Some employers may perform a credit check after obtaining our permission during the hiring process.</w:t>
      </w:r>
    </w:p>
    <w:p w14:paraId="47407031" w14:textId="77777777" w:rsidR="006A2546" w:rsidRPr="00260DD5" w:rsidRDefault="006A2546" w:rsidP="00260DD5">
      <w:pPr>
        <w:pStyle w:val="NormalWeb"/>
        <w:numPr>
          <w:ilvl w:val="0"/>
          <w:numId w:val="263"/>
        </w:numPr>
        <w:jc w:val="both"/>
        <w:rPr>
          <w:rFonts w:asciiTheme="majorBidi" w:hAnsiTheme="majorBidi" w:cstheme="majorBidi"/>
        </w:rPr>
      </w:pPr>
      <w:r w:rsidRPr="00260DD5">
        <w:rPr>
          <w:rFonts w:asciiTheme="majorBidi" w:hAnsiTheme="majorBidi" w:cstheme="majorBidi"/>
        </w:rPr>
        <w:t>However, interviewers should not ask questions about:</w:t>
      </w:r>
    </w:p>
    <w:p w14:paraId="0E1CD222" w14:textId="77777777" w:rsidR="006A2546" w:rsidRPr="00260DD5" w:rsidRDefault="006A2546" w:rsidP="00260DD5">
      <w:pPr>
        <w:pStyle w:val="NormalWeb"/>
        <w:numPr>
          <w:ilvl w:val="1"/>
          <w:numId w:val="263"/>
        </w:numPr>
        <w:jc w:val="both"/>
        <w:rPr>
          <w:rFonts w:asciiTheme="majorBidi" w:hAnsiTheme="majorBidi" w:cstheme="majorBidi"/>
        </w:rPr>
      </w:pPr>
      <w:r w:rsidRPr="00260DD5">
        <w:rPr>
          <w:rFonts w:asciiTheme="majorBidi" w:hAnsiTheme="majorBidi" w:cstheme="majorBidi"/>
        </w:rPr>
        <w:t>Credit history.</w:t>
      </w:r>
    </w:p>
    <w:p w14:paraId="02B61D06" w14:textId="77777777" w:rsidR="006A2546" w:rsidRPr="00260DD5" w:rsidRDefault="006A2546" w:rsidP="00260DD5">
      <w:pPr>
        <w:pStyle w:val="NormalWeb"/>
        <w:numPr>
          <w:ilvl w:val="1"/>
          <w:numId w:val="263"/>
        </w:numPr>
        <w:jc w:val="both"/>
        <w:rPr>
          <w:rFonts w:asciiTheme="majorBidi" w:hAnsiTheme="majorBidi" w:cstheme="majorBidi"/>
        </w:rPr>
      </w:pPr>
      <w:r w:rsidRPr="00260DD5">
        <w:rPr>
          <w:rFonts w:asciiTheme="majorBidi" w:hAnsiTheme="majorBidi" w:cstheme="majorBidi"/>
        </w:rPr>
        <w:t>Bank accounts.</w:t>
      </w:r>
    </w:p>
    <w:p w14:paraId="1F842B46" w14:textId="77777777" w:rsidR="006A2546" w:rsidRPr="00260DD5" w:rsidRDefault="006A2546" w:rsidP="00260DD5">
      <w:pPr>
        <w:pStyle w:val="NormalWeb"/>
        <w:numPr>
          <w:ilvl w:val="1"/>
          <w:numId w:val="263"/>
        </w:numPr>
        <w:jc w:val="both"/>
        <w:rPr>
          <w:rFonts w:asciiTheme="majorBidi" w:hAnsiTheme="majorBidi" w:cstheme="majorBidi"/>
        </w:rPr>
      </w:pPr>
      <w:r w:rsidRPr="00260DD5">
        <w:rPr>
          <w:rFonts w:asciiTheme="majorBidi" w:hAnsiTheme="majorBidi" w:cstheme="majorBidi"/>
        </w:rPr>
        <w:lastRenderedPageBreak/>
        <w:t>Bankruptcy history.</w:t>
      </w:r>
    </w:p>
    <w:p w14:paraId="2C7CE9D6" w14:textId="77777777" w:rsidR="006A2546" w:rsidRPr="00260DD5" w:rsidRDefault="006A2546" w:rsidP="00260DD5">
      <w:pPr>
        <w:pStyle w:val="NormalWeb"/>
        <w:numPr>
          <w:ilvl w:val="1"/>
          <w:numId w:val="263"/>
        </w:numPr>
        <w:jc w:val="both"/>
        <w:rPr>
          <w:rFonts w:asciiTheme="majorBidi" w:hAnsiTheme="majorBidi" w:cstheme="majorBidi"/>
        </w:rPr>
      </w:pPr>
      <w:r w:rsidRPr="00260DD5">
        <w:rPr>
          <w:rFonts w:asciiTheme="majorBidi" w:hAnsiTheme="majorBidi" w:cstheme="majorBidi"/>
        </w:rPr>
        <w:t>Other personal financial matters.</w:t>
      </w:r>
    </w:p>
    <w:p w14:paraId="4F237335" w14:textId="77777777" w:rsidR="006A2546" w:rsidRPr="00260DD5" w:rsidRDefault="006A2546" w:rsidP="00260DD5">
      <w:pPr>
        <w:pStyle w:val="NormalWeb"/>
        <w:numPr>
          <w:ilvl w:val="0"/>
          <w:numId w:val="263"/>
        </w:numPr>
        <w:jc w:val="both"/>
        <w:rPr>
          <w:rFonts w:asciiTheme="majorBidi" w:hAnsiTheme="majorBidi" w:cstheme="majorBidi"/>
        </w:rPr>
      </w:pPr>
      <w:r w:rsidRPr="00260DD5">
        <w:rPr>
          <w:rFonts w:asciiTheme="majorBidi" w:hAnsiTheme="majorBidi" w:cstheme="majorBidi"/>
        </w:rPr>
        <w:t>Be aware of indirect questions, such as those about home ownership.</w:t>
      </w:r>
    </w:p>
    <w:p w14:paraId="1E07A880" w14:textId="77777777" w:rsidR="006A2546" w:rsidRPr="00260DD5" w:rsidRDefault="006A2546" w:rsidP="00260DD5">
      <w:pPr>
        <w:pStyle w:val="Heading2"/>
        <w:jc w:val="both"/>
      </w:pPr>
      <w:bookmarkStart w:id="253" w:name="_Toc236217562"/>
      <w:r w:rsidRPr="00260DD5">
        <w:t>Information About Previous Employers and Employment</w:t>
      </w:r>
      <w:bookmarkEnd w:id="253"/>
    </w:p>
    <w:p w14:paraId="26D7EDB9"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Interviewers may already know some information from our resume, references, and employment history. However, certain topics remain inappropriate.</w:t>
      </w:r>
    </w:p>
    <w:p w14:paraId="44C7A707" w14:textId="77777777" w:rsidR="006A2546" w:rsidRPr="00260DD5" w:rsidRDefault="006A2546" w:rsidP="00260DD5">
      <w:pPr>
        <w:pStyle w:val="Heading3"/>
        <w:jc w:val="both"/>
      </w:pPr>
      <w:bookmarkStart w:id="254" w:name="_Toc236217563"/>
      <w:r w:rsidRPr="00260DD5">
        <w:t>Company Information</w:t>
      </w:r>
      <w:bookmarkEnd w:id="254"/>
    </w:p>
    <w:p w14:paraId="3A5F82B2" w14:textId="77777777" w:rsidR="006A2546" w:rsidRPr="00260DD5" w:rsidRDefault="006A2546" w:rsidP="00260DD5">
      <w:pPr>
        <w:pStyle w:val="NormalWeb"/>
        <w:numPr>
          <w:ilvl w:val="0"/>
          <w:numId w:val="264"/>
        </w:numPr>
        <w:jc w:val="both"/>
        <w:rPr>
          <w:rFonts w:asciiTheme="majorBidi" w:hAnsiTheme="majorBidi" w:cstheme="majorBidi"/>
        </w:rPr>
      </w:pPr>
      <w:r w:rsidRPr="00260DD5">
        <w:rPr>
          <w:rFonts w:asciiTheme="majorBidi" w:hAnsiTheme="majorBidi" w:cstheme="majorBidi"/>
        </w:rPr>
        <w:t>Interviewers may ask about:</w:t>
      </w:r>
    </w:p>
    <w:p w14:paraId="7D25C79E" w14:textId="77777777" w:rsidR="006A2546" w:rsidRPr="00260DD5" w:rsidRDefault="006A2546" w:rsidP="00260DD5">
      <w:pPr>
        <w:pStyle w:val="NormalWeb"/>
        <w:numPr>
          <w:ilvl w:val="1"/>
          <w:numId w:val="264"/>
        </w:numPr>
        <w:jc w:val="both"/>
        <w:rPr>
          <w:rFonts w:asciiTheme="majorBidi" w:hAnsiTheme="majorBidi" w:cstheme="majorBidi"/>
        </w:rPr>
      </w:pPr>
      <w:r w:rsidRPr="00260DD5">
        <w:rPr>
          <w:rFonts w:asciiTheme="majorBidi" w:hAnsiTheme="majorBidi" w:cstheme="majorBidi"/>
        </w:rPr>
        <w:t>Our projects.</w:t>
      </w:r>
    </w:p>
    <w:p w14:paraId="2D67FA40" w14:textId="77777777" w:rsidR="006A2546" w:rsidRPr="00260DD5" w:rsidRDefault="006A2546" w:rsidP="00260DD5">
      <w:pPr>
        <w:pStyle w:val="NormalWeb"/>
        <w:numPr>
          <w:ilvl w:val="1"/>
          <w:numId w:val="264"/>
        </w:numPr>
        <w:jc w:val="both"/>
        <w:rPr>
          <w:rFonts w:asciiTheme="majorBidi" w:hAnsiTheme="majorBidi" w:cstheme="majorBidi"/>
        </w:rPr>
      </w:pPr>
      <w:r w:rsidRPr="00260DD5">
        <w:rPr>
          <w:rFonts w:asciiTheme="majorBidi" w:hAnsiTheme="majorBidi" w:cstheme="majorBidi"/>
        </w:rPr>
        <w:t>Our responsibilities.</w:t>
      </w:r>
    </w:p>
    <w:p w14:paraId="08F83ADA" w14:textId="77777777" w:rsidR="006A2546" w:rsidRPr="00260DD5" w:rsidRDefault="006A2546" w:rsidP="00260DD5">
      <w:pPr>
        <w:pStyle w:val="NormalWeb"/>
        <w:numPr>
          <w:ilvl w:val="1"/>
          <w:numId w:val="264"/>
        </w:numPr>
        <w:jc w:val="both"/>
        <w:rPr>
          <w:rFonts w:asciiTheme="majorBidi" w:hAnsiTheme="majorBidi" w:cstheme="majorBidi"/>
        </w:rPr>
      </w:pPr>
      <w:r w:rsidRPr="00260DD5">
        <w:rPr>
          <w:rFonts w:asciiTheme="majorBidi" w:hAnsiTheme="majorBidi" w:cstheme="majorBidi"/>
        </w:rPr>
        <w:t>Our job tasks.</w:t>
      </w:r>
    </w:p>
    <w:p w14:paraId="35F66941" w14:textId="77777777" w:rsidR="006A2546" w:rsidRPr="00260DD5" w:rsidRDefault="006A2546" w:rsidP="00260DD5">
      <w:pPr>
        <w:pStyle w:val="NormalWeb"/>
        <w:numPr>
          <w:ilvl w:val="0"/>
          <w:numId w:val="264"/>
        </w:numPr>
        <w:jc w:val="both"/>
        <w:rPr>
          <w:rFonts w:asciiTheme="majorBidi" w:hAnsiTheme="majorBidi" w:cstheme="majorBidi"/>
        </w:rPr>
      </w:pPr>
      <w:r w:rsidRPr="00260DD5">
        <w:rPr>
          <w:rFonts w:asciiTheme="majorBidi" w:hAnsiTheme="majorBidi" w:cstheme="majorBidi"/>
        </w:rPr>
        <w:t>They should not ask for confidential internal company information, such as:</w:t>
      </w:r>
    </w:p>
    <w:p w14:paraId="4930B4F6" w14:textId="77777777" w:rsidR="006A2546" w:rsidRPr="00260DD5" w:rsidRDefault="006A2546" w:rsidP="00260DD5">
      <w:pPr>
        <w:pStyle w:val="NormalWeb"/>
        <w:numPr>
          <w:ilvl w:val="1"/>
          <w:numId w:val="264"/>
        </w:numPr>
        <w:jc w:val="both"/>
        <w:rPr>
          <w:rFonts w:asciiTheme="majorBidi" w:hAnsiTheme="majorBidi" w:cstheme="majorBidi"/>
        </w:rPr>
      </w:pPr>
      <w:r w:rsidRPr="00260DD5">
        <w:rPr>
          <w:rFonts w:asciiTheme="majorBidi" w:hAnsiTheme="majorBidi" w:cstheme="majorBidi"/>
        </w:rPr>
        <w:t>Company structure.</w:t>
      </w:r>
    </w:p>
    <w:p w14:paraId="6C9B0CBE" w14:textId="77777777" w:rsidR="006A2546" w:rsidRPr="00260DD5" w:rsidRDefault="006A2546" w:rsidP="00260DD5">
      <w:pPr>
        <w:pStyle w:val="NormalWeb"/>
        <w:numPr>
          <w:ilvl w:val="1"/>
          <w:numId w:val="264"/>
        </w:numPr>
        <w:jc w:val="both"/>
        <w:rPr>
          <w:rFonts w:asciiTheme="majorBidi" w:hAnsiTheme="majorBidi" w:cstheme="majorBidi"/>
        </w:rPr>
      </w:pPr>
      <w:r w:rsidRPr="00260DD5">
        <w:rPr>
          <w:rFonts w:asciiTheme="majorBidi" w:hAnsiTheme="majorBidi" w:cstheme="majorBidi"/>
        </w:rPr>
        <w:t>Internal projects.</w:t>
      </w:r>
    </w:p>
    <w:p w14:paraId="1344CAE4" w14:textId="77777777" w:rsidR="006A2546" w:rsidRPr="00260DD5" w:rsidRDefault="006A2546" w:rsidP="00260DD5">
      <w:pPr>
        <w:pStyle w:val="NormalWeb"/>
        <w:numPr>
          <w:ilvl w:val="1"/>
          <w:numId w:val="264"/>
        </w:numPr>
        <w:jc w:val="both"/>
        <w:rPr>
          <w:rFonts w:asciiTheme="majorBidi" w:hAnsiTheme="majorBidi" w:cstheme="majorBidi"/>
        </w:rPr>
      </w:pPr>
      <w:r w:rsidRPr="00260DD5">
        <w:rPr>
          <w:rFonts w:asciiTheme="majorBidi" w:hAnsiTheme="majorBidi" w:cstheme="majorBidi"/>
        </w:rPr>
        <w:t>Proprietary information.</w:t>
      </w:r>
    </w:p>
    <w:p w14:paraId="512835AA" w14:textId="77777777" w:rsidR="006A2546" w:rsidRPr="00260DD5" w:rsidRDefault="006A2546" w:rsidP="00260DD5">
      <w:pPr>
        <w:pStyle w:val="NormalWeb"/>
        <w:numPr>
          <w:ilvl w:val="0"/>
          <w:numId w:val="264"/>
        </w:numPr>
        <w:jc w:val="both"/>
        <w:rPr>
          <w:rFonts w:asciiTheme="majorBidi" w:hAnsiTheme="majorBidi" w:cstheme="majorBidi"/>
        </w:rPr>
      </w:pPr>
      <w:r w:rsidRPr="00260DD5">
        <w:rPr>
          <w:rFonts w:asciiTheme="majorBidi" w:hAnsiTheme="majorBidi" w:cstheme="majorBidi"/>
        </w:rPr>
        <w:t xml:space="preserve">Sharing such information may violate previously signed </w:t>
      </w:r>
      <w:r w:rsidRPr="00260DD5">
        <w:rPr>
          <w:rStyle w:val="Strong"/>
          <w:rFonts w:asciiTheme="majorBidi" w:eastAsiaTheme="majorEastAsia" w:hAnsiTheme="majorBidi" w:cstheme="majorBidi"/>
        </w:rPr>
        <w:t>Non-Disclosure Agreements (NDAs)</w:t>
      </w:r>
      <w:r w:rsidRPr="00260DD5">
        <w:rPr>
          <w:rFonts w:asciiTheme="majorBidi" w:hAnsiTheme="majorBidi" w:cstheme="majorBidi"/>
        </w:rPr>
        <w:t xml:space="preserve"> (legal agreements that prohibit sharing confidential information).</w:t>
      </w:r>
    </w:p>
    <w:p w14:paraId="0E9F9460" w14:textId="77777777" w:rsidR="006A2546" w:rsidRPr="00260DD5" w:rsidRDefault="006A2546" w:rsidP="00260DD5">
      <w:pPr>
        <w:pStyle w:val="Heading3"/>
        <w:jc w:val="both"/>
      </w:pPr>
      <w:bookmarkStart w:id="255" w:name="_Toc236217564"/>
      <w:r w:rsidRPr="00260DD5">
        <w:t>Coworkers and Managers</w:t>
      </w:r>
      <w:bookmarkEnd w:id="255"/>
    </w:p>
    <w:p w14:paraId="1B0BE3A5" w14:textId="77777777" w:rsidR="006A2546" w:rsidRPr="00260DD5" w:rsidRDefault="006A2546" w:rsidP="00260DD5">
      <w:pPr>
        <w:pStyle w:val="NormalWeb"/>
        <w:numPr>
          <w:ilvl w:val="0"/>
          <w:numId w:val="265"/>
        </w:numPr>
        <w:jc w:val="both"/>
        <w:rPr>
          <w:rFonts w:asciiTheme="majorBidi" w:hAnsiTheme="majorBidi" w:cstheme="majorBidi"/>
        </w:rPr>
      </w:pPr>
      <w:r w:rsidRPr="00260DD5">
        <w:rPr>
          <w:rFonts w:asciiTheme="majorBidi" w:hAnsiTheme="majorBidi" w:cstheme="majorBidi"/>
        </w:rPr>
        <w:t>Employers may contact references that we voluntarily provide.</w:t>
      </w:r>
    </w:p>
    <w:p w14:paraId="3228F055" w14:textId="77777777" w:rsidR="006A2546" w:rsidRPr="00260DD5" w:rsidRDefault="006A2546" w:rsidP="00260DD5">
      <w:pPr>
        <w:pStyle w:val="NormalWeb"/>
        <w:numPr>
          <w:ilvl w:val="0"/>
          <w:numId w:val="265"/>
        </w:numPr>
        <w:jc w:val="both"/>
        <w:rPr>
          <w:rFonts w:asciiTheme="majorBidi" w:hAnsiTheme="majorBidi" w:cstheme="majorBidi"/>
        </w:rPr>
      </w:pPr>
      <w:r w:rsidRPr="00260DD5">
        <w:rPr>
          <w:rFonts w:asciiTheme="majorBidi" w:hAnsiTheme="majorBidi" w:cstheme="majorBidi"/>
        </w:rPr>
        <w:t>However, interviewers should not ask us for confidential or inside information about coworkers or managers from previous employers.</w:t>
      </w:r>
    </w:p>
    <w:p w14:paraId="6798B9FA" w14:textId="77777777" w:rsidR="006A2546" w:rsidRPr="00260DD5" w:rsidRDefault="006A2546" w:rsidP="00260DD5">
      <w:pPr>
        <w:pStyle w:val="Heading3"/>
        <w:jc w:val="both"/>
      </w:pPr>
      <w:bookmarkStart w:id="256" w:name="_Toc236217565"/>
      <w:r w:rsidRPr="00260DD5">
        <w:t>Compensation</w:t>
      </w:r>
      <w:bookmarkEnd w:id="256"/>
    </w:p>
    <w:p w14:paraId="6923A880" w14:textId="77777777" w:rsidR="006A2546" w:rsidRPr="00260DD5" w:rsidRDefault="006A2546" w:rsidP="00260DD5">
      <w:pPr>
        <w:pStyle w:val="NormalWeb"/>
        <w:numPr>
          <w:ilvl w:val="0"/>
          <w:numId w:val="266"/>
        </w:numPr>
        <w:jc w:val="both"/>
        <w:rPr>
          <w:rFonts w:asciiTheme="majorBidi" w:hAnsiTheme="majorBidi" w:cstheme="majorBidi"/>
        </w:rPr>
      </w:pPr>
      <w:r w:rsidRPr="00260DD5">
        <w:rPr>
          <w:rFonts w:asciiTheme="majorBidi" w:hAnsiTheme="majorBidi" w:cstheme="majorBidi"/>
        </w:rPr>
        <w:t>Until we reach the salary negotiation stage with a concrete job offer, we should be cautious when discussing previous salaries.</w:t>
      </w:r>
    </w:p>
    <w:p w14:paraId="180419EF" w14:textId="77777777" w:rsidR="006A2546" w:rsidRPr="00260DD5" w:rsidRDefault="006A2546" w:rsidP="00260DD5">
      <w:pPr>
        <w:pStyle w:val="NormalWeb"/>
        <w:numPr>
          <w:ilvl w:val="0"/>
          <w:numId w:val="266"/>
        </w:numPr>
        <w:jc w:val="both"/>
        <w:rPr>
          <w:rFonts w:asciiTheme="majorBidi" w:hAnsiTheme="majorBidi" w:cstheme="majorBidi"/>
        </w:rPr>
      </w:pPr>
      <w:r w:rsidRPr="00260DD5">
        <w:rPr>
          <w:rFonts w:asciiTheme="majorBidi" w:hAnsiTheme="majorBidi" w:cstheme="majorBidi"/>
        </w:rPr>
        <w:t>Instead, we should focus on:</w:t>
      </w:r>
    </w:p>
    <w:p w14:paraId="70639AB9" w14:textId="77777777" w:rsidR="006A2546" w:rsidRPr="00260DD5" w:rsidRDefault="006A2546" w:rsidP="00260DD5">
      <w:pPr>
        <w:pStyle w:val="NormalWeb"/>
        <w:numPr>
          <w:ilvl w:val="1"/>
          <w:numId w:val="266"/>
        </w:numPr>
        <w:jc w:val="both"/>
        <w:rPr>
          <w:rFonts w:asciiTheme="majorBidi" w:hAnsiTheme="majorBidi" w:cstheme="majorBidi"/>
        </w:rPr>
      </w:pPr>
      <w:r w:rsidRPr="00260DD5">
        <w:rPr>
          <w:rFonts w:asciiTheme="majorBidi" w:hAnsiTheme="majorBidi" w:cstheme="majorBidi"/>
        </w:rPr>
        <w:t>The employer's salary range.</w:t>
      </w:r>
    </w:p>
    <w:p w14:paraId="38338E30" w14:textId="77777777" w:rsidR="006A2546" w:rsidRPr="00260DD5" w:rsidRDefault="006A2546" w:rsidP="00260DD5">
      <w:pPr>
        <w:pStyle w:val="NormalWeb"/>
        <w:numPr>
          <w:ilvl w:val="1"/>
          <w:numId w:val="266"/>
        </w:numPr>
        <w:jc w:val="both"/>
        <w:rPr>
          <w:rFonts w:asciiTheme="majorBidi" w:hAnsiTheme="majorBidi" w:cstheme="majorBidi"/>
        </w:rPr>
      </w:pPr>
      <w:r w:rsidRPr="00260DD5">
        <w:rPr>
          <w:rFonts w:asciiTheme="majorBidi" w:hAnsiTheme="majorBidi" w:cstheme="majorBidi"/>
        </w:rPr>
        <w:t>The typical market salary for similar positions in our area.</w:t>
      </w:r>
    </w:p>
    <w:p w14:paraId="2CE29F54" w14:textId="77777777" w:rsidR="006A2546" w:rsidRPr="00260DD5" w:rsidRDefault="006A2546" w:rsidP="00260DD5">
      <w:pPr>
        <w:pStyle w:val="NormalWeb"/>
        <w:numPr>
          <w:ilvl w:val="0"/>
          <w:numId w:val="266"/>
        </w:numPr>
        <w:jc w:val="both"/>
        <w:rPr>
          <w:rFonts w:asciiTheme="majorBidi" w:hAnsiTheme="majorBidi" w:cstheme="majorBidi"/>
        </w:rPr>
      </w:pPr>
      <w:r w:rsidRPr="00260DD5">
        <w:rPr>
          <w:rFonts w:asciiTheme="majorBidi" w:hAnsiTheme="majorBidi" w:cstheme="majorBidi"/>
        </w:rPr>
        <w:t>Sharing previous salary information may:</w:t>
      </w:r>
    </w:p>
    <w:p w14:paraId="0D0735D5" w14:textId="77777777" w:rsidR="006A2546" w:rsidRPr="00260DD5" w:rsidRDefault="006A2546" w:rsidP="00260DD5">
      <w:pPr>
        <w:pStyle w:val="NormalWeb"/>
        <w:numPr>
          <w:ilvl w:val="1"/>
          <w:numId w:val="266"/>
        </w:numPr>
        <w:jc w:val="both"/>
        <w:rPr>
          <w:rFonts w:asciiTheme="majorBidi" w:hAnsiTheme="majorBidi" w:cstheme="majorBidi"/>
        </w:rPr>
      </w:pPr>
      <w:r w:rsidRPr="00260DD5">
        <w:rPr>
          <w:rFonts w:asciiTheme="majorBidi" w:hAnsiTheme="majorBidi" w:cstheme="majorBidi"/>
        </w:rPr>
        <w:t>Continue unfair compensation practices.</w:t>
      </w:r>
    </w:p>
    <w:p w14:paraId="68A8D776" w14:textId="77777777" w:rsidR="006A2546" w:rsidRPr="00260DD5" w:rsidRDefault="006A2546" w:rsidP="00260DD5">
      <w:pPr>
        <w:pStyle w:val="NormalWeb"/>
        <w:numPr>
          <w:ilvl w:val="1"/>
          <w:numId w:val="266"/>
        </w:numPr>
        <w:jc w:val="both"/>
        <w:rPr>
          <w:rFonts w:asciiTheme="majorBidi" w:hAnsiTheme="majorBidi" w:cstheme="majorBidi"/>
        </w:rPr>
      </w:pPr>
      <w:r w:rsidRPr="00260DD5">
        <w:rPr>
          <w:rFonts w:asciiTheme="majorBidi" w:hAnsiTheme="majorBidi" w:cstheme="majorBidi"/>
        </w:rPr>
        <w:t>Encourage employers to offer less than the fair market salary.</w:t>
      </w:r>
    </w:p>
    <w:p w14:paraId="305EB4B7" w14:textId="77777777" w:rsidR="006A2546" w:rsidRPr="00260DD5" w:rsidRDefault="006A2546" w:rsidP="00260DD5">
      <w:pPr>
        <w:pStyle w:val="Heading2"/>
        <w:jc w:val="both"/>
      </w:pPr>
      <w:bookmarkStart w:id="257" w:name="_Toc236217566"/>
      <w:r w:rsidRPr="00260DD5">
        <w:t>Personal Behavior</w:t>
      </w:r>
      <w:bookmarkEnd w:id="257"/>
    </w:p>
    <w:p w14:paraId="3C47AB12"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Interviewers should generally avoid questions about our personal behavior unless it directly affects our ability to perform the job.</w:t>
      </w:r>
    </w:p>
    <w:p w14:paraId="247A9C2B" w14:textId="77777777" w:rsidR="006A2546" w:rsidRPr="00260DD5" w:rsidRDefault="006A2546" w:rsidP="00260DD5">
      <w:pPr>
        <w:pStyle w:val="Heading3"/>
        <w:jc w:val="both"/>
      </w:pPr>
      <w:bookmarkStart w:id="258" w:name="_Toc236217567"/>
      <w:r w:rsidRPr="00260DD5">
        <w:t>Religion</w:t>
      </w:r>
      <w:bookmarkEnd w:id="258"/>
    </w:p>
    <w:p w14:paraId="0EC5F42B" w14:textId="77777777" w:rsidR="006A2546" w:rsidRPr="00260DD5" w:rsidRDefault="006A2546" w:rsidP="00260DD5">
      <w:pPr>
        <w:pStyle w:val="NormalWeb"/>
        <w:numPr>
          <w:ilvl w:val="0"/>
          <w:numId w:val="267"/>
        </w:numPr>
        <w:jc w:val="both"/>
        <w:rPr>
          <w:rFonts w:asciiTheme="majorBidi" w:hAnsiTheme="majorBidi" w:cstheme="majorBidi"/>
        </w:rPr>
      </w:pPr>
      <w:r w:rsidRPr="00260DD5">
        <w:rPr>
          <w:rFonts w:asciiTheme="majorBidi" w:hAnsiTheme="majorBidi" w:cstheme="majorBidi"/>
        </w:rPr>
        <w:t>In the United States, interviewers may not ask about our religious beliefs or affiliations.</w:t>
      </w:r>
    </w:p>
    <w:p w14:paraId="5B34C13A" w14:textId="77777777" w:rsidR="006A2546" w:rsidRPr="00260DD5" w:rsidRDefault="006A2546" w:rsidP="00260DD5">
      <w:pPr>
        <w:pStyle w:val="NormalWeb"/>
        <w:numPr>
          <w:ilvl w:val="0"/>
          <w:numId w:val="267"/>
        </w:numPr>
        <w:jc w:val="both"/>
        <w:rPr>
          <w:rFonts w:asciiTheme="majorBidi" w:hAnsiTheme="majorBidi" w:cstheme="majorBidi"/>
        </w:rPr>
      </w:pPr>
      <w:r w:rsidRPr="00260DD5">
        <w:rPr>
          <w:rFonts w:asciiTheme="majorBidi" w:hAnsiTheme="majorBidi" w:cstheme="majorBidi"/>
        </w:rPr>
        <w:t>Be cautious of indirect questions, such as:</w:t>
      </w:r>
    </w:p>
    <w:p w14:paraId="11E5C356" w14:textId="77777777" w:rsidR="006A2546" w:rsidRPr="00260DD5" w:rsidRDefault="006A2546" w:rsidP="00260DD5">
      <w:pPr>
        <w:pStyle w:val="NormalWeb"/>
        <w:numPr>
          <w:ilvl w:val="1"/>
          <w:numId w:val="267"/>
        </w:numPr>
        <w:jc w:val="both"/>
        <w:rPr>
          <w:rFonts w:asciiTheme="majorBidi" w:hAnsiTheme="majorBidi" w:cstheme="majorBidi"/>
        </w:rPr>
      </w:pPr>
      <w:r w:rsidRPr="00260DD5">
        <w:rPr>
          <w:rFonts w:asciiTheme="majorBidi" w:hAnsiTheme="majorBidi" w:cstheme="majorBidi"/>
        </w:rPr>
        <w:lastRenderedPageBreak/>
        <w:t>Where we worship.</w:t>
      </w:r>
    </w:p>
    <w:p w14:paraId="368377FC" w14:textId="77777777" w:rsidR="006A2546" w:rsidRPr="00260DD5" w:rsidRDefault="006A2546" w:rsidP="00260DD5">
      <w:pPr>
        <w:pStyle w:val="NormalWeb"/>
        <w:numPr>
          <w:ilvl w:val="1"/>
          <w:numId w:val="267"/>
        </w:numPr>
        <w:jc w:val="both"/>
        <w:rPr>
          <w:rFonts w:asciiTheme="majorBidi" w:hAnsiTheme="majorBidi" w:cstheme="majorBidi"/>
        </w:rPr>
      </w:pPr>
      <w:r w:rsidRPr="00260DD5">
        <w:rPr>
          <w:rFonts w:asciiTheme="majorBidi" w:hAnsiTheme="majorBidi" w:cstheme="majorBidi"/>
        </w:rPr>
        <w:t>How we spend weekends.</w:t>
      </w:r>
    </w:p>
    <w:p w14:paraId="6C9ECBCC" w14:textId="77777777" w:rsidR="006A2546" w:rsidRPr="00260DD5" w:rsidRDefault="006A2546" w:rsidP="00260DD5">
      <w:pPr>
        <w:pStyle w:val="NormalWeb"/>
        <w:numPr>
          <w:ilvl w:val="1"/>
          <w:numId w:val="267"/>
        </w:numPr>
        <w:jc w:val="both"/>
        <w:rPr>
          <w:rFonts w:asciiTheme="majorBidi" w:hAnsiTheme="majorBidi" w:cstheme="majorBidi"/>
        </w:rPr>
      </w:pPr>
      <w:r w:rsidRPr="00260DD5">
        <w:rPr>
          <w:rFonts w:asciiTheme="majorBidi" w:hAnsiTheme="majorBidi" w:cstheme="majorBidi"/>
        </w:rPr>
        <w:t>Whether we are available to work weekends.</w:t>
      </w:r>
    </w:p>
    <w:p w14:paraId="22FD355E" w14:textId="77777777" w:rsidR="006A2546" w:rsidRPr="00260DD5" w:rsidRDefault="006A2546" w:rsidP="00260DD5">
      <w:pPr>
        <w:pStyle w:val="Heading3"/>
        <w:jc w:val="both"/>
      </w:pPr>
      <w:bookmarkStart w:id="259" w:name="_Toc236217568"/>
      <w:r w:rsidRPr="00260DD5">
        <w:t>Testing</w:t>
      </w:r>
      <w:bookmarkEnd w:id="259"/>
    </w:p>
    <w:p w14:paraId="66F50C1F" w14:textId="77777777" w:rsidR="006A2546" w:rsidRPr="00260DD5" w:rsidRDefault="006A2546" w:rsidP="00260DD5">
      <w:pPr>
        <w:pStyle w:val="NormalWeb"/>
        <w:numPr>
          <w:ilvl w:val="0"/>
          <w:numId w:val="268"/>
        </w:numPr>
        <w:jc w:val="both"/>
        <w:rPr>
          <w:rFonts w:asciiTheme="majorBidi" w:hAnsiTheme="majorBidi" w:cstheme="majorBidi"/>
        </w:rPr>
      </w:pPr>
      <w:r w:rsidRPr="00260DD5">
        <w:rPr>
          <w:rFonts w:asciiTheme="majorBidi" w:hAnsiTheme="majorBidi" w:cstheme="majorBidi"/>
        </w:rPr>
        <w:t>Some positions legally require specific tests, such as a urine test.</w:t>
      </w:r>
    </w:p>
    <w:p w14:paraId="61DEEB35" w14:textId="77777777" w:rsidR="006A2546" w:rsidRPr="00260DD5" w:rsidRDefault="006A2546" w:rsidP="00260DD5">
      <w:pPr>
        <w:pStyle w:val="NormalWeb"/>
        <w:numPr>
          <w:ilvl w:val="0"/>
          <w:numId w:val="268"/>
        </w:numPr>
        <w:jc w:val="both"/>
        <w:rPr>
          <w:rFonts w:asciiTheme="majorBidi" w:hAnsiTheme="majorBidi" w:cstheme="majorBidi"/>
        </w:rPr>
      </w:pPr>
      <w:r w:rsidRPr="00260DD5">
        <w:rPr>
          <w:rFonts w:asciiTheme="majorBidi" w:hAnsiTheme="majorBidi" w:cstheme="majorBidi"/>
        </w:rPr>
        <w:t>Employers may inform us about required testing after a job offer has been accepted and obtain our permission.</w:t>
      </w:r>
    </w:p>
    <w:p w14:paraId="3FF24A50" w14:textId="77777777" w:rsidR="006A2546" w:rsidRPr="00260DD5" w:rsidRDefault="006A2546" w:rsidP="00260DD5">
      <w:pPr>
        <w:pStyle w:val="NormalWeb"/>
        <w:numPr>
          <w:ilvl w:val="0"/>
          <w:numId w:val="268"/>
        </w:numPr>
        <w:jc w:val="both"/>
        <w:rPr>
          <w:rFonts w:asciiTheme="majorBidi" w:hAnsiTheme="majorBidi" w:cstheme="majorBidi"/>
        </w:rPr>
      </w:pPr>
      <w:r w:rsidRPr="00260DD5">
        <w:rPr>
          <w:rFonts w:asciiTheme="majorBidi" w:hAnsiTheme="majorBidi" w:cstheme="majorBidi"/>
        </w:rPr>
        <w:t>It is unethical to ask during the interview whether we would agree to such testing and make hiring decisions based on our answer.</w:t>
      </w:r>
    </w:p>
    <w:p w14:paraId="4D19B4C8" w14:textId="77777777" w:rsidR="006A2546" w:rsidRPr="00260DD5" w:rsidRDefault="006A2546" w:rsidP="00260DD5">
      <w:pPr>
        <w:pStyle w:val="NormalWeb"/>
        <w:numPr>
          <w:ilvl w:val="0"/>
          <w:numId w:val="268"/>
        </w:numPr>
        <w:jc w:val="both"/>
        <w:rPr>
          <w:rFonts w:asciiTheme="majorBidi" w:hAnsiTheme="majorBidi" w:cstheme="majorBidi"/>
        </w:rPr>
      </w:pPr>
      <w:r w:rsidRPr="00260DD5">
        <w:rPr>
          <w:rFonts w:asciiTheme="majorBidi" w:hAnsiTheme="majorBidi" w:cstheme="majorBidi"/>
        </w:rPr>
        <w:t>The same principle applies to:</w:t>
      </w:r>
    </w:p>
    <w:p w14:paraId="6E392EB3" w14:textId="77777777" w:rsidR="006A2546" w:rsidRPr="00260DD5" w:rsidRDefault="006A2546" w:rsidP="00260DD5">
      <w:pPr>
        <w:pStyle w:val="NormalWeb"/>
        <w:numPr>
          <w:ilvl w:val="1"/>
          <w:numId w:val="268"/>
        </w:numPr>
        <w:jc w:val="both"/>
        <w:rPr>
          <w:rFonts w:asciiTheme="majorBidi" w:hAnsiTheme="majorBidi" w:cstheme="majorBidi"/>
        </w:rPr>
      </w:pPr>
      <w:r w:rsidRPr="00260DD5">
        <w:rPr>
          <w:rFonts w:asciiTheme="majorBidi" w:hAnsiTheme="majorBidi" w:cstheme="majorBidi"/>
        </w:rPr>
        <w:t>Lie detector tests.</w:t>
      </w:r>
    </w:p>
    <w:p w14:paraId="22C18543" w14:textId="77777777" w:rsidR="006A2546" w:rsidRPr="00260DD5" w:rsidRDefault="006A2546" w:rsidP="00260DD5">
      <w:pPr>
        <w:pStyle w:val="NormalWeb"/>
        <w:numPr>
          <w:ilvl w:val="1"/>
          <w:numId w:val="268"/>
        </w:numPr>
        <w:jc w:val="both"/>
        <w:rPr>
          <w:rFonts w:asciiTheme="majorBidi" w:hAnsiTheme="majorBidi" w:cstheme="majorBidi"/>
        </w:rPr>
      </w:pPr>
      <w:r w:rsidRPr="00260DD5">
        <w:rPr>
          <w:rFonts w:asciiTheme="majorBidi" w:hAnsiTheme="majorBidi" w:cstheme="majorBidi"/>
        </w:rPr>
        <w:t>Genetic tests.</w:t>
      </w:r>
    </w:p>
    <w:p w14:paraId="7522151B" w14:textId="77777777" w:rsidR="006A2546" w:rsidRPr="00260DD5" w:rsidRDefault="006A2546" w:rsidP="00260DD5">
      <w:pPr>
        <w:pStyle w:val="NormalWeb"/>
        <w:numPr>
          <w:ilvl w:val="1"/>
          <w:numId w:val="268"/>
        </w:numPr>
        <w:jc w:val="both"/>
        <w:rPr>
          <w:rFonts w:asciiTheme="majorBidi" w:hAnsiTheme="majorBidi" w:cstheme="majorBidi"/>
        </w:rPr>
      </w:pPr>
      <w:r w:rsidRPr="00260DD5">
        <w:rPr>
          <w:rFonts w:asciiTheme="majorBidi" w:hAnsiTheme="majorBidi" w:cstheme="majorBidi"/>
        </w:rPr>
        <w:t>Similar forms of testing.</w:t>
      </w:r>
    </w:p>
    <w:p w14:paraId="3790AEBC" w14:textId="77777777" w:rsidR="006A2546" w:rsidRPr="00260DD5" w:rsidRDefault="006A2546" w:rsidP="00260DD5">
      <w:pPr>
        <w:pStyle w:val="Heading3"/>
        <w:jc w:val="both"/>
      </w:pPr>
      <w:bookmarkStart w:id="260" w:name="_Toc236217569"/>
      <w:r w:rsidRPr="00260DD5">
        <w:t>Use of Substances</w:t>
      </w:r>
      <w:bookmarkEnd w:id="260"/>
    </w:p>
    <w:p w14:paraId="448C3AF0"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Interviewers should not ask whether we:</w:t>
      </w:r>
    </w:p>
    <w:p w14:paraId="52BDDE75" w14:textId="77777777" w:rsidR="006A2546" w:rsidRPr="00260DD5" w:rsidRDefault="006A2546" w:rsidP="00260DD5">
      <w:pPr>
        <w:pStyle w:val="NormalWeb"/>
        <w:numPr>
          <w:ilvl w:val="0"/>
          <w:numId w:val="269"/>
        </w:numPr>
        <w:jc w:val="both"/>
        <w:rPr>
          <w:rFonts w:asciiTheme="majorBidi" w:hAnsiTheme="majorBidi" w:cstheme="majorBidi"/>
        </w:rPr>
      </w:pPr>
      <w:r w:rsidRPr="00260DD5">
        <w:rPr>
          <w:rFonts w:asciiTheme="majorBidi" w:hAnsiTheme="majorBidi" w:cstheme="majorBidi"/>
        </w:rPr>
        <w:t>Smoke.</w:t>
      </w:r>
    </w:p>
    <w:p w14:paraId="590BFD1A" w14:textId="77777777" w:rsidR="006A2546" w:rsidRPr="00260DD5" w:rsidRDefault="006A2546" w:rsidP="00260DD5">
      <w:pPr>
        <w:pStyle w:val="NormalWeb"/>
        <w:numPr>
          <w:ilvl w:val="0"/>
          <w:numId w:val="269"/>
        </w:numPr>
        <w:jc w:val="both"/>
        <w:rPr>
          <w:rFonts w:asciiTheme="majorBidi" w:hAnsiTheme="majorBidi" w:cstheme="majorBidi"/>
        </w:rPr>
      </w:pPr>
      <w:r w:rsidRPr="00260DD5">
        <w:rPr>
          <w:rFonts w:asciiTheme="majorBidi" w:hAnsiTheme="majorBidi" w:cstheme="majorBidi"/>
        </w:rPr>
        <w:t>Drink alcohol.</w:t>
      </w:r>
    </w:p>
    <w:p w14:paraId="3BF9BD0A" w14:textId="77777777" w:rsidR="006A2546" w:rsidRPr="00260DD5" w:rsidRDefault="006A2546" w:rsidP="00260DD5">
      <w:pPr>
        <w:pStyle w:val="NormalWeb"/>
        <w:numPr>
          <w:ilvl w:val="0"/>
          <w:numId w:val="269"/>
        </w:numPr>
        <w:jc w:val="both"/>
        <w:rPr>
          <w:rFonts w:asciiTheme="majorBidi" w:hAnsiTheme="majorBidi" w:cstheme="majorBidi"/>
        </w:rPr>
      </w:pPr>
      <w:r w:rsidRPr="00260DD5">
        <w:rPr>
          <w:rFonts w:asciiTheme="majorBidi" w:hAnsiTheme="majorBidi" w:cstheme="majorBidi"/>
        </w:rPr>
        <w:t>Take medications.</w:t>
      </w:r>
    </w:p>
    <w:p w14:paraId="76D6065D" w14:textId="77777777" w:rsidR="006A2546" w:rsidRPr="00260DD5" w:rsidRDefault="006A2546" w:rsidP="00260DD5">
      <w:pPr>
        <w:pStyle w:val="NormalWeb"/>
        <w:numPr>
          <w:ilvl w:val="0"/>
          <w:numId w:val="269"/>
        </w:numPr>
        <w:jc w:val="both"/>
        <w:rPr>
          <w:rFonts w:asciiTheme="majorBidi" w:hAnsiTheme="majorBidi" w:cstheme="majorBidi"/>
        </w:rPr>
      </w:pPr>
      <w:r w:rsidRPr="00260DD5">
        <w:rPr>
          <w:rFonts w:asciiTheme="majorBidi" w:hAnsiTheme="majorBidi" w:cstheme="majorBidi"/>
        </w:rPr>
        <w:t>Participate in other substance-related activities during our personal time.</w:t>
      </w:r>
    </w:p>
    <w:p w14:paraId="0BBF26E8"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If drug testing is required for the position, employers should notify us after extending a job offer and perform the testing only with our permission.</w:t>
      </w:r>
    </w:p>
    <w:p w14:paraId="3F445558" w14:textId="77777777" w:rsidR="006A2546" w:rsidRPr="00260DD5" w:rsidRDefault="006A2546" w:rsidP="00260DD5">
      <w:pPr>
        <w:pStyle w:val="Heading3"/>
        <w:jc w:val="both"/>
      </w:pPr>
      <w:bookmarkStart w:id="261" w:name="_Toc236217570"/>
      <w:r w:rsidRPr="00260DD5">
        <w:t>Political Opinions</w:t>
      </w:r>
      <w:bookmarkEnd w:id="261"/>
    </w:p>
    <w:p w14:paraId="3B8ADA40" w14:textId="77777777" w:rsidR="006A2546" w:rsidRPr="00260DD5" w:rsidRDefault="006A2546" w:rsidP="00260DD5">
      <w:pPr>
        <w:pStyle w:val="NormalWeb"/>
        <w:numPr>
          <w:ilvl w:val="0"/>
          <w:numId w:val="270"/>
        </w:numPr>
        <w:jc w:val="both"/>
        <w:rPr>
          <w:rFonts w:asciiTheme="majorBidi" w:hAnsiTheme="majorBidi" w:cstheme="majorBidi"/>
        </w:rPr>
      </w:pPr>
      <w:r w:rsidRPr="00260DD5">
        <w:rPr>
          <w:rFonts w:asciiTheme="majorBidi" w:hAnsiTheme="majorBidi" w:cstheme="majorBidi"/>
        </w:rPr>
        <w:t>Interviewers should not ask about:</w:t>
      </w:r>
    </w:p>
    <w:p w14:paraId="58E39573" w14:textId="77777777" w:rsidR="006A2546" w:rsidRPr="00260DD5" w:rsidRDefault="006A2546" w:rsidP="00260DD5">
      <w:pPr>
        <w:pStyle w:val="NormalWeb"/>
        <w:numPr>
          <w:ilvl w:val="1"/>
          <w:numId w:val="270"/>
        </w:numPr>
        <w:jc w:val="both"/>
        <w:rPr>
          <w:rFonts w:asciiTheme="majorBidi" w:hAnsiTheme="majorBidi" w:cstheme="majorBidi"/>
        </w:rPr>
      </w:pPr>
      <w:r w:rsidRPr="00260DD5">
        <w:rPr>
          <w:rFonts w:asciiTheme="majorBidi" w:hAnsiTheme="majorBidi" w:cstheme="majorBidi"/>
        </w:rPr>
        <w:t>Our political beliefs.</w:t>
      </w:r>
    </w:p>
    <w:p w14:paraId="2DE95291" w14:textId="77777777" w:rsidR="006A2546" w:rsidRPr="00260DD5" w:rsidRDefault="006A2546" w:rsidP="00260DD5">
      <w:pPr>
        <w:pStyle w:val="NormalWeb"/>
        <w:numPr>
          <w:ilvl w:val="1"/>
          <w:numId w:val="270"/>
        </w:numPr>
        <w:jc w:val="both"/>
        <w:rPr>
          <w:rFonts w:asciiTheme="majorBidi" w:hAnsiTheme="majorBidi" w:cstheme="majorBidi"/>
        </w:rPr>
      </w:pPr>
      <w:r w:rsidRPr="00260DD5">
        <w:rPr>
          <w:rFonts w:asciiTheme="majorBidi" w:hAnsiTheme="majorBidi" w:cstheme="majorBidi"/>
        </w:rPr>
        <w:t>Political affiliations.</w:t>
      </w:r>
    </w:p>
    <w:p w14:paraId="6B114CD4" w14:textId="77777777" w:rsidR="006A2546" w:rsidRPr="00260DD5" w:rsidRDefault="006A2546" w:rsidP="00260DD5">
      <w:pPr>
        <w:pStyle w:val="NormalWeb"/>
        <w:numPr>
          <w:ilvl w:val="1"/>
          <w:numId w:val="270"/>
        </w:numPr>
        <w:jc w:val="both"/>
        <w:rPr>
          <w:rFonts w:asciiTheme="majorBidi" w:hAnsiTheme="majorBidi" w:cstheme="majorBidi"/>
        </w:rPr>
      </w:pPr>
      <w:r w:rsidRPr="00260DD5">
        <w:rPr>
          <w:rFonts w:asciiTheme="majorBidi" w:hAnsiTheme="majorBidi" w:cstheme="majorBidi"/>
        </w:rPr>
        <w:t>Opinions about labor unions.</w:t>
      </w:r>
    </w:p>
    <w:p w14:paraId="11BD5E26" w14:textId="77777777" w:rsidR="006A2546" w:rsidRPr="00260DD5" w:rsidRDefault="006A2546" w:rsidP="00260DD5">
      <w:pPr>
        <w:pStyle w:val="Heading3"/>
        <w:jc w:val="both"/>
      </w:pPr>
      <w:bookmarkStart w:id="262" w:name="_Toc236217571"/>
      <w:r w:rsidRPr="00260DD5">
        <w:t>Personal Appearance</w:t>
      </w:r>
      <w:bookmarkEnd w:id="262"/>
    </w:p>
    <w:p w14:paraId="28D19878" w14:textId="77777777" w:rsidR="006A2546" w:rsidRPr="00260DD5" w:rsidRDefault="006A2546" w:rsidP="00260DD5">
      <w:pPr>
        <w:pStyle w:val="NormalWeb"/>
        <w:numPr>
          <w:ilvl w:val="0"/>
          <w:numId w:val="271"/>
        </w:numPr>
        <w:jc w:val="both"/>
        <w:rPr>
          <w:rFonts w:asciiTheme="majorBidi" w:hAnsiTheme="majorBidi" w:cstheme="majorBidi"/>
        </w:rPr>
      </w:pPr>
      <w:r w:rsidRPr="00260DD5">
        <w:rPr>
          <w:rFonts w:asciiTheme="majorBidi" w:hAnsiTheme="majorBidi" w:cstheme="majorBidi"/>
        </w:rPr>
        <w:t>Employers may discuss workplace dress standards if they are relevant to the position.</w:t>
      </w:r>
    </w:p>
    <w:p w14:paraId="0BD30412" w14:textId="77777777" w:rsidR="006A2546" w:rsidRPr="00260DD5" w:rsidRDefault="006A2546" w:rsidP="00260DD5">
      <w:pPr>
        <w:pStyle w:val="NormalWeb"/>
        <w:numPr>
          <w:ilvl w:val="0"/>
          <w:numId w:val="271"/>
        </w:numPr>
        <w:jc w:val="both"/>
        <w:rPr>
          <w:rFonts w:asciiTheme="majorBidi" w:hAnsiTheme="majorBidi" w:cstheme="majorBidi"/>
        </w:rPr>
      </w:pPr>
      <w:r w:rsidRPr="00260DD5">
        <w:rPr>
          <w:rFonts w:asciiTheme="majorBidi" w:hAnsiTheme="majorBidi" w:cstheme="majorBidi"/>
        </w:rPr>
        <w:t>However, interviewers should not comment on or question our personal appearance.</w:t>
      </w:r>
    </w:p>
    <w:p w14:paraId="394FDD2A" w14:textId="77777777" w:rsidR="006A2546" w:rsidRPr="00260DD5" w:rsidRDefault="006A2546" w:rsidP="00260DD5">
      <w:pPr>
        <w:pStyle w:val="NormalWeb"/>
        <w:numPr>
          <w:ilvl w:val="0"/>
          <w:numId w:val="271"/>
        </w:numPr>
        <w:jc w:val="both"/>
        <w:rPr>
          <w:rFonts w:asciiTheme="majorBidi" w:hAnsiTheme="majorBidi" w:cstheme="majorBidi"/>
        </w:rPr>
      </w:pPr>
      <w:r w:rsidRPr="00260DD5">
        <w:rPr>
          <w:rFonts w:asciiTheme="majorBidi" w:hAnsiTheme="majorBidi" w:cstheme="majorBidi"/>
        </w:rPr>
        <w:t>Such questions may be used to infer:</w:t>
      </w:r>
    </w:p>
    <w:p w14:paraId="47E457B1" w14:textId="77777777" w:rsidR="006A2546" w:rsidRPr="00260DD5" w:rsidRDefault="006A2546" w:rsidP="00260DD5">
      <w:pPr>
        <w:pStyle w:val="NormalWeb"/>
        <w:numPr>
          <w:ilvl w:val="1"/>
          <w:numId w:val="271"/>
        </w:numPr>
        <w:jc w:val="both"/>
        <w:rPr>
          <w:rFonts w:asciiTheme="majorBidi" w:hAnsiTheme="majorBidi" w:cstheme="majorBidi"/>
        </w:rPr>
      </w:pPr>
      <w:r w:rsidRPr="00260DD5">
        <w:rPr>
          <w:rFonts w:asciiTheme="majorBidi" w:hAnsiTheme="majorBidi" w:cstheme="majorBidi"/>
        </w:rPr>
        <w:t>Socio-economic status.</w:t>
      </w:r>
    </w:p>
    <w:p w14:paraId="1E050D6D" w14:textId="77777777" w:rsidR="006A2546" w:rsidRPr="00260DD5" w:rsidRDefault="006A2546" w:rsidP="00260DD5">
      <w:pPr>
        <w:pStyle w:val="NormalWeb"/>
        <w:numPr>
          <w:ilvl w:val="1"/>
          <w:numId w:val="271"/>
        </w:numPr>
        <w:jc w:val="both"/>
        <w:rPr>
          <w:rFonts w:asciiTheme="majorBidi" w:hAnsiTheme="majorBidi" w:cstheme="majorBidi"/>
        </w:rPr>
      </w:pPr>
      <w:r w:rsidRPr="00260DD5">
        <w:rPr>
          <w:rFonts w:asciiTheme="majorBidi" w:hAnsiTheme="majorBidi" w:cstheme="majorBidi"/>
        </w:rPr>
        <w:t>Gender.</w:t>
      </w:r>
    </w:p>
    <w:p w14:paraId="42E0C632" w14:textId="77777777" w:rsidR="006A2546" w:rsidRPr="00260DD5" w:rsidRDefault="006A2546" w:rsidP="00260DD5">
      <w:pPr>
        <w:pStyle w:val="NormalWeb"/>
        <w:numPr>
          <w:ilvl w:val="1"/>
          <w:numId w:val="271"/>
        </w:numPr>
        <w:jc w:val="both"/>
        <w:rPr>
          <w:rFonts w:asciiTheme="majorBidi" w:hAnsiTheme="majorBidi" w:cstheme="majorBidi"/>
        </w:rPr>
      </w:pPr>
      <w:r w:rsidRPr="00260DD5">
        <w:rPr>
          <w:rFonts w:asciiTheme="majorBidi" w:hAnsiTheme="majorBidi" w:cstheme="majorBidi"/>
        </w:rPr>
        <w:t>Religious practices.</w:t>
      </w:r>
    </w:p>
    <w:p w14:paraId="44203D76" w14:textId="77777777" w:rsidR="006A2546" w:rsidRPr="00260DD5" w:rsidRDefault="006A2546" w:rsidP="00260DD5">
      <w:pPr>
        <w:pStyle w:val="NormalWeb"/>
        <w:numPr>
          <w:ilvl w:val="1"/>
          <w:numId w:val="271"/>
        </w:numPr>
        <w:jc w:val="both"/>
        <w:rPr>
          <w:rFonts w:asciiTheme="majorBidi" w:hAnsiTheme="majorBidi" w:cstheme="majorBidi"/>
        </w:rPr>
      </w:pPr>
      <w:r w:rsidRPr="00260DD5">
        <w:rPr>
          <w:rFonts w:asciiTheme="majorBidi" w:hAnsiTheme="majorBidi" w:cstheme="majorBidi"/>
        </w:rPr>
        <w:t>Race (for example, hairstyles).</w:t>
      </w:r>
    </w:p>
    <w:p w14:paraId="23E2B4C8" w14:textId="77777777" w:rsidR="006A2546" w:rsidRPr="00260DD5" w:rsidRDefault="006A2546" w:rsidP="00260DD5">
      <w:pPr>
        <w:pStyle w:val="Heading3"/>
        <w:jc w:val="both"/>
      </w:pPr>
      <w:bookmarkStart w:id="263" w:name="_Toc236217572"/>
      <w:r w:rsidRPr="00260DD5">
        <w:t>Culture Fit</w:t>
      </w:r>
      <w:bookmarkEnd w:id="263"/>
    </w:p>
    <w:p w14:paraId="4B3E191F" w14:textId="77777777" w:rsidR="006A2546" w:rsidRPr="00260DD5" w:rsidRDefault="006A2546" w:rsidP="00260DD5">
      <w:pPr>
        <w:pStyle w:val="NormalWeb"/>
        <w:numPr>
          <w:ilvl w:val="0"/>
          <w:numId w:val="272"/>
        </w:numPr>
        <w:jc w:val="both"/>
        <w:rPr>
          <w:rFonts w:asciiTheme="majorBidi" w:hAnsiTheme="majorBidi" w:cstheme="majorBidi"/>
        </w:rPr>
      </w:pPr>
      <w:r w:rsidRPr="00260DD5">
        <w:rPr>
          <w:rFonts w:asciiTheme="majorBidi" w:hAnsiTheme="majorBidi" w:cstheme="majorBidi"/>
        </w:rPr>
        <w:t>Some organizations evaluate whether candidates fit their workplace culture.</w:t>
      </w:r>
    </w:p>
    <w:p w14:paraId="2856AA82" w14:textId="77777777" w:rsidR="006A2546" w:rsidRPr="00260DD5" w:rsidRDefault="006A2546" w:rsidP="00260DD5">
      <w:pPr>
        <w:pStyle w:val="NormalWeb"/>
        <w:numPr>
          <w:ilvl w:val="0"/>
          <w:numId w:val="272"/>
        </w:numPr>
        <w:jc w:val="both"/>
        <w:rPr>
          <w:rFonts w:asciiTheme="majorBidi" w:hAnsiTheme="majorBidi" w:cstheme="majorBidi"/>
        </w:rPr>
      </w:pPr>
      <w:r w:rsidRPr="00260DD5">
        <w:rPr>
          <w:rFonts w:asciiTheme="majorBidi" w:hAnsiTheme="majorBidi" w:cstheme="majorBidi"/>
        </w:rPr>
        <w:lastRenderedPageBreak/>
        <w:t xml:space="preserve">We should be cautious because the term </w:t>
      </w:r>
      <w:r w:rsidRPr="00260DD5">
        <w:rPr>
          <w:rStyle w:val="Strong"/>
          <w:rFonts w:asciiTheme="majorBidi" w:eastAsiaTheme="majorEastAsia" w:hAnsiTheme="majorBidi" w:cstheme="majorBidi"/>
        </w:rPr>
        <w:t>"culture fit"</w:t>
      </w:r>
      <w:r w:rsidRPr="00260DD5">
        <w:rPr>
          <w:rFonts w:asciiTheme="majorBidi" w:hAnsiTheme="majorBidi" w:cstheme="majorBidi"/>
        </w:rPr>
        <w:t xml:space="preserve"> may sometimes be used to disguise discriminatory hiring preferences by favoring people who resemble those already employed (for example, candidates who are white, male, younger, or American).</w:t>
      </w:r>
    </w:p>
    <w:p w14:paraId="1FD7F473" w14:textId="77777777" w:rsidR="006A2546" w:rsidRPr="00260DD5" w:rsidRDefault="006A2546" w:rsidP="00260DD5">
      <w:pPr>
        <w:pStyle w:val="Heading2"/>
        <w:jc w:val="both"/>
      </w:pPr>
      <w:bookmarkStart w:id="264" w:name="_Toc236217573"/>
      <w:r w:rsidRPr="00260DD5">
        <w:t>Conclusion</w:t>
      </w:r>
      <w:bookmarkEnd w:id="264"/>
    </w:p>
    <w:p w14:paraId="3AC9B499"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In most cases, employers are ethical, follow employment laws, and strive to treat candidates fairly. However, some interviewers may ask inappropriate questions.</w:t>
      </w:r>
    </w:p>
    <w:p w14:paraId="67221CBC"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If this happens, we have several options:</w:t>
      </w:r>
    </w:p>
    <w:p w14:paraId="22B53942" w14:textId="77777777" w:rsidR="006A2546" w:rsidRPr="00260DD5" w:rsidRDefault="006A2546" w:rsidP="00260DD5">
      <w:pPr>
        <w:pStyle w:val="NormalWeb"/>
        <w:numPr>
          <w:ilvl w:val="0"/>
          <w:numId w:val="273"/>
        </w:numPr>
        <w:jc w:val="both"/>
        <w:rPr>
          <w:rFonts w:asciiTheme="majorBidi" w:hAnsiTheme="majorBidi" w:cstheme="majorBidi"/>
        </w:rPr>
      </w:pPr>
      <w:r w:rsidRPr="00260DD5">
        <w:rPr>
          <w:rFonts w:asciiTheme="majorBidi" w:hAnsiTheme="majorBidi" w:cstheme="majorBidi"/>
        </w:rPr>
        <w:t>Deflect the question by giving an answer that relates more appropriately to the position or our qualifications.</w:t>
      </w:r>
    </w:p>
    <w:p w14:paraId="1D624E1A" w14:textId="77777777" w:rsidR="006A2546" w:rsidRPr="00260DD5" w:rsidRDefault="006A2546" w:rsidP="00260DD5">
      <w:pPr>
        <w:pStyle w:val="NormalWeb"/>
        <w:numPr>
          <w:ilvl w:val="0"/>
          <w:numId w:val="273"/>
        </w:numPr>
        <w:jc w:val="both"/>
        <w:rPr>
          <w:rFonts w:asciiTheme="majorBidi" w:hAnsiTheme="majorBidi" w:cstheme="majorBidi"/>
        </w:rPr>
      </w:pPr>
      <w:r w:rsidRPr="00260DD5">
        <w:rPr>
          <w:rFonts w:asciiTheme="majorBidi" w:hAnsiTheme="majorBidi" w:cstheme="majorBidi"/>
        </w:rPr>
        <w:t>Politely state that we do not wish to answer the question.</w:t>
      </w:r>
    </w:p>
    <w:p w14:paraId="5F5B0CF7" w14:textId="77777777" w:rsidR="006A2546" w:rsidRPr="00260DD5" w:rsidRDefault="006A2546" w:rsidP="00260DD5">
      <w:pPr>
        <w:pStyle w:val="NormalWeb"/>
        <w:numPr>
          <w:ilvl w:val="0"/>
          <w:numId w:val="273"/>
        </w:numPr>
        <w:jc w:val="both"/>
        <w:rPr>
          <w:rFonts w:asciiTheme="majorBidi" w:hAnsiTheme="majorBidi" w:cstheme="majorBidi"/>
        </w:rPr>
      </w:pPr>
      <w:r w:rsidRPr="00260DD5">
        <w:rPr>
          <w:rFonts w:asciiTheme="majorBidi" w:hAnsiTheme="majorBidi" w:cstheme="majorBidi"/>
        </w:rPr>
        <w:t>Continue the interview without discussing inappropriate personal information.</w:t>
      </w:r>
    </w:p>
    <w:p w14:paraId="430D518C" w14:textId="77777777" w:rsidR="006A2546" w:rsidRPr="00260DD5" w:rsidRDefault="006A2546" w:rsidP="00260DD5">
      <w:pPr>
        <w:pStyle w:val="NormalWeb"/>
        <w:jc w:val="both"/>
        <w:rPr>
          <w:rFonts w:asciiTheme="majorBidi" w:hAnsiTheme="majorBidi" w:cstheme="majorBidi"/>
        </w:rPr>
      </w:pPr>
      <w:r w:rsidRPr="00260DD5">
        <w:rPr>
          <w:rFonts w:asciiTheme="majorBidi" w:hAnsiTheme="majorBidi" w:cstheme="majorBidi"/>
        </w:rPr>
        <w:t>If refusing to answer makes us a less desirable candidate, we should consider whether we truly want to work for an organization that demonstrates questionable hiring practices or unethical interview behavior.</w:t>
      </w:r>
    </w:p>
    <w:p w14:paraId="0D704676" w14:textId="77777777" w:rsidR="00DF0590" w:rsidRPr="00260DD5" w:rsidRDefault="00DF0590" w:rsidP="00260DD5">
      <w:pPr>
        <w:pStyle w:val="Heading1"/>
        <w:jc w:val="both"/>
        <w:rPr>
          <w:rFonts w:cstheme="majorBidi"/>
        </w:rPr>
      </w:pPr>
      <w:bookmarkStart w:id="265" w:name="_Toc236217574"/>
      <w:r w:rsidRPr="00260DD5">
        <w:rPr>
          <w:rFonts w:cstheme="majorBidi"/>
        </w:rPr>
        <w:t>Interview Experience and Advice from a Hiring Manager and a Successful Candidate</w:t>
      </w:r>
      <w:bookmarkEnd w:id="265"/>
    </w:p>
    <w:p w14:paraId="274BDB49" w14:textId="77777777" w:rsidR="00DF0590" w:rsidRPr="00260DD5" w:rsidRDefault="00DF0590" w:rsidP="00260DD5">
      <w:pPr>
        <w:pStyle w:val="Heading2"/>
        <w:jc w:val="both"/>
      </w:pPr>
      <w:bookmarkStart w:id="266" w:name="_Toc236217575"/>
      <w:r w:rsidRPr="00260DD5">
        <w:t>Overview</w:t>
      </w:r>
      <w:bookmarkEnd w:id="266"/>
    </w:p>
    <w:p w14:paraId="24283EC3"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In this topic, Antonio and Cindy review their experiences during the interview process and share practical advice for applying to data science positions, particularly internships. They discuss resume preparation, networking, LinkedIn, job searching, and how candidates can improve their chances of standing out in a competitive hiring process.</w:t>
      </w:r>
    </w:p>
    <w:p w14:paraId="36FC7E01" w14:textId="77777777" w:rsidR="00DF0590" w:rsidRPr="00260DD5" w:rsidRDefault="00DF0590" w:rsidP="00260DD5">
      <w:pPr>
        <w:pStyle w:val="Heading2"/>
        <w:jc w:val="both"/>
      </w:pPr>
      <w:bookmarkStart w:id="267" w:name="_Toc236217576"/>
      <w:r w:rsidRPr="00260DD5">
        <w:t>The Hiring Process for Data Science Positions</w:t>
      </w:r>
      <w:bookmarkEnd w:id="267"/>
    </w:p>
    <w:p w14:paraId="0F7ACAED"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 xml:space="preserve">Whenever there is a data scientist position, especially for interns, companies can receive </w:t>
      </w:r>
      <w:r w:rsidRPr="00260DD5">
        <w:rPr>
          <w:rStyle w:val="Strong"/>
          <w:rFonts w:asciiTheme="majorBidi" w:hAnsiTheme="majorBidi" w:cstheme="majorBidi"/>
        </w:rPr>
        <w:t>up to 1,000 applications</w:t>
      </w:r>
      <w:r w:rsidRPr="00260DD5">
        <w:rPr>
          <w:rFonts w:asciiTheme="majorBidi" w:hAnsiTheme="majorBidi" w:cstheme="majorBidi"/>
        </w:rPr>
        <w:t xml:space="preserve">. In many cases, the application form must be closed early to prevent receiving </w:t>
      </w:r>
      <w:r w:rsidRPr="00260DD5">
        <w:rPr>
          <w:rStyle w:val="Strong"/>
          <w:rFonts w:asciiTheme="majorBidi" w:hAnsiTheme="majorBidi" w:cstheme="majorBidi"/>
        </w:rPr>
        <w:t>5,000 or more candidates</w:t>
      </w:r>
      <w:r w:rsidRPr="00260DD5">
        <w:rPr>
          <w:rFonts w:asciiTheme="majorBidi" w:hAnsiTheme="majorBidi" w:cstheme="majorBidi"/>
        </w:rPr>
        <w:t>, making it impossible to review every application.</w:t>
      </w:r>
    </w:p>
    <w:p w14:paraId="74C7A269"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The hiring process typically involves:</w:t>
      </w:r>
    </w:p>
    <w:p w14:paraId="29AE9ED1" w14:textId="77777777" w:rsidR="00DF0590" w:rsidRPr="00260DD5" w:rsidRDefault="00DF0590" w:rsidP="00260DD5">
      <w:pPr>
        <w:pStyle w:val="NormalWeb"/>
        <w:numPr>
          <w:ilvl w:val="0"/>
          <w:numId w:val="274"/>
        </w:numPr>
        <w:jc w:val="both"/>
        <w:rPr>
          <w:rFonts w:asciiTheme="majorBidi" w:hAnsiTheme="majorBidi" w:cstheme="majorBidi"/>
        </w:rPr>
      </w:pPr>
      <w:r w:rsidRPr="00260DD5">
        <w:rPr>
          <w:rFonts w:asciiTheme="majorBidi" w:hAnsiTheme="majorBidi" w:cstheme="majorBidi"/>
        </w:rPr>
        <w:t xml:space="preserve">Receiving up to </w:t>
      </w:r>
      <w:r w:rsidRPr="00260DD5">
        <w:rPr>
          <w:rStyle w:val="Strong"/>
          <w:rFonts w:asciiTheme="majorBidi" w:hAnsiTheme="majorBidi" w:cstheme="majorBidi"/>
        </w:rPr>
        <w:t>1,000 applications</w:t>
      </w:r>
      <w:r w:rsidRPr="00260DD5">
        <w:rPr>
          <w:rFonts w:asciiTheme="majorBidi" w:hAnsiTheme="majorBidi" w:cstheme="majorBidi"/>
        </w:rPr>
        <w:t>.</w:t>
      </w:r>
    </w:p>
    <w:p w14:paraId="2B0F7764" w14:textId="77777777" w:rsidR="00DF0590" w:rsidRPr="00260DD5" w:rsidRDefault="00DF0590" w:rsidP="00260DD5">
      <w:pPr>
        <w:pStyle w:val="NormalWeb"/>
        <w:numPr>
          <w:ilvl w:val="0"/>
          <w:numId w:val="274"/>
        </w:numPr>
        <w:jc w:val="both"/>
        <w:rPr>
          <w:rFonts w:asciiTheme="majorBidi" w:hAnsiTheme="majorBidi" w:cstheme="majorBidi"/>
        </w:rPr>
      </w:pPr>
      <w:r w:rsidRPr="00260DD5">
        <w:rPr>
          <w:rFonts w:asciiTheme="majorBidi" w:hAnsiTheme="majorBidi" w:cstheme="majorBidi"/>
        </w:rPr>
        <w:t xml:space="preserve">Narrowing them down to approximately </w:t>
      </w:r>
      <w:r w:rsidRPr="00260DD5">
        <w:rPr>
          <w:rStyle w:val="Strong"/>
          <w:rFonts w:asciiTheme="majorBidi" w:hAnsiTheme="majorBidi" w:cstheme="majorBidi"/>
        </w:rPr>
        <w:t>100 resumes</w:t>
      </w:r>
      <w:r w:rsidRPr="00260DD5">
        <w:rPr>
          <w:rFonts w:asciiTheme="majorBidi" w:hAnsiTheme="majorBidi" w:cstheme="majorBidi"/>
        </w:rPr>
        <w:t>.</w:t>
      </w:r>
    </w:p>
    <w:p w14:paraId="0B640B67" w14:textId="77777777" w:rsidR="00DF0590" w:rsidRPr="00260DD5" w:rsidRDefault="00DF0590" w:rsidP="00260DD5">
      <w:pPr>
        <w:pStyle w:val="NormalWeb"/>
        <w:numPr>
          <w:ilvl w:val="0"/>
          <w:numId w:val="274"/>
        </w:numPr>
        <w:jc w:val="both"/>
        <w:rPr>
          <w:rFonts w:asciiTheme="majorBidi" w:hAnsiTheme="majorBidi" w:cstheme="majorBidi"/>
        </w:rPr>
      </w:pPr>
      <w:r w:rsidRPr="00260DD5">
        <w:rPr>
          <w:rFonts w:asciiTheme="majorBidi" w:hAnsiTheme="majorBidi" w:cstheme="majorBidi"/>
        </w:rPr>
        <w:t>Scheduling interviews with shortlisted candidates.</w:t>
      </w:r>
    </w:p>
    <w:p w14:paraId="18161A41" w14:textId="77777777" w:rsidR="00DF0590" w:rsidRPr="00260DD5" w:rsidRDefault="00DF0590" w:rsidP="00260DD5">
      <w:pPr>
        <w:pStyle w:val="NormalWeb"/>
        <w:numPr>
          <w:ilvl w:val="0"/>
          <w:numId w:val="274"/>
        </w:numPr>
        <w:jc w:val="both"/>
        <w:rPr>
          <w:rFonts w:asciiTheme="majorBidi" w:hAnsiTheme="majorBidi" w:cstheme="majorBidi"/>
        </w:rPr>
      </w:pPr>
      <w:r w:rsidRPr="00260DD5">
        <w:rPr>
          <w:rFonts w:asciiTheme="majorBidi" w:hAnsiTheme="majorBidi" w:cstheme="majorBidi"/>
        </w:rPr>
        <w:t xml:space="preserve">Selecting the final </w:t>
      </w:r>
      <w:r w:rsidRPr="00260DD5">
        <w:rPr>
          <w:rStyle w:val="Strong"/>
          <w:rFonts w:asciiTheme="majorBidi" w:hAnsiTheme="majorBidi" w:cstheme="majorBidi"/>
        </w:rPr>
        <w:t>3 to 5 candidates</w:t>
      </w:r>
      <w:r w:rsidRPr="00260DD5">
        <w:rPr>
          <w:rFonts w:asciiTheme="majorBidi" w:hAnsiTheme="majorBidi" w:cstheme="majorBidi"/>
        </w:rPr>
        <w:t>, depending on the number of available positions.</w:t>
      </w:r>
    </w:p>
    <w:p w14:paraId="22F9ED0E"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Because of the large number of applicants, every part of the application must help us stand out.</w:t>
      </w:r>
    </w:p>
    <w:p w14:paraId="690809D3" w14:textId="77777777" w:rsidR="00DF0590" w:rsidRPr="00260DD5" w:rsidRDefault="00DF0590" w:rsidP="00260DD5">
      <w:pPr>
        <w:pStyle w:val="Heading2"/>
        <w:jc w:val="both"/>
      </w:pPr>
      <w:bookmarkStart w:id="268" w:name="_Toc236217577"/>
      <w:r w:rsidRPr="00260DD5">
        <w:lastRenderedPageBreak/>
        <w:t>Tailoring Our Resume for Every Job</w:t>
      </w:r>
      <w:bookmarkEnd w:id="268"/>
    </w:p>
    <w:p w14:paraId="746DD863" w14:textId="1A81F72A"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 xml:space="preserve">One of the reasons Cindy was selected was </w:t>
      </w:r>
      <w:r w:rsidR="009E39E7" w:rsidRPr="00260DD5">
        <w:rPr>
          <w:rFonts w:asciiTheme="majorBidi" w:hAnsiTheme="majorBidi" w:cstheme="majorBidi"/>
          <w:color w:val="0070C0"/>
        </w:rPr>
        <w:t>that</w:t>
      </w:r>
      <w:r w:rsidRPr="00260DD5">
        <w:rPr>
          <w:rFonts w:asciiTheme="majorBidi" w:hAnsiTheme="majorBidi" w:cstheme="majorBidi"/>
          <w:color w:val="0070C0"/>
        </w:rPr>
        <w:t xml:space="preserve"> she had an excellent resume specifically tailored for the position.</w:t>
      </w:r>
    </w:p>
    <w:p w14:paraId="35134E05"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Instead of using the same resume for every company, we should:</w:t>
      </w:r>
    </w:p>
    <w:p w14:paraId="40A4D9A0" w14:textId="77777777" w:rsidR="00DF0590" w:rsidRPr="00260DD5" w:rsidRDefault="00DF0590" w:rsidP="00260DD5">
      <w:pPr>
        <w:pStyle w:val="NormalWeb"/>
        <w:numPr>
          <w:ilvl w:val="0"/>
          <w:numId w:val="275"/>
        </w:numPr>
        <w:jc w:val="both"/>
        <w:rPr>
          <w:rFonts w:asciiTheme="majorBidi" w:hAnsiTheme="majorBidi" w:cstheme="majorBidi"/>
        </w:rPr>
      </w:pPr>
      <w:r w:rsidRPr="00260DD5">
        <w:rPr>
          <w:rFonts w:asciiTheme="majorBidi" w:hAnsiTheme="majorBidi" w:cstheme="majorBidi"/>
        </w:rPr>
        <w:t>Carefully review the job requirements.</w:t>
      </w:r>
    </w:p>
    <w:p w14:paraId="0F3DB7BA" w14:textId="77777777" w:rsidR="00DF0590" w:rsidRPr="00260DD5" w:rsidRDefault="00DF0590" w:rsidP="00260DD5">
      <w:pPr>
        <w:pStyle w:val="NormalWeb"/>
        <w:numPr>
          <w:ilvl w:val="0"/>
          <w:numId w:val="275"/>
        </w:numPr>
        <w:jc w:val="both"/>
        <w:rPr>
          <w:rFonts w:asciiTheme="majorBidi" w:hAnsiTheme="majorBidi" w:cstheme="majorBidi"/>
        </w:rPr>
      </w:pPr>
      <w:r w:rsidRPr="00260DD5">
        <w:rPr>
          <w:rFonts w:asciiTheme="majorBidi" w:hAnsiTheme="majorBidi" w:cstheme="majorBidi"/>
        </w:rPr>
        <w:t>Highlight only the experiences that are relevant to that specific position.</w:t>
      </w:r>
    </w:p>
    <w:p w14:paraId="4DBE23ED" w14:textId="77777777" w:rsidR="00DF0590" w:rsidRPr="00260DD5" w:rsidRDefault="00DF0590" w:rsidP="00260DD5">
      <w:pPr>
        <w:pStyle w:val="NormalWeb"/>
        <w:numPr>
          <w:ilvl w:val="0"/>
          <w:numId w:val="275"/>
        </w:numPr>
        <w:jc w:val="both"/>
        <w:rPr>
          <w:rFonts w:asciiTheme="majorBidi" w:hAnsiTheme="majorBidi" w:cstheme="majorBidi"/>
        </w:rPr>
      </w:pPr>
      <w:r w:rsidRPr="00260DD5">
        <w:rPr>
          <w:rFonts w:asciiTheme="majorBidi" w:hAnsiTheme="majorBidi" w:cstheme="majorBidi"/>
        </w:rPr>
        <w:t>Showcase projects, skills, and accomplishments that directly match the employer's needs.</w:t>
      </w:r>
    </w:p>
    <w:p w14:paraId="12750E45" w14:textId="77777777" w:rsidR="00DF0590" w:rsidRPr="00260DD5" w:rsidRDefault="00DF0590" w:rsidP="00260DD5">
      <w:pPr>
        <w:pStyle w:val="NormalWeb"/>
        <w:jc w:val="both"/>
        <w:rPr>
          <w:rFonts w:asciiTheme="majorBidi" w:hAnsiTheme="majorBidi" w:cstheme="majorBidi"/>
        </w:rPr>
      </w:pPr>
      <w:r w:rsidRPr="00260DD5">
        <w:rPr>
          <w:rStyle w:val="Strong"/>
          <w:rFonts w:asciiTheme="majorBidi" w:hAnsiTheme="majorBidi" w:cstheme="majorBidi"/>
        </w:rPr>
        <w:t>Important Advice:</w:t>
      </w:r>
    </w:p>
    <w:p w14:paraId="2FB1385F" w14:textId="77777777" w:rsidR="00DF0590" w:rsidRPr="00260DD5" w:rsidRDefault="00DF0590" w:rsidP="00260DD5">
      <w:pPr>
        <w:pStyle w:val="NormalWeb"/>
        <w:numPr>
          <w:ilvl w:val="0"/>
          <w:numId w:val="276"/>
        </w:numPr>
        <w:jc w:val="both"/>
        <w:rPr>
          <w:rFonts w:asciiTheme="majorBidi" w:hAnsiTheme="majorBidi" w:cstheme="majorBidi"/>
        </w:rPr>
      </w:pPr>
      <w:r w:rsidRPr="00260DD5">
        <w:rPr>
          <w:rFonts w:asciiTheme="majorBidi" w:hAnsiTheme="majorBidi" w:cstheme="majorBidi"/>
        </w:rPr>
        <w:t>Never use the same resume repeatedly for different companies.</w:t>
      </w:r>
    </w:p>
    <w:p w14:paraId="3CCC5D0B" w14:textId="77777777" w:rsidR="00DF0590" w:rsidRPr="00260DD5" w:rsidRDefault="00DF0590" w:rsidP="00260DD5">
      <w:pPr>
        <w:pStyle w:val="NormalWeb"/>
        <w:numPr>
          <w:ilvl w:val="0"/>
          <w:numId w:val="276"/>
        </w:numPr>
        <w:jc w:val="both"/>
        <w:rPr>
          <w:rFonts w:asciiTheme="majorBidi" w:hAnsiTheme="majorBidi" w:cstheme="majorBidi"/>
        </w:rPr>
      </w:pPr>
      <w:r w:rsidRPr="00260DD5">
        <w:rPr>
          <w:rFonts w:asciiTheme="majorBidi" w:hAnsiTheme="majorBidi" w:cstheme="majorBidi"/>
        </w:rPr>
        <w:t>Always customize the resume according to each job posting.</w:t>
      </w:r>
    </w:p>
    <w:p w14:paraId="071A423F" w14:textId="77777777" w:rsidR="00DF0590" w:rsidRPr="00260DD5" w:rsidRDefault="00DF0590" w:rsidP="00260DD5">
      <w:pPr>
        <w:pStyle w:val="Heading3"/>
        <w:jc w:val="both"/>
      </w:pPr>
      <w:bookmarkStart w:id="269" w:name="_Toc236217578"/>
      <w:r w:rsidRPr="00260DD5">
        <w:t>A Practical Resume Strategy</w:t>
      </w:r>
      <w:bookmarkEnd w:id="269"/>
    </w:p>
    <w:p w14:paraId="156C16CC"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One effective technique is to maintain a separate document containing all of our:</w:t>
      </w:r>
    </w:p>
    <w:p w14:paraId="6EB35484" w14:textId="77777777" w:rsidR="00DF0590" w:rsidRPr="00260DD5" w:rsidRDefault="00DF0590" w:rsidP="00260DD5">
      <w:pPr>
        <w:pStyle w:val="NormalWeb"/>
        <w:numPr>
          <w:ilvl w:val="0"/>
          <w:numId w:val="277"/>
        </w:numPr>
        <w:jc w:val="both"/>
        <w:rPr>
          <w:rFonts w:asciiTheme="majorBidi" w:hAnsiTheme="majorBidi" w:cstheme="majorBidi"/>
        </w:rPr>
      </w:pPr>
      <w:r w:rsidRPr="00260DD5">
        <w:rPr>
          <w:rFonts w:asciiTheme="majorBidi" w:hAnsiTheme="majorBidi" w:cstheme="majorBidi"/>
        </w:rPr>
        <w:t>Experiences</w:t>
      </w:r>
    </w:p>
    <w:p w14:paraId="70BE45EF" w14:textId="77777777" w:rsidR="00DF0590" w:rsidRPr="00260DD5" w:rsidRDefault="00DF0590" w:rsidP="00260DD5">
      <w:pPr>
        <w:pStyle w:val="NormalWeb"/>
        <w:numPr>
          <w:ilvl w:val="0"/>
          <w:numId w:val="277"/>
        </w:numPr>
        <w:jc w:val="both"/>
        <w:rPr>
          <w:rFonts w:asciiTheme="majorBidi" w:hAnsiTheme="majorBidi" w:cstheme="majorBidi"/>
        </w:rPr>
      </w:pPr>
      <w:r w:rsidRPr="00260DD5">
        <w:rPr>
          <w:rFonts w:asciiTheme="majorBidi" w:hAnsiTheme="majorBidi" w:cstheme="majorBidi"/>
        </w:rPr>
        <w:t>Skills</w:t>
      </w:r>
    </w:p>
    <w:p w14:paraId="4E8DD6F0" w14:textId="77777777" w:rsidR="00DF0590" w:rsidRPr="00260DD5" w:rsidRDefault="00DF0590" w:rsidP="00260DD5">
      <w:pPr>
        <w:pStyle w:val="NormalWeb"/>
        <w:numPr>
          <w:ilvl w:val="0"/>
          <w:numId w:val="277"/>
        </w:numPr>
        <w:jc w:val="both"/>
        <w:rPr>
          <w:rFonts w:asciiTheme="majorBidi" w:hAnsiTheme="majorBidi" w:cstheme="majorBidi"/>
        </w:rPr>
      </w:pPr>
      <w:r w:rsidRPr="00260DD5">
        <w:rPr>
          <w:rFonts w:asciiTheme="majorBidi" w:hAnsiTheme="majorBidi" w:cstheme="majorBidi"/>
        </w:rPr>
        <w:t>Projects</w:t>
      </w:r>
    </w:p>
    <w:p w14:paraId="327B8B6E" w14:textId="77777777" w:rsidR="00DF0590" w:rsidRPr="00260DD5" w:rsidRDefault="00DF0590" w:rsidP="00260DD5">
      <w:pPr>
        <w:pStyle w:val="NormalWeb"/>
        <w:numPr>
          <w:ilvl w:val="0"/>
          <w:numId w:val="277"/>
        </w:numPr>
        <w:jc w:val="both"/>
        <w:rPr>
          <w:rFonts w:asciiTheme="majorBidi" w:hAnsiTheme="majorBidi" w:cstheme="majorBidi"/>
        </w:rPr>
      </w:pPr>
      <w:r w:rsidRPr="00260DD5">
        <w:rPr>
          <w:rFonts w:asciiTheme="majorBidi" w:hAnsiTheme="majorBidi" w:cstheme="majorBidi"/>
        </w:rPr>
        <w:t>Achievements</w:t>
      </w:r>
    </w:p>
    <w:p w14:paraId="48A0D76C"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Then, based on each job posting, we can select the most relevant experiences and projects to include in the resume, maximizing our chances of receiving a response from the company.</w:t>
      </w:r>
    </w:p>
    <w:p w14:paraId="5D75299E" w14:textId="77777777" w:rsidR="00DF0590" w:rsidRPr="00260DD5" w:rsidRDefault="00DF0590" w:rsidP="00260DD5">
      <w:pPr>
        <w:pStyle w:val="Heading2"/>
        <w:jc w:val="both"/>
      </w:pPr>
      <w:bookmarkStart w:id="270" w:name="_Toc236217579"/>
      <w:r w:rsidRPr="00260DD5">
        <w:t>Writing a Professional Cover Letter</w:t>
      </w:r>
      <w:bookmarkEnd w:id="270"/>
    </w:p>
    <w:p w14:paraId="72CA7500"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A strong cover letter can create an excellent first impression.</w:t>
      </w:r>
    </w:p>
    <w:p w14:paraId="5BF782B3"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Cindy's cover letter was:</w:t>
      </w:r>
    </w:p>
    <w:p w14:paraId="415DF70D" w14:textId="77777777" w:rsidR="00DF0590" w:rsidRPr="00260DD5" w:rsidRDefault="00DF0590" w:rsidP="00260DD5">
      <w:pPr>
        <w:pStyle w:val="NormalWeb"/>
        <w:numPr>
          <w:ilvl w:val="0"/>
          <w:numId w:val="278"/>
        </w:numPr>
        <w:jc w:val="both"/>
        <w:rPr>
          <w:rFonts w:asciiTheme="majorBidi" w:hAnsiTheme="majorBidi" w:cstheme="majorBidi"/>
        </w:rPr>
      </w:pPr>
      <w:r w:rsidRPr="00260DD5">
        <w:rPr>
          <w:rFonts w:asciiTheme="majorBidi" w:hAnsiTheme="majorBidi" w:cstheme="majorBidi"/>
        </w:rPr>
        <w:t>Friendly</w:t>
      </w:r>
    </w:p>
    <w:p w14:paraId="4CDB8863" w14:textId="77777777" w:rsidR="00DF0590" w:rsidRPr="00260DD5" w:rsidRDefault="00DF0590" w:rsidP="00260DD5">
      <w:pPr>
        <w:pStyle w:val="NormalWeb"/>
        <w:numPr>
          <w:ilvl w:val="0"/>
          <w:numId w:val="278"/>
        </w:numPr>
        <w:jc w:val="both"/>
        <w:rPr>
          <w:rFonts w:asciiTheme="majorBidi" w:hAnsiTheme="majorBidi" w:cstheme="majorBidi"/>
        </w:rPr>
      </w:pPr>
      <w:r w:rsidRPr="00260DD5">
        <w:rPr>
          <w:rFonts w:asciiTheme="majorBidi" w:hAnsiTheme="majorBidi" w:cstheme="majorBidi"/>
        </w:rPr>
        <w:t>Professional</w:t>
      </w:r>
    </w:p>
    <w:p w14:paraId="1D0C0F90" w14:textId="77777777" w:rsidR="00DF0590" w:rsidRPr="00260DD5" w:rsidRDefault="00DF0590" w:rsidP="00260DD5">
      <w:pPr>
        <w:pStyle w:val="NormalWeb"/>
        <w:numPr>
          <w:ilvl w:val="0"/>
          <w:numId w:val="278"/>
        </w:numPr>
        <w:jc w:val="both"/>
        <w:rPr>
          <w:rFonts w:asciiTheme="majorBidi" w:hAnsiTheme="majorBidi" w:cstheme="majorBidi"/>
        </w:rPr>
      </w:pPr>
      <w:r w:rsidRPr="00260DD5">
        <w:rPr>
          <w:rFonts w:asciiTheme="majorBidi" w:hAnsiTheme="majorBidi" w:cstheme="majorBidi"/>
        </w:rPr>
        <w:t>Well-written</w:t>
      </w:r>
    </w:p>
    <w:p w14:paraId="72BDD9BB"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It immediately gave the hiring manager the impression that she would be an excellent candidate for the position.</w:t>
      </w:r>
    </w:p>
    <w:p w14:paraId="7856D3A4" w14:textId="77777777" w:rsidR="00DF0590" w:rsidRPr="00260DD5" w:rsidRDefault="00DF0590" w:rsidP="00260DD5">
      <w:pPr>
        <w:pStyle w:val="Heading2"/>
        <w:jc w:val="both"/>
      </w:pPr>
      <w:bookmarkStart w:id="271" w:name="_Toc236217580"/>
      <w:r w:rsidRPr="00260DD5">
        <w:t>Using LinkedIn to Gain an Advantage</w:t>
      </w:r>
      <w:bookmarkEnd w:id="271"/>
    </w:p>
    <w:p w14:paraId="36022C65"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In addition to submitting her application, Cindy also:</w:t>
      </w:r>
    </w:p>
    <w:p w14:paraId="0C6DF53D" w14:textId="77777777" w:rsidR="00DF0590" w:rsidRPr="00260DD5" w:rsidRDefault="00DF0590" w:rsidP="00260DD5">
      <w:pPr>
        <w:pStyle w:val="NormalWeb"/>
        <w:numPr>
          <w:ilvl w:val="0"/>
          <w:numId w:val="279"/>
        </w:numPr>
        <w:jc w:val="both"/>
        <w:rPr>
          <w:rFonts w:asciiTheme="majorBidi" w:hAnsiTheme="majorBidi" w:cstheme="majorBidi"/>
        </w:rPr>
      </w:pPr>
      <w:r w:rsidRPr="00260DD5">
        <w:rPr>
          <w:rFonts w:asciiTheme="majorBidi" w:hAnsiTheme="majorBidi" w:cstheme="majorBidi"/>
        </w:rPr>
        <w:t>Connected with the hiring manager on LinkedIn.</w:t>
      </w:r>
    </w:p>
    <w:p w14:paraId="7165D0C4" w14:textId="77777777" w:rsidR="00DF0590" w:rsidRPr="00260DD5" w:rsidRDefault="00DF0590" w:rsidP="00260DD5">
      <w:pPr>
        <w:pStyle w:val="NormalWeb"/>
        <w:numPr>
          <w:ilvl w:val="0"/>
          <w:numId w:val="279"/>
        </w:numPr>
        <w:jc w:val="both"/>
        <w:rPr>
          <w:rFonts w:asciiTheme="majorBidi" w:hAnsiTheme="majorBidi" w:cstheme="majorBidi"/>
        </w:rPr>
      </w:pPr>
      <w:r w:rsidRPr="00260DD5">
        <w:rPr>
          <w:rFonts w:asciiTheme="majorBidi" w:hAnsiTheme="majorBidi" w:cstheme="majorBidi"/>
        </w:rPr>
        <w:t>Sent a professional message.</w:t>
      </w:r>
    </w:p>
    <w:p w14:paraId="6A06E477" w14:textId="77777777" w:rsidR="00DF0590" w:rsidRPr="00260DD5" w:rsidRDefault="00DF0590" w:rsidP="00260DD5">
      <w:pPr>
        <w:pStyle w:val="NormalWeb"/>
        <w:numPr>
          <w:ilvl w:val="0"/>
          <w:numId w:val="279"/>
        </w:numPr>
        <w:jc w:val="both"/>
        <w:rPr>
          <w:rFonts w:asciiTheme="majorBidi" w:hAnsiTheme="majorBidi" w:cstheme="majorBidi"/>
        </w:rPr>
      </w:pPr>
      <w:r w:rsidRPr="00260DD5">
        <w:rPr>
          <w:rFonts w:asciiTheme="majorBidi" w:hAnsiTheme="majorBidi" w:cstheme="majorBidi"/>
        </w:rPr>
        <w:t>Asked thoughtful questions.</w:t>
      </w:r>
    </w:p>
    <w:p w14:paraId="25778D69" w14:textId="77777777" w:rsidR="00DF0590" w:rsidRPr="00260DD5" w:rsidRDefault="00DF0590" w:rsidP="00260DD5">
      <w:pPr>
        <w:pStyle w:val="NormalWeb"/>
        <w:numPr>
          <w:ilvl w:val="0"/>
          <w:numId w:val="279"/>
        </w:numPr>
        <w:jc w:val="both"/>
        <w:rPr>
          <w:rFonts w:asciiTheme="majorBidi" w:hAnsiTheme="majorBidi" w:cstheme="majorBidi"/>
        </w:rPr>
      </w:pPr>
      <w:r w:rsidRPr="00260DD5">
        <w:rPr>
          <w:rFonts w:asciiTheme="majorBidi" w:hAnsiTheme="majorBidi" w:cstheme="majorBidi"/>
        </w:rPr>
        <w:lastRenderedPageBreak/>
        <w:t>Expressed genuine interest in the position.</w:t>
      </w:r>
    </w:p>
    <w:p w14:paraId="7678C95C"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These actions created the impression that she was:</w:t>
      </w:r>
    </w:p>
    <w:p w14:paraId="12D1D4EC" w14:textId="77777777" w:rsidR="00DF0590" w:rsidRPr="00260DD5" w:rsidRDefault="00DF0590" w:rsidP="00260DD5">
      <w:pPr>
        <w:pStyle w:val="NormalWeb"/>
        <w:numPr>
          <w:ilvl w:val="0"/>
          <w:numId w:val="280"/>
        </w:numPr>
        <w:jc w:val="both"/>
        <w:rPr>
          <w:rFonts w:asciiTheme="majorBidi" w:hAnsiTheme="majorBidi" w:cstheme="majorBidi"/>
        </w:rPr>
      </w:pPr>
      <w:r w:rsidRPr="00260DD5">
        <w:rPr>
          <w:rFonts w:asciiTheme="majorBidi" w:hAnsiTheme="majorBidi" w:cstheme="majorBidi"/>
        </w:rPr>
        <w:t>Highly interested in the role.</w:t>
      </w:r>
    </w:p>
    <w:p w14:paraId="16E21703" w14:textId="77777777" w:rsidR="00DF0590" w:rsidRPr="00260DD5" w:rsidRDefault="00DF0590" w:rsidP="00260DD5">
      <w:pPr>
        <w:pStyle w:val="NormalWeb"/>
        <w:numPr>
          <w:ilvl w:val="0"/>
          <w:numId w:val="280"/>
        </w:numPr>
        <w:jc w:val="both"/>
        <w:rPr>
          <w:rFonts w:asciiTheme="majorBidi" w:hAnsiTheme="majorBidi" w:cstheme="majorBidi"/>
        </w:rPr>
      </w:pPr>
      <w:r w:rsidRPr="00260DD5">
        <w:rPr>
          <w:rFonts w:asciiTheme="majorBidi" w:hAnsiTheme="majorBidi" w:cstheme="majorBidi"/>
        </w:rPr>
        <w:t>Motivated to begin working.</w:t>
      </w:r>
    </w:p>
    <w:p w14:paraId="7A99872F" w14:textId="77777777" w:rsidR="00DF0590" w:rsidRPr="00260DD5" w:rsidRDefault="00DF0590" w:rsidP="00260DD5">
      <w:pPr>
        <w:pStyle w:val="NormalWeb"/>
        <w:numPr>
          <w:ilvl w:val="0"/>
          <w:numId w:val="280"/>
        </w:numPr>
        <w:jc w:val="both"/>
        <w:rPr>
          <w:rFonts w:asciiTheme="majorBidi" w:hAnsiTheme="majorBidi" w:cstheme="majorBidi"/>
        </w:rPr>
      </w:pPr>
      <w:r w:rsidRPr="00260DD5">
        <w:rPr>
          <w:rFonts w:asciiTheme="majorBidi" w:hAnsiTheme="majorBidi" w:cstheme="majorBidi"/>
        </w:rPr>
        <w:t>A strong fit for the position.</w:t>
      </w:r>
    </w:p>
    <w:p w14:paraId="6EE3FFA5"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 xml:space="preserve">Although contacting the hiring manager is </w:t>
      </w:r>
      <w:r w:rsidRPr="00260DD5">
        <w:rPr>
          <w:rStyle w:val="Strong"/>
          <w:rFonts w:asciiTheme="majorBidi" w:hAnsiTheme="majorBidi" w:cstheme="majorBidi"/>
        </w:rPr>
        <w:t>not a requirement</w:t>
      </w:r>
      <w:r w:rsidRPr="00260DD5">
        <w:rPr>
          <w:rFonts w:asciiTheme="majorBidi" w:hAnsiTheme="majorBidi" w:cstheme="majorBidi"/>
        </w:rPr>
        <w:t>, it can provide a valuable advantage during the hiring process.</w:t>
      </w:r>
    </w:p>
    <w:p w14:paraId="3BD35A99"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Many successful data scientists have been hired without contacting recruiters on LinkedIn. However, reaching out professionally can help us become more memorable.</w:t>
      </w:r>
    </w:p>
    <w:p w14:paraId="36476A96" w14:textId="77777777" w:rsidR="00DF0590" w:rsidRPr="00260DD5" w:rsidRDefault="00DF0590" w:rsidP="00260DD5">
      <w:pPr>
        <w:pStyle w:val="Heading2"/>
        <w:jc w:val="both"/>
      </w:pPr>
      <w:bookmarkStart w:id="272" w:name="_Toc236217581"/>
      <w:r w:rsidRPr="00260DD5">
        <w:t>Why Contacting Recruiters Can Help</w:t>
      </w:r>
      <w:bookmarkEnd w:id="272"/>
    </w:p>
    <w:p w14:paraId="6CD0CF83"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When hundreds of resumes are submitted for a single position, it is difficult for any individual resume to stand out.</w:t>
      </w:r>
    </w:p>
    <w:p w14:paraId="21B5B852" w14:textId="77777777"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To improve our visibility, we should consider:</w:t>
      </w:r>
    </w:p>
    <w:p w14:paraId="536CF2A3" w14:textId="77777777" w:rsidR="00DF0590" w:rsidRPr="00260DD5" w:rsidRDefault="00DF0590" w:rsidP="00260DD5">
      <w:pPr>
        <w:pStyle w:val="NormalWeb"/>
        <w:numPr>
          <w:ilvl w:val="0"/>
          <w:numId w:val="281"/>
        </w:numPr>
        <w:jc w:val="both"/>
        <w:rPr>
          <w:rFonts w:asciiTheme="majorBidi" w:hAnsiTheme="majorBidi" w:cstheme="majorBidi"/>
          <w:color w:val="0070C0"/>
        </w:rPr>
      </w:pPr>
      <w:r w:rsidRPr="00260DD5">
        <w:rPr>
          <w:rFonts w:asciiTheme="majorBidi" w:hAnsiTheme="majorBidi" w:cstheme="majorBidi"/>
          <w:color w:val="0070C0"/>
        </w:rPr>
        <w:t>Connecting with the hiring manager.</w:t>
      </w:r>
    </w:p>
    <w:p w14:paraId="15A530AF" w14:textId="77777777" w:rsidR="00DF0590" w:rsidRPr="00260DD5" w:rsidRDefault="00DF0590" w:rsidP="00260DD5">
      <w:pPr>
        <w:pStyle w:val="NormalWeb"/>
        <w:numPr>
          <w:ilvl w:val="0"/>
          <w:numId w:val="281"/>
        </w:numPr>
        <w:jc w:val="both"/>
        <w:rPr>
          <w:rFonts w:asciiTheme="majorBidi" w:hAnsiTheme="majorBidi" w:cstheme="majorBidi"/>
          <w:color w:val="0070C0"/>
        </w:rPr>
      </w:pPr>
      <w:r w:rsidRPr="00260DD5">
        <w:rPr>
          <w:rFonts w:asciiTheme="majorBidi" w:hAnsiTheme="majorBidi" w:cstheme="majorBidi"/>
          <w:color w:val="0070C0"/>
        </w:rPr>
        <w:t>Connecting with the recruiter.</w:t>
      </w:r>
    </w:p>
    <w:p w14:paraId="7D495867" w14:textId="77777777" w:rsidR="00DF0590" w:rsidRPr="00260DD5" w:rsidRDefault="00DF0590" w:rsidP="00260DD5">
      <w:pPr>
        <w:pStyle w:val="NormalWeb"/>
        <w:numPr>
          <w:ilvl w:val="0"/>
          <w:numId w:val="281"/>
        </w:numPr>
        <w:jc w:val="both"/>
        <w:rPr>
          <w:rFonts w:asciiTheme="majorBidi" w:hAnsiTheme="majorBidi" w:cstheme="majorBidi"/>
          <w:color w:val="0070C0"/>
        </w:rPr>
      </w:pPr>
      <w:r w:rsidRPr="00260DD5">
        <w:rPr>
          <w:rFonts w:asciiTheme="majorBidi" w:hAnsiTheme="majorBidi" w:cstheme="majorBidi"/>
          <w:color w:val="0070C0"/>
        </w:rPr>
        <w:t>Sending a professional message.</w:t>
      </w:r>
    </w:p>
    <w:p w14:paraId="01D1556B" w14:textId="77777777" w:rsidR="00DF0590" w:rsidRPr="00260DD5" w:rsidRDefault="00DF0590" w:rsidP="00260DD5">
      <w:pPr>
        <w:pStyle w:val="NormalWeb"/>
        <w:numPr>
          <w:ilvl w:val="0"/>
          <w:numId w:val="281"/>
        </w:numPr>
        <w:jc w:val="both"/>
        <w:rPr>
          <w:rFonts w:asciiTheme="majorBidi" w:hAnsiTheme="majorBidi" w:cstheme="majorBidi"/>
          <w:color w:val="0070C0"/>
        </w:rPr>
      </w:pPr>
      <w:r w:rsidRPr="00260DD5">
        <w:rPr>
          <w:rFonts w:asciiTheme="majorBidi" w:hAnsiTheme="majorBidi" w:cstheme="majorBidi"/>
          <w:color w:val="0070C0"/>
        </w:rPr>
        <w:t>Asking relevant questions about the position.</w:t>
      </w:r>
    </w:p>
    <w:p w14:paraId="56C68FDC" w14:textId="77777777" w:rsidR="00DF0590" w:rsidRPr="00260DD5" w:rsidRDefault="00DF0590" w:rsidP="00260DD5">
      <w:pPr>
        <w:pStyle w:val="NormalWeb"/>
        <w:numPr>
          <w:ilvl w:val="0"/>
          <w:numId w:val="281"/>
        </w:numPr>
        <w:jc w:val="both"/>
        <w:rPr>
          <w:rFonts w:asciiTheme="majorBidi" w:hAnsiTheme="majorBidi" w:cstheme="majorBidi"/>
          <w:color w:val="0070C0"/>
        </w:rPr>
      </w:pPr>
      <w:r w:rsidRPr="00260DD5">
        <w:rPr>
          <w:rFonts w:asciiTheme="majorBidi" w:hAnsiTheme="majorBidi" w:cstheme="majorBidi"/>
          <w:color w:val="0070C0"/>
        </w:rPr>
        <w:t>Expressing our genuine interest in joining the company.</w:t>
      </w:r>
    </w:p>
    <w:p w14:paraId="1A89C84A"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These actions help recruiters remember our names before reviewing our resume.</w:t>
      </w:r>
    </w:p>
    <w:p w14:paraId="32D56F70"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Later, while reviewing applications, the hiring manager may recognize our name and naturally pay a little more attention to our resume.</w:t>
      </w:r>
    </w:p>
    <w:p w14:paraId="4120EA23"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Although this does not guarantee an interview, it can provide a small but meaningful advantage.</w:t>
      </w:r>
    </w:p>
    <w:p w14:paraId="26C32160" w14:textId="77777777" w:rsidR="00DF0590" w:rsidRPr="00260DD5" w:rsidRDefault="00DF0590" w:rsidP="00260DD5">
      <w:pPr>
        <w:pStyle w:val="Heading2"/>
        <w:jc w:val="both"/>
      </w:pPr>
      <w:bookmarkStart w:id="273" w:name="_Toc236217582"/>
      <w:r w:rsidRPr="00260DD5">
        <w:t>The Importance of Networking</w:t>
      </w:r>
      <w:bookmarkEnd w:id="273"/>
    </w:p>
    <w:p w14:paraId="26E41F7E"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 xml:space="preserve">One important piece of advice is that </w:t>
      </w:r>
      <w:r w:rsidRPr="00260DD5">
        <w:rPr>
          <w:rStyle w:val="Strong"/>
          <w:rFonts w:asciiTheme="majorBidi" w:hAnsiTheme="majorBidi" w:cstheme="majorBidi"/>
        </w:rPr>
        <w:t>networking is extremely valuable</w:t>
      </w:r>
      <w:r w:rsidRPr="00260DD5">
        <w:rPr>
          <w:rFonts w:asciiTheme="majorBidi" w:hAnsiTheme="majorBidi" w:cstheme="majorBidi"/>
        </w:rPr>
        <w:t>.</w:t>
      </w:r>
    </w:p>
    <w:p w14:paraId="1898E06B" w14:textId="77777777"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Some people may feel:</w:t>
      </w:r>
    </w:p>
    <w:p w14:paraId="3BE632D3" w14:textId="77777777" w:rsidR="00DF0590" w:rsidRPr="00260DD5" w:rsidRDefault="00DF0590" w:rsidP="00260DD5">
      <w:pPr>
        <w:pStyle w:val="NormalWeb"/>
        <w:numPr>
          <w:ilvl w:val="0"/>
          <w:numId w:val="282"/>
        </w:numPr>
        <w:jc w:val="both"/>
        <w:rPr>
          <w:rFonts w:asciiTheme="majorBidi" w:hAnsiTheme="majorBidi" w:cstheme="majorBidi"/>
          <w:color w:val="0070C0"/>
        </w:rPr>
      </w:pPr>
      <w:r w:rsidRPr="00260DD5">
        <w:rPr>
          <w:rFonts w:asciiTheme="majorBidi" w:hAnsiTheme="majorBidi" w:cstheme="majorBidi"/>
          <w:color w:val="0070C0"/>
        </w:rPr>
        <w:t>Shy about contacting professionals.</w:t>
      </w:r>
    </w:p>
    <w:p w14:paraId="0938AD36" w14:textId="77777777" w:rsidR="00DF0590" w:rsidRPr="00260DD5" w:rsidRDefault="00DF0590" w:rsidP="00260DD5">
      <w:pPr>
        <w:pStyle w:val="NormalWeb"/>
        <w:numPr>
          <w:ilvl w:val="0"/>
          <w:numId w:val="282"/>
        </w:numPr>
        <w:jc w:val="both"/>
        <w:rPr>
          <w:rFonts w:asciiTheme="majorBidi" w:hAnsiTheme="majorBidi" w:cstheme="majorBidi"/>
          <w:color w:val="0070C0"/>
        </w:rPr>
      </w:pPr>
      <w:r w:rsidRPr="00260DD5">
        <w:rPr>
          <w:rFonts w:asciiTheme="majorBidi" w:hAnsiTheme="majorBidi" w:cstheme="majorBidi"/>
          <w:color w:val="0070C0"/>
        </w:rPr>
        <w:t>That industry professionals do not want to talk to people they do not know.</w:t>
      </w:r>
    </w:p>
    <w:p w14:paraId="5E599AF3" w14:textId="77777777"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However, this is generally not true.</w:t>
      </w:r>
    </w:p>
    <w:p w14:paraId="2E9A4E2B" w14:textId="77777777"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Many professionals in the industry are willing to:</w:t>
      </w:r>
    </w:p>
    <w:p w14:paraId="70B5A50E" w14:textId="77777777" w:rsidR="00DF0590" w:rsidRPr="00260DD5" w:rsidRDefault="00DF0590" w:rsidP="00260DD5">
      <w:pPr>
        <w:pStyle w:val="NormalWeb"/>
        <w:numPr>
          <w:ilvl w:val="0"/>
          <w:numId w:val="283"/>
        </w:numPr>
        <w:jc w:val="both"/>
        <w:rPr>
          <w:rFonts w:asciiTheme="majorBidi" w:hAnsiTheme="majorBidi" w:cstheme="majorBidi"/>
          <w:color w:val="0070C0"/>
        </w:rPr>
      </w:pPr>
      <w:r w:rsidRPr="00260DD5">
        <w:rPr>
          <w:rFonts w:asciiTheme="majorBidi" w:hAnsiTheme="majorBidi" w:cstheme="majorBidi"/>
          <w:color w:val="0070C0"/>
        </w:rPr>
        <w:t>Share their expertise.</w:t>
      </w:r>
    </w:p>
    <w:p w14:paraId="0389F756" w14:textId="77777777" w:rsidR="00DF0590" w:rsidRPr="00260DD5" w:rsidRDefault="00DF0590" w:rsidP="00260DD5">
      <w:pPr>
        <w:pStyle w:val="NormalWeb"/>
        <w:numPr>
          <w:ilvl w:val="0"/>
          <w:numId w:val="283"/>
        </w:numPr>
        <w:jc w:val="both"/>
        <w:rPr>
          <w:rFonts w:asciiTheme="majorBidi" w:hAnsiTheme="majorBidi" w:cstheme="majorBidi"/>
          <w:color w:val="0070C0"/>
        </w:rPr>
      </w:pPr>
      <w:r w:rsidRPr="00260DD5">
        <w:rPr>
          <w:rFonts w:asciiTheme="majorBidi" w:hAnsiTheme="majorBidi" w:cstheme="majorBidi"/>
          <w:color w:val="0070C0"/>
        </w:rPr>
        <w:t>Answer questions.</w:t>
      </w:r>
    </w:p>
    <w:p w14:paraId="5EE24B6C" w14:textId="77777777" w:rsidR="00DF0590" w:rsidRPr="00260DD5" w:rsidRDefault="00DF0590" w:rsidP="00260DD5">
      <w:pPr>
        <w:pStyle w:val="NormalWeb"/>
        <w:numPr>
          <w:ilvl w:val="0"/>
          <w:numId w:val="283"/>
        </w:numPr>
        <w:jc w:val="both"/>
        <w:rPr>
          <w:rFonts w:asciiTheme="majorBidi" w:hAnsiTheme="majorBidi" w:cstheme="majorBidi"/>
          <w:color w:val="0070C0"/>
        </w:rPr>
      </w:pPr>
      <w:r w:rsidRPr="00260DD5">
        <w:rPr>
          <w:rFonts w:asciiTheme="majorBidi" w:hAnsiTheme="majorBidi" w:cstheme="majorBidi"/>
          <w:color w:val="0070C0"/>
        </w:rPr>
        <w:lastRenderedPageBreak/>
        <w:t>Offer career advice.</w:t>
      </w:r>
    </w:p>
    <w:p w14:paraId="2A745C61" w14:textId="77777777" w:rsidR="00DF0590" w:rsidRPr="00260DD5" w:rsidRDefault="00DF0590" w:rsidP="00260DD5">
      <w:pPr>
        <w:pStyle w:val="NormalWeb"/>
        <w:numPr>
          <w:ilvl w:val="0"/>
          <w:numId w:val="283"/>
        </w:numPr>
        <w:jc w:val="both"/>
        <w:rPr>
          <w:rFonts w:asciiTheme="majorBidi" w:hAnsiTheme="majorBidi" w:cstheme="majorBidi"/>
          <w:color w:val="0070C0"/>
        </w:rPr>
      </w:pPr>
      <w:r w:rsidRPr="00260DD5">
        <w:rPr>
          <w:rFonts w:asciiTheme="majorBidi" w:hAnsiTheme="majorBidi" w:cstheme="majorBidi"/>
          <w:color w:val="0070C0"/>
        </w:rPr>
        <w:t>Discuss their experiences.</w:t>
      </w:r>
    </w:p>
    <w:p w14:paraId="4D08CF87"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If we demonstrate genuine passion and interest, they may even:</w:t>
      </w:r>
    </w:p>
    <w:p w14:paraId="660E4329" w14:textId="77777777" w:rsidR="00DF0590" w:rsidRPr="00260DD5" w:rsidRDefault="00DF0590" w:rsidP="00260DD5">
      <w:pPr>
        <w:pStyle w:val="NormalWeb"/>
        <w:numPr>
          <w:ilvl w:val="0"/>
          <w:numId w:val="284"/>
        </w:numPr>
        <w:jc w:val="both"/>
        <w:rPr>
          <w:rFonts w:asciiTheme="majorBidi" w:hAnsiTheme="majorBidi" w:cstheme="majorBidi"/>
        </w:rPr>
      </w:pPr>
      <w:r w:rsidRPr="00260DD5">
        <w:rPr>
          <w:rFonts w:asciiTheme="majorBidi" w:hAnsiTheme="majorBidi" w:cstheme="majorBidi"/>
        </w:rPr>
        <w:t>Refer us for a job.</w:t>
      </w:r>
    </w:p>
    <w:p w14:paraId="4C3362EC" w14:textId="77777777" w:rsidR="00DF0590" w:rsidRPr="00260DD5" w:rsidRDefault="00DF0590" w:rsidP="00260DD5">
      <w:pPr>
        <w:pStyle w:val="NormalWeb"/>
        <w:numPr>
          <w:ilvl w:val="0"/>
          <w:numId w:val="284"/>
        </w:numPr>
        <w:jc w:val="both"/>
        <w:rPr>
          <w:rFonts w:asciiTheme="majorBidi" w:hAnsiTheme="majorBidi" w:cstheme="majorBidi"/>
        </w:rPr>
      </w:pPr>
      <w:r w:rsidRPr="00260DD5">
        <w:rPr>
          <w:rFonts w:asciiTheme="majorBidi" w:hAnsiTheme="majorBidi" w:cstheme="majorBidi"/>
        </w:rPr>
        <w:t>Inform us about job openings within their company.</w:t>
      </w:r>
    </w:p>
    <w:p w14:paraId="6A66C835" w14:textId="77777777" w:rsidR="00DF0590" w:rsidRPr="00260DD5" w:rsidRDefault="00DF0590" w:rsidP="00260DD5">
      <w:pPr>
        <w:pStyle w:val="Heading2"/>
        <w:jc w:val="both"/>
      </w:pPr>
      <w:bookmarkStart w:id="274" w:name="_Toc236217583"/>
      <w:r w:rsidRPr="00260DD5">
        <w:t>Learning Beyond University Education</w:t>
      </w:r>
      <w:bookmarkEnd w:id="274"/>
    </w:p>
    <w:p w14:paraId="041B763E"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Another important lesson is that we should not limit our learning to university education.</w:t>
      </w:r>
    </w:p>
    <w:p w14:paraId="2C93EBF6" w14:textId="36EEBBF0"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 xml:space="preserve">Universities teach many valuable theoretical concepts, but many </w:t>
      </w:r>
      <w:r w:rsidR="009E39E7" w:rsidRPr="00260DD5">
        <w:rPr>
          <w:rFonts w:asciiTheme="majorBidi" w:hAnsiTheme="majorBidi" w:cstheme="majorBidi"/>
        </w:rPr>
        <w:t>courses do not always teach us how to apply those concepts in real-world industry settings.</w:t>
      </w:r>
    </w:p>
    <w:p w14:paraId="41D00220"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Therefore, we should continue learning independently by:</w:t>
      </w:r>
    </w:p>
    <w:p w14:paraId="63EE6395" w14:textId="77777777" w:rsidR="00DF0590" w:rsidRPr="00260DD5" w:rsidRDefault="00DF0590" w:rsidP="00260DD5">
      <w:pPr>
        <w:pStyle w:val="NormalWeb"/>
        <w:numPr>
          <w:ilvl w:val="0"/>
          <w:numId w:val="285"/>
        </w:numPr>
        <w:jc w:val="both"/>
        <w:rPr>
          <w:rFonts w:asciiTheme="majorBidi" w:hAnsiTheme="majorBidi" w:cstheme="majorBidi"/>
        </w:rPr>
      </w:pPr>
      <w:r w:rsidRPr="00260DD5">
        <w:rPr>
          <w:rFonts w:asciiTheme="majorBidi" w:hAnsiTheme="majorBidi" w:cstheme="majorBidi"/>
        </w:rPr>
        <w:t>Building projects.</w:t>
      </w:r>
    </w:p>
    <w:p w14:paraId="4B6F42CA" w14:textId="77777777" w:rsidR="00DF0590" w:rsidRPr="00260DD5" w:rsidRDefault="00DF0590" w:rsidP="00260DD5">
      <w:pPr>
        <w:pStyle w:val="NormalWeb"/>
        <w:numPr>
          <w:ilvl w:val="0"/>
          <w:numId w:val="285"/>
        </w:numPr>
        <w:jc w:val="both"/>
        <w:rPr>
          <w:rFonts w:asciiTheme="majorBidi" w:hAnsiTheme="majorBidi" w:cstheme="majorBidi"/>
        </w:rPr>
      </w:pPr>
      <w:r w:rsidRPr="00260DD5">
        <w:rPr>
          <w:rFonts w:asciiTheme="majorBidi" w:hAnsiTheme="majorBidi" w:cstheme="majorBidi"/>
        </w:rPr>
        <w:t>Practicing technical skills.</w:t>
      </w:r>
    </w:p>
    <w:p w14:paraId="06621C4C" w14:textId="77777777" w:rsidR="00DF0590" w:rsidRPr="00260DD5" w:rsidRDefault="00DF0590" w:rsidP="00260DD5">
      <w:pPr>
        <w:pStyle w:val="NormalWeb"/>
        <w:numPr>
          <w:ilvl w:val="0"/>
          <w:numId w:val="285"/>
        </w:numPr>
        <w:jc w:val="both"/>
        <w:rPr>
          <w:rFonts w:asciiTheme="majorBidi" w:hAnsiTheme="majorBidi" w:cstheme="majorBidi"/>
        </w:rPr>
      </w:pPr>
      <w:r w:rsidRPr="00260DD5">
        <w:rPr>
          <w:rFonts w:asciiTheme="majorBidi" w:hAnsiTheme="majorBidi" w:cstheme="majorBidi"/>
        </w:rPr>
        <w:t>Learning industry tools.</w:t>
      </w:r>
    </w:p>
    <w:p w14:paraId="7CE44C13" w14:textId="77777777" w:rsidR="00DF0590" w:rsidRPr="00260DD5" w:rsidRDefault="00DF0590" w:rsidP="00260DD5">
      <w:pPr>
        <w:pStyle w:val="NormalWeb"/>
        <w:numPr>
          <w:ilvl w:val="0"/>
          <w:numId w:val="285"/>
        </w:numPr>
        <w:jc w:val="both"/>
        <w:rPr>
          <w:rFonts w:asciiTheme="majorBidi" w:hAnsiTheme="majorBidi" w:cstheme="majorBidi"/>
        </w:rPr>
      </w:pPr>
      <w:r w:rsidRPr="00260DD5">
        <w:rPr>
          <w:rFonts w:asciiTheme="majorBidi" w:hAnsiTheme="majorBidi" w:cstheme="majorBidi"/>
        </w:rPr>
        <w:t>Applying theoretical concepts to real-world problems.</w:t>
      </w:r>
    </w:p>
    <w:p w14:paraId="5D476525" w14:textId="77777777" w:rsidR="00DF0590" w:rsidRPr="00260DD5" w:rsidRDefault="00DF0590" w:rsidP="00260DD5">
      <w:pPr>
        <w:pStyle w:val="Heading2"/>
        <w:jc w:val="both"/>
      </w:pPr>
      <w:bookmarkStart w:id="275" w:name="_Toc236217584"/>
      <w:r w:rsidRPr="00260DD5">
        <w:t>Why LinkedIn Connections Matter</w:t>
      </w:r>
      <w:bookmarkEnd w:id="275"/>
    </w:p>
    <w:p w14:paraId="17001A2E"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When hiring managers have already interacted with us on LinkedIn, they become familiar with our names and our interest in the position.</w:t>
      </w:r>
    </w:p>
    <w:p w14:paraId="79F9131A"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If they have already:</w:t>
      </w:r>
    </w:p>
    <w:p w14:paraId="635EB5B8" w14:textId="77777777" w:rsidR="00DF0590" w:rsidRPr="00260DD5" w:rsidRDefault="00DF0590" w:rsidP="00260DD5">
      <w:pPr>
        <w:pStyle w:val="NormalWeb"/>
        <w:numPr>
          <w:ilvl w:val="0"/>
          <w:numId w:val="286"/>
        </w:numPr>
        <w:jc w:val="both"/>
        <w:rPr>
          <w:rFonts w:asciiTheme="majorBidi" w:hAnsiTheme="majorBidi" w:cstheme="majorBidi"/>
        </w:rPr>
      </w:pPr>
      <w:r w:rsidRPr="00260DD5">
        <w:rPr>
          <w:rFonts w:asciiTheme="majorBidi" w:hAnsiTheme="majorBidi" w:cstheme="majorBidi"/>
        </w:rPr>
        <w:t>Answered our questions.</w:t>
      </w:r>
    </w:p>
    <w:p w14:paraId="436E35A0" w14:textId="77777777" w:rsidR="00DF0590" w:rsidRPr="00260DD5" w:rsidRDefault="00DF0590" w:rsidP="00260DD5">
      <w:pPr>
        <w:pStyle w:val="NormalWeb"/>
        <w:numPr>
          <w:ilvl w:val="0"/>
          <w:numId w:val="286"/>
        </w:numPr>
        <w:jc w:val="both"/>
        <w:rPr>
          <w:rFonts w:asciiTheme="majorBidi" w:hAnsiTheme="majorBidi" w:cstheme="majorBidi"/>
        </w:rPr>
      </w:pPr>
      <w:r w:rsidRPr="00260DD5">
        <w:rPr>
          <w:rFonts w:asciiTheme="majorBidi" w:hAnsiTheme="majorBidi" w:cstheme="majorBidi"/>
        </w:rPr>
        <w:t>Seen our enthusiasm.</w:t>
      </w:r>
    </w:p>
    <w:p w14:paraId="760C1689" w14:textId="77777777" w:rsidR="00DF0590" w:rsidRPr="00260DD5" w:rsidRDefault="00DF0590" w:rsidP="00260DD5">
      <w:pPr>
        <w:pStyle w:val="NormalWeb"/>
        <w:numPr>
          <w:ilvl w:val="0"/>
          <w:numId w:val="286"/>
        </w:numPr>
        <w:jc w:val="both"/>
        <w:rPr>
          <w:rFonts w:asciiTheme="majorBidi" w:hAnsiTheme="majorBidi" w:cstheme="majorBidi"/>
        </w:rPr>
      </w:pPr>
      <w:r w:rsidRPr="00260DD5">
        <w:rPr>
          <w:rFonts w:asciiTheme="majorBidi" w:hAnsiTheme="majorBidi" w:cstheme="majorBidi"/>
        </w:rPr>
        <w:t>Learned about our commitment to the role.</w:t>
      </w:r>
    </w:p>
    <w:p w14:paraId="48C976B0"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Then, when they later review our resume, our name is more likely to be recognized.</w:t>
      </w:r>
    </w:p>
    <w:p w14:paraId="73DB0D95"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This recognition can encourage them to spend a little more time reviewing our application.</w:t>
      </w:r>
    </w:p>
    <w:p w14:paraId="35A5108E"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Again, this is only a small advantage, not a guarantee of being selected.</w:t>
      </w:r>
    </w:p>
    <w:p w14:paraId="1878E224" w14:textId="77777777" w:rsidR="00DF0590" w:rsidRPr="00260DD5" w:rsidRDefault="00DF0590" w:rsidP="00260DD5">
      <w:pPr>
        <w:pStyle w:val="Heading2"/>
        <w:jc w:val="both"/>
      </w:pPr>
      <w:bookmarkStart w:id="276" w:name="_Toc236217585"/>
      <w:r w:rsidRPr="00260DD5">
        <w:t>Job Hunting Is About More Than Technical Knowledge</w:t>
      </w:r>
      <w:bookmarkEnd w:id="276"/>
    </w:p>
    <w:p w14:paraId="70884EA6" w14:textId="77777777"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Finding a job is not only about what we know.</w:t>
      </w:r>
    </w:p>
    <w:p w14:paraId="383E32C3" w14:textId="77777777"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It is also about who we know.</w:t>
      </w:r>
    </w:p>
    <w:p w14:paraId="452E3171" w14:textId="77777777" w:rsidR="00DF0590" w:rsidRPr="00260DD5" w:rsidRDefault="00DF0590" w:rsidP="00260DD5">
      <w:pPr>
        <w:pStyle w:val="NormalWeb"/>
        <w:jc w:val="both"/>
        <w:rPr>
          <w:rFonts w:asciiTheme="majorBidi" w:hAnsiTheme="majorBidi" w:cstheme="majorBidi"/>
          <w:color w:val="0070C0"/>
        </w:rPr>
      </w:pPr>
      <w:r w:rsidRPr="00260DD5">
        <w:rPr>
          <w:rFonts w:asciiTheme="majorBidi" w:hAnsiTheme="majorBidi" w:cstheme="majorBidi"/>
          <w:color w:val="0070C0"/>
        </w:rPr>
        <w:t>Building professional relationships allows us to:</w:t>
      </w:r>
    </w:p>
    <w:p w14:paraId="182B8449" w14:textId="77777777" w:rsidR="00DF0590" w:rsidRPr="00260DD5" w:rsidRDefault="00DF0590" w:rsidP="00260DD5">
      <w:pPr>
        <w:pStyle w:val="NormalWeb"/>
        <w:numPr>
          <w:ilvl w:val="0"/>
          <w:numId w:val="287"/>
        </w:numPr>
        <w:jc w:val="both"/>
        <w:rPr>
          <w:rFonts w:asciiTheme="majorBidi" w:hAnsiTheme="majorBidi" w:cstheme="majorBidi"/>
          <w:color w:val="0070C0"/>
        </w:rPr>
      </w:pPr>
      <w:r w:rsidRPr="00260DD5">
        <w:rPr>
          <w:rFonts w:asciiTheme="majorBidi" w:hAnsiTheme="majorBidi" w:cstheme="majorBidi"/>
          <w:color w:val="0070C0"/>
        </w:rPr>
        <w:t>Learn more about specific roles.</w:t>
      </w:r>
    </w:p>
    <w:p w14:paraId="587E9BE4" w14:textId="77777777" w:rsidR="00DF0590" w:rsidRPr="00260DD5" w:rsidRDefault="00DF0590" w:rsidP="00260DD5">
      <w:pPr>
        <w:pStyle w:val="NormalWeb"/>
        <w:numPr>
          <w:ilvl w:val="0"/>
          <w:numId w:val="287"/>
        </w:numPr>
        <w:jc w:val="both"/>
        <w:rPr>
          <w:rFonts w:asciiTheme="majorBidi" w:hAnsiTheme="majorBidi" w:cstheme="majorBidi"/>
          <w:color w:val="0070C0"/>
        </w:rPr>
      </w:pPr>
      <w:r w:rsidRPr="00260DD5">
        <w:rPr>
          <w:rFonts w:asciiTheme="majorBidi" w:hAnsiTheme="majorBidi" w:cstheme="majorBidi"/>
          <w:color w:val="0070C0"/>
        </w:rPr>
        <w:t>Leave a positive impression.</w:t>
      </w:r>
    </w:p>
    <w:p w14:paraId="0C2F5C96" w14:textId="77777777" w:rsidR="00DF0590" w:rsidRPr="00260DD5" w:rsidRDefault="00DF0590" w:rsidP="00260DD5">
      <w:pPr>
        <w:pStyle w:val="NormalWeb"/>
        <w:numPr>
          <w:ilvl w:val="0"/>
          <w:numId w:val="287"/>
        </w:numPr>
        <w:jc w:val="both"/>
        <w:rPr>
          <w:rFonts w:asciiTheme="majorBidi" w:hAnsiTheme="majorBidi" w:cstheme="majorBidi"/>
          <w:color w:val="0070C0"/>
        </w:rPr>
      </w:pPr>
      <w:r w:rsidRPr="00260DD5">
        <w:rPr>
          <w:rFonts w:asciiTheme="majorBidi" w:hAnsiTheme="majorBidi" w:cstheme="majorBidi"/>
          <w:color w:val="0070C0"/>
        </w:rPr>
        <w:lastRenderedPageBreak/>
        <w:t>Increase our chances of receiving an interview.</w:t>
      </w:r>
    </w:p>
    <w:p w14:paraId="0FFFA968" w14:textId="77777777" w:rsidR="00DF0590" w:rsidRPr="00260DD5" w:rsidRDefault="00DF0590" w:rsidP="00260DD5">
      <w:pPr>
        <w:pStyle w:val="NormalWeb"/>
        <w:numPr>
          <w:ilvl w:val="0"/>
          <w:numId w:val="287"/>
        </w:numPr>
        <w:jc w:val="both"/>
        <w:rPr>
          <w:rFonts w:asciiTheme="majorBidi" w:hAnsiTheme="majorBidi" w:cstheme="majorBidi"/>
          <w:color w:val="0070C0"/>
        </w:rPr>
      </w:pPr>
      <w:r w:rsidRPr="00260DD5">
        <w:rPr>
          <w:rFonts w:asciiTheme="majorBidi" w:hAnsiTheme="majorBidi" w:cstheme="majorBidi"/>
          <w:color w:val="0070C0"/>
        </w:rPr>
        <w:t>Give recruiters an opportunity to know us beyond our resume.</w:t>
      </w:r>
    </w:p>
    <w:p w14:paraId="5E12B61F" w14:textId="77777777" w:rsidR="00DF0590" w:rsidRPr="00260DD5" w:rsidRDefault="00DF0590" w:rsidP="00260DD5">
      <w:pPr>
        <w:pStyle w:val="Heading2"/>
        <w:jc w:val="both"/>
      </w:pPr>
      <w:bookmarkStart w:id="277" w:name="_Toc236217586"/>
      <w:r w:rsidRPr="00260DD5">
        <w:t>Cindy's Job Search Experience</w:t>
      </w:r>
      <w:bookmarkEnd w:id="277"/>
    </w:p>
    <w:p w14:paraId="0EE1BE13"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 xml:space="preserve">During a period of </w:t>
      </w:r>
      <w:r w:rsidRPr="00260DD5">
        <w:rPr>
          <w:rStyle w:val="Strong"/>
          <w:rFonts w:asciiTheme="majorBidi" w:hAnsiTheme="majorBidi" w:cstheme="majorBidi"/>
        </w:rPr>
        <w:t>three to four months</w:t>
      </w:r>
      <w:r w:rsidRPr="00260DD5">
        <w:rPr>
          <w:rFonts w:asciiTheme="majorBidi" w:hAnsiTheme="majorBidi" w:cstheme="majorBidi"/>
        </w:rPr>
        <w:t>, Cindy:</w:t>
      </w:r>
    </w:p>
    <w:p w14:paraId="05458738" w14:textId="77777777" w:rsidR="00DF0590" w:rsidRPr="00260DD5" w:rsidRDefault="00DF0590" w:rsidP="00260DD5">
      <w:pPr>
        <w:pStyle w:val="NormalWeb"/>
        <w:numPr>
          <w:ilvl w:val="0"/>
          <w:numId w:val="288"/>
        </w:numPr>
        <w:jc w:val="both"/>
        <w:rPr>
          <w:rFonts w:asciiTheme="majorBidi" w:hAnsiTheme="majorBidi" w:cstheme="majorBidi"/>
        </w:rPr>
      </w:pPr>
      <w:r w:rsidRPr="00260DD5">
        <w:rPr>
          <w:rFonts w:asciiTheme="majorBidi" w:hAnsiTheme="majorBidi" w:cstheme="majorBidi"/>
        </w:rPr>
        <w:t xml:space="preserve">Applied to </w:t>
      </w:r>
      <w:r w:rsidRPr="00260DD5">
        <w:rPr>
          <w:rStyle w:val="Strong"/>
          <w:rFonts w:asciiTheme="majorBidi" w:hAnsiTheme="majorBidi" w:cstheme="majorBidi"/>
        </w:rPr>
        <w:t>approximately 100 or more positions</w:t>
      </w:r>
      <w:r w:rsidRPr="00260DD5">
        <w:rPr>
          <w:rFonts w:asciiTheme="majorBidi" w:hAnsiTheme="majorBidi" w:cstheme="majorBidi"/>
        </w:rPr>
        <w:t>.</w:t>
      </w:r>
    </w:p>
    <w:p w14:paraId="5761182E" w14:textId="77777777" w:rsidR="00DF0590" w:rsidRPr="00260DD5" w:rsidRDefault="00DF0590" w:rsidP="00260DD5">
      <w:pPr>
        <w:pStyle w:val="NormalWeb"/>
        <w:numPr>
          <w:ilvl w:val="0"/>
          <w:numId w:val="288"/>
        </w:numPr>
        <w:jc w:val="both"/>
        <w:rPr>
          <w:rFonts w:asciiTheme="majorBidi" w:hAnsiTheme="majorBidi" w:cstheme="majorBidi"/>
        </w:rPr>
      </w:pPr>
      <w:r w:rsidRPr="00260DD5">
        <w:rPr>
          <w:rFonts w:asciiTheme="majorBidi" w:hAnsiTheme="majorBidi" w:cstheme="majorBidi"/>
        </w:rPr>
        <w:t xml:space="preserve">Received </w:t>
      </w:r>
      <w:r w:rsidRPr="00260DD5">
        <w:rPr>
          <w:rStyle w:val="Strong"/>
          <w:rFonts w:asciiTheme="majorBidi" w:hAnsiTheme="majorBidi" w:cstheme="majorBidi"/>
        </w:rPr>
        <w:t>around five interviews</w:t>
      </w:r>
      <w:r w:rsidRPr="00260DD5">
        <w:rPr>
          <w:rFonts w:asciiTheme="majorBidi" w:hAnsiTheme="majorBidi" w:cstheme="majorBidi"/>
        </w:rPr>
        <w:t>.</w:t>
      </w:r>
    </w:p>
    <w:p w14:paraId="42E97653" w14:textId="77777777" w:rsidR="00DF0590" w:rsidRPr="00260DD5" w:rsidRDefault="00DF0590" w:rsidP="00260DD5">
      <w:pPr>
        <w:pStyle w:val="NormalWeb"/>
        <w:numPr>
          <w:ilvl w:val="0"/>
          <w:numId w:val="288"/>
        </w:numPr>
        <w:jc w:val="both"/>
        <w:rPr>
          <w:rFonts w:asciiTheme="majorBidi" w:hAnsiTheme="majorBidi" w:cstheme="majorBidi"/>
        </w:rPr>
      </w:pPr>
      <w:r w:rsidRPr="00260DD5">
        <w:rPr>
          <w:rFonts w:asciiTheme="majorBidi" w:hAnsiTheme="majorBidi" w:cstheme="majorBidi"/>
        </w:rPr>
        <w:t>Fortunately, IBM was one of those interview opportunities.</w:t>
      </w:r>
    </w:p>
    <w:p w14:paraId="116D3149"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Although data science is currently in high demand, there is also significant competition from many qualified candidates.</w:t>
      </w:r>
    </w:p>
    <w:p w14:paraId="25087CE9" w14:textId="77777777" w:rsidR="00DF0590" w:rsidRPr="00260DD5" w:rsidRDefault="00DF0590" w:rsidP="00260DD5">
      <w:pPr>
        <w:pStyle w:val="Heading2"/>
        <w:jc w:val="both"/>
      </w:pPr>
      <w:bookmarkStart w:id="278" w:name="_Toc236217587"/>
      <w:r w:rsidRPr="00260DD5">
        <w:t>Why LinkedIn Is an Excellent Platform for Job Searching</w:t>
      </w:r>
      <w:bookmarkEnd w:id="278"/>
    </w:p>
    <w:p w14:paraId="51ACC3BF"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LinkedIn was one of the primary platforms used during the job search because it provides:</w:t>
      </w:r>
    </w:p>
    <w:p w14:paraId="6BDE4CB4" w14:textId="77777777" w:rsidR="00DF0590" w:rsidRPr="00260DD5" w:rsidRDefault="00DF0590" w:rsidP="00260DD5">
      <w:pPr>
        <w:pStyle w:val="NormalWeb"/>
        <w:numPr>
          <w:ilvl w:val="0"/>
          <w:numId w:val="289"/>
        </w:numPr>
        <w:jc w:val="both"/>
        <w:rPr>
          <w:rFonts w:asciiTheme="majorBidi" w:hAnsiTheme="majorBidi" w:cstheme="majorBidi"/>
        </w:rPr>
      </w:pPr>
      <w:r w:rsidRPr="00260DD5">
        <w:rPr>
          <w:rFonts w:asciiTheme="majorBidi" w:hAnsiTheme="majorBidi" w:cstheme="majorBidi"/>
        </w:rPr>
        <w:t>A large number of job postings.</w:t>
      </w:r>
    </w:p>
    <w:p w14:paraId="4A3178D2" w14:textId="77777777" w:rsidR="00DF0590" w:rsidRPr="00260DD5" w:rsidRDefault="00DF0590" w:rsidP="00260DD5">
      <w:pPr>
        <w:pStyle w:val="NormalWeb"/>
        <w:numPr>
          <w:ilvl w:val="0"/>
          <w:numId w:val="289"/>
        </w:numPr>
        <w:jc w:val="both"/>
        <w:rPr>
          <w:rFonts w:asciiTheme="majorBidi" w:hAnsiTheme="majorBidi" w:cstheme="majorBidi"/>
        </w:rPr>
      </w:pPr>
      <w:r w:rsidRPr="00260DD5">
        <w:rPr>
          <w:rFonts w:asciiTheme="majorBidi" w:hAnsiTheme="majorBidi" w:cstheme="majorBidi"/>
        </w:rPr>
        <w:t>Updates from data science and technology influencers.</w:t>
      </w:r>
    </w:p>
    <w:p w14:paraId="66F4EBA0" w14:textId="77777777" w:rsidR="00DF0590" w:rsidRPr="00260DD5" w:rsidRDefault="00DF0590" w:rsidP="00260DD5">
      <w:pPr>
        <w:pStyle w:val="NormalWeb"/>
        <w:numPr>
          <w:ilvl w:val="0"/>
          <w:numId w:val="289"/>
        </w:numPr>
        <w:jc w:val="both"/>
        <w:rPr>
          <w:rFonts w:asciiTheme="majorBidi" w:hAnsiTheme="majorBidi" w:cstheme="majorBidi"/>
        </w:rPr>
      </w:pPr>
      <w:r w:rsidRPr="00260DD5">
        <w:rPr>
          <w:rFonts w:asciiTheme="majorBidi" w:hAnsiTheme="majorBidi" w:cstheme="majorBidi"/>
        </w:rPr>
        <w:t>Career advice from industry professionals.</w:t>
      </w:r>
    </w:p>
    <w:p w14:paraId="5D004312" w14:textId="77777777" w:rsidR="00DF0590" w:rsidRPr="00260DD5" w:rsidRDefault="00DF0590" w:rsidP="00260DD5">
      <w:pPr>
        <w:pStyle w:val="NormalWeb"/>
        <w:numPr>
          <w:ilvl w:val="0"/>
          <w:numId w:val="289"/>
        </w:numPr>
        <w:jc w:val="both"/>
        <w:rPr>
          <w:rFonts w:asciiTheme="majorBidi" w:hAnsiTheme="majorBidi" w:cstheme="majorBidi"/>
        </w:rPr>
      </w:pPr>
      <w:r w:rsidRPr="00260DD5">
        <w:rPr>
          <w:rFonts w:asciiTheme="majorBidi" w:hAnsiTheme="majorBidi" w:cstheme="majorBidi"/>
        </w:rPr>
        <w:t>Information about available positions shared by companies and professionals.</w:t>
      </w:r>
    </w:p>
    <w:p w14:paraId="6E1A0398"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This makes LinkedIn valuable not only for finding jobs but also for staying informed about developments within the data science and technology industries.</w:t>
      </w:r>
    </w:p>
    <w:p w14:paraId="7708DA4C" w14:textId="77777777" w:rsidR="00DF0590" w:rsidRPr="00260DD5" w:rsidRDefault="00DF0590" w:rsidP="00260DD5">
      <w:pPr>
        <w:pStyle w:val="Heading2"/>
        <w:jc w:val="both"/>
      </w:pPr>
      <w:bookmarkStart w:id="279" w:name="_Toc236217588"/>
      <w:r w:rsidRPr="00260DD5">
        <w:t>Final Advice for Job Applicants</w:t>
      </w:r>
      <w:bookmarkEnd w:id="279"/>
    </w:p>
    <w:p w14:paraId="29AB8E05" w14:textId="77777777" w:rsidR="00DF0590" w:rsidRPr="00260DD5" w:rsidRDefault="00DF0590" w:rsidP="00260DD5">
      <w:pPr>
        <w:pStyle w:val="NormalWeb"/>
        <w:jc w:val="both"/>
        <w:rPr>
          <w:rFonts w:asciiTheme="majorBidi" w:hAnsiTheme="majorBidi" w:cstheme="majorBidi"/>
          <w:color w:val="EE0000"/>
        </w:rPr>
      </w:pPr>
      <w:r w:rsidRPr="00260DD5">
        <w:rPr>
          <w:rFonts w:asciiTheme="majorBidi" w:hAnsiTheme="majorBidi" w:cstheme="majorBidi"/>
          <w:color w:val="EE0000"/>
        </w:rPr>
        <w:t>To improve our chances of securing interviews, we should:</w:t>
      </w:r>
    </w:p>
    <w:p w14:paraId="35742BC3"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Tailor every resume to the specific job.</w:t>
      </w:r>
    </w:p>
    <w:p w14:paraId="44BF986E"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Maintain a master document containing all experiences and skills.</w:t>
      </w:r>
    </w:p>
    <w:p w14:paraId="05477D78"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Write a professional and friendly cover letter.</w:t>
      </w:r>
    </w:p>
    <w:p w14:paraId="22A51F57"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Connect with recruiters and hiring managers on LinkedIn.</w:t>
      </w:r>
    </w:p>
    <w:p w14:paraId="33B00FAB"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Ask thoughtful questions about the position.</w:t>
      </w:r>
    </w:p>
    <w:p w14:paraId="0455DC68"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Express genuine interest in the role.</w:t>
      </w:r>
    </w:p>
    <w:p w14:paraId="6CF5279E"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Build a strong professional network.</w:t>
      </w:r>
    </w:p>
    <w:p w14:paraId="13FDCE30"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Continue learning beyond university coursework.</w:t>
      </w:r>
    </w:p>
    <w:p w14:paraId="0ADBCF99"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Gain practical experience by implementing theoretical concepts in real-world projects.</w:t>
      </w:r>
    </w:p>
    <w:p w14:paraId="2DB7D0FD" w14:textId="77777777" w:rsidR="00DF0590" w:rsidRPr="00260DD5" w:rsidRDefault="00DF0590" w:rsidP="00260DD5">
      <w:pPr>
        <w:pStyle w:val="NormalWeb"/>
        <w:numPr>
          <w:ilvl w:val="0"/>
          <w:numId w:val="290"/>
        </w:numPr>
        <w:jc w:val="both"/>
        <w:rPr>
          <w:rFonts w:asciiTheme="majorBidi" w:hAnsiTheme="majorBidi" w:cstheme="majorBidi"/>
          <w:color w:val="EE0000"/>
        </w:rPr>
      </w:pPr>
      <w:r w:rsidRPr="00260DD5">
        <w:rPr>
          <w:rFonts w:asciiTheme="majorBidi" w:hAnsiTheme="majorBidi" w:cstheme="majorBidi"/>
          <w:color w:val="EE0000"/>
        </w:rPr>
        <w:t>Use LinkedIn actively for networking, learning, and discovering job opportunities.</w:t>
      </w:r>
    </w:p>
    <w:p w14:paraId="7FD93A6B" w14:textId="77777777" w:rsidR="00DF0590" w:rsidRPr="00260DD5" w:rsidRDefault="00DF0590" w:rsidP="00260DD5">
      <w:pPr>
        <w:pStyle w:val="NormalWeb"/>
        <w:jc w:val="both"/>
        <w:rPr>
          <w:rFonts w:asciiTheme="majorBidi" w:hAnsiTheme="majorBidi" w:cstheme="majorBidi"/>
        </w:rPr>
      </w:pPr>
      <w:r w:rsidRPr="00260DD5">
        <w:rPr>
          <w:rFonts w:asciiTheme="majorBidi" w:hAnsiTheme="majorBidi" w:cstheme="majorBidi"/>
        </w:rPr>
        <w:t>These strategies may not guarantee a job offer, but together they can significantly improve our ability to stand out among hundreds of applicants and increase our chances of receiving interview opportunities.</w:t>
      </w:r>
    </w:p>
    <w:p w14:paraId="72FCEED8" w14:textId="77777777" w:rsidR="003D2DE4" w:rsidRPr="00260DD5" w:rsidRDefault="003D2DE4" w:rsidP="00260DD5">
      <w:pPr>
        <w:pStyle w:val="Heading1"/>
        <w:jc w:val="both"/>
        <w:rPr>
          <w:rFonts w:cstheme="majorBidi"/>
        </w:rPr>
      </w:pPr>
      <w:bookmarkStart w:id="280" w:name="_Toc236217589"/>
      <w:r w:rsidRPr="00260DD5">
        <w:rPr>
          <w:rFonts w:cstheme="majorBidi"/>
        </w:rPr>
        <w:lastRenderedPageBreak/>
        <w:t>Preparing for a Data Science Interview</w:t>
      </w:r>
      <w:bookmarkEnd w:id="280"/>
    </w:p>
    <w:p w14:paraId="6C63DC3D" w14:textId="77777777" w:rsidR="003D2DE4" w:rsidRPr="00260DD5" w:rsidRDefault="003D2DE4" w:rsidP="00260DD5">
      <w:pPr>
        <w:pStyle w:val="Heading2"/>
        <w:jc w:val="both"/>
      </w:pPr>
      <w:bookmarkStart w:id="281" w:name="_Toc236217590"/>
      <w:r w:rsidRPr="00260DD5">
        <w:t>Interview Preparation Strategies</w:t>
      </w:r>
      <w:bookmarkEnd w:id="281"/>
    </w:p>
    <w:p w14:paraId="4E04EF18"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Proper preparation plays an important role in performing well during an interview. Effective preparation includes reviewing the job requirements, refreshing technical knowledge, and practicing interview responses.</w:t>
      </w:r>
    </w:p>
    <w:p w14:paraId="2E554AF4"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One interviewee explained that they prepared for the interview the same way they would prepare for any other interview. The main preparation steps included:</w:t>
      </w:r>
    </w:p>
    <w:p w14:paraId="19294750" w14:textId="77777777" w:rsidR="003D2DE4" w:rsidRPr="00260DD5" w:rsidRDefault="003D2DE4" w:rsidP="00260DD5">
      <w:pPr>
        <w:pStyle w:val="NormalWeb"/>
        <w:numPr>
          <w:ilvl w:val="0"/>
          <w:numId w:val="291"/>
        </w:numPr>
        <w:jc w:val="both"/>
        <w:rPr>
          <w:rFonts w:asciiTheme="majorBidi" w:hAnsiTheme="majorBidi" w:cstheme="majorBidi"/>
        </w:rPr>
      </w:pPr>
      <w:r w:rsidRPr="00260DD5">
        <w:rPr>
          <w:rFonts w:asciiTheme="majorBidi" w:hAnsiTheme="majorBidi" w:cstheme="majorBidi"/>
        </w:rPr>
        <w:t>Reviewing the job description to understand the required knowledge and skills.</w:t>
      </w:r>
    </w:p>
    <w:p w14:paraId="5FA18547" w14:textId="77777777" w:rsidR="003D2DE4" w:rsidRPr="00260DD5" w:rsidRDefault="003D2DE4" w:rsidP="00260DD5">
      <w:pPr>
        <w:pStyle w:val="NormalWeb"/>
        <w:numPr>
          <w:ilvl w:val="0"/>
          <w:numId w:val="291"/>
        </w:numPr>
        <w:jc w:val="both"/>
        <w:rPr>
          <w:rFonts w:asciiTheme="majorBidi" w:hAnsiTheme="majorBidi" w:cstheme="majorBidi"/>
        </w:rPr>
      </w:pPr>
      <w:r w:rsidRPr="00260DD5">
        <w:rPr>
          <w:rFonts w:asciiTheme="majorBidi" w:hAnsiTheme="majorBidi" w:cstheme="majorBidi"/>
        </w:rPr>
        <w:t>Looking up any topics or concepts they were unsure about.</w:t>
      </w:r>
    </w:p>
    <w:p w14:paraId="5282DDFE" w14:textId="77777777" w:rsidR="003D2DE4" w:rsidRPr="00260DD5" w:rsidRDefault="003D2DE4" w:rsidP="00260DD5">
      <w:pPr>
        <w:pStyle w:val="NormalWeb"/>
        <w:numPr>
          <w:ilvl w:val="0"/>
          <w:numId w:val="291"/>
        </w:numPr>
        <w:jc w:val="both"/>
        <w:rPr>
          <w:rFonts w:asciiTheme="majorBidi" w:hAnsiTheme="majorBidi" w:cstheme="majorBidi"/>
        </w:rPr>
      </w:pPr>
      <w:r w:rsidRPr="00260DD5">
        <w:rPr>
          <w:rFonts w:asciiTheme="majorBidi" w:hAnsiTheme="majorBidi" w:cstheme="majorBidi"/>
        </w:rPr>
        <w:t>Going through their resume and ensuring they could explain every point in thorough detail.</w:t>
      </w:r>
    </w:p>
    <w:p w14:paraId="018B3404" w14:textId="77777777" w:rsidR="003D2DE4" w:rsidRPr="00260DD5" w:rsidRDefault="003D2DE4" w:rsidP="00260DD5">
      <w:pPr>
        <w:pStyle w:val="NormalWeb"/>
        <w:numPr>
          <w:ilvl w:val="0"/>
          <w:numId w:val="291"/>
        </w:numPr>
        <w:jc w:val="both"/>
        <w:rPr>
          <w:rFonts w:asciiTheme="majorBidi" w:hAnsiTheme="majorBidi" w:cstheme="majorBidi"/>
        </w:rPr>
      </w:pPr>
      <w:r w:rsidRPr="00260DD5">
        <w:rPr>
          <w:rFonts w:asciiTheme="majorBidi" w:hAnsiTheme="majorBidi" w:cstheme="majorBidi"/>
        </w:rPr>
        <w:t>Refreshing previously learned technical skills, such as programming languages that had not been used for some time.</w:t>
      </w:r>
    </w:p>
    <w:p w14:paraId="54572FA7" w14:textId="77777777" w:rsidR="003D2DE4" w:rsidRPr="00260DD5" w:rsidRDefault="003D2DE4" w:rsidP="00260DD5">
      <w:pPr>
        <w:pStyle w:val="NormalWeb"/>
        <w:numPr>
          <w:ilvl w:val="0"/>
          <w:numId w:val="291"/>
        </w:numPr>
        <w:jc w:val="both"/>
        <w:rPr>
          <w:rFonts w:asciiTheme="majorBidi" w:hAnsiTheme="majorBidi" w:cstheme="majorBidi"/>
        </w:rPr>
      </w:pPr>
      <w:r w:rsidRPr="00260DD5">
        <w:rPr>
          <w:rFonts w:asciiTheme="majorBidi" w:hAnsiTheme="majorBidi" w:cstheme="majorBidi"/>
        </w:rPr>
        <w:t>Relying on their previous experience and background knowledge, which made it easier to answer technical questions.</w:t>
      </w:r>
    </w:p>
    <w:p w14:paraId="2FCC0E55" w14:textId="77777777" w:rsidR="003D2DE4" w:rsidRPr="00260DD5" w:rsidRDefault="003D2DE4" w:rsidP="00260DD5">
      <w:pPr>
        <w:pStyle w:val="NormalWeb"/>
        <w:numPr>
          <w:ilvl w:val="0"/>
          <w:numId w:val="291"/>
        </w:numPr>
        <w:jc w:val="both"/>
        <w:rPr>
          <w:rFonts w:asciiTheme="majorBidi" w:hAnsiTheme="majorBidi" w:cstheme="majorBidi"/>
        </w:rPr>
      </w:pPr>
      <w:r w:rsidRPr="00260DD5">
        <w:rPr>
          <w:rFonts w:asciiTheme="majorBidi" w:hAnsiTheme="majorBidi" w:cstheme="majorBidi"/>
        </w:rPr>
        <w:t>Practicing practical programming questions before the interview.</w:t>
      </w:r>
    </w:p>
    <w:p w14:paraId="424EB110"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Another interviewee described spending a significant amount of time creating a personal cheat sheet that contained:</w:t>
      </w:r>
    </w:p>
    <w:p w14:paraId="5FEB9903" w14:textId="77777777" w:rsidR="003D2DE4" w:rsidRPr="00260DD5" w:rsidRDefault="003D2DE4" w:rsidP="00260DD5">
      <w:pPr>
        <w:pStyle w:val="NormalWeb"/>
        <w:numPr>
          <w:ilvl w:val="0"/>
          <w:numId w:val="292"/>
        </w:numPr>
        <w:jc w:val="both"/>
        <w:rPr>
          <w:rFonts w:asciiTheme="majorBidi" w:hAnsiTheme="majorBidi" w:cstheme="majorBidi"/>
          <w:color w:val="EE0000"/>
        </w:rPr>
      </w:pPr>
      <w:r w:rsidRPr="00260DD5">
        <w:rPr>
          <w:rFonts w:asciiTheme="majorBidi" w:hAnsiTheme="majorBidi" w:cstheme="majorBidi"/>
          <w:color w:val="EE0000"/>
        </w:rPr>
        <w:t>Fundamental concepts related to Data Science and Machine Learning.</w:t>
      </w:r>
    </w:p>
    <w:p w14:paraId="6C59FF00" w14:textId="77777777" w:rsidR="003D2DE4" w:rsidRPr="00260DD5" w:rsidRDefault="003D2DE4" w:rsidP="00260DD5">
      <w:pPr>
        <w:pStyle w:val="NormalWeb"/>
        <w:numPr>
          <w:ilvl w:val="0"/>
          <w:numId w:val="292"/>
        </w:numPr>
        <w:jc w:val="both"/>
        <w:rPr>
          <w:rFonts w:asciiTheme="majorBidi" w:hAnsiTheme="majorBidi" w:cstheme="majorBidi"/>
          <w:color w:val="EE0000"/>
        </w:rPr>
      </w:pPr>
      <w:r w:rsidRPr="00260DD5">
        <w:rPr>
          <w:rFonts w:asciiTheme="majorBidi" w:hAnsiTheme="majorBidi" w:cstheme="majorBidi"/>
          <w:color w:val="EE0000"/>
        </w:rPr>
        <w:t>Common interview questions.</w:t>
      </w:r>
    </w:p>
    <w:p w14:paraId="539886F4" w14:textId="5F201BA8"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Before each interview, they reviewed this cheat sheet and practiced explaining every concept either with or without looking at the answers. They even explained the concepts aloud while standing in front of a m</w:t>
      </w:r>
      <w:r w:rsidR="00BE2741" w:rsidRPr="00260DD5">
        <w:rPr>
          <w:rFonts w:asciiTheme="majorBidi" w:hAnsiTheme="majorBidi" w:cstheme="majorBidi"/>
        </w:rPr>
        <w:t>i</w:t>
      </w:r>
      <w:r w:rsidRPr="00260DD5">
        <w:rPr>
          <w:rFonts w:asciiTheme="majorBidi" w:hAnsiTheme="majorBidi" w:cstheme="majorBidi"/>
        </w:rPr>
        <w:t>rror to improve their communication skills.</w:t>
      </w:r>
    </w:p>
    <w:p w14:paraId="1D7E2478" w14:textId="77777777" w:rsidR="003D2DE4" w:rsidRPr="00260DD5" w:rsidRDefault="003D2DE4" w:rsidP="00260DD5">
      <w:pPr>
        <w:pStyle w:val="Heading2"/>
        <w:jc w:val="both"/>
      </w:pPr>
      <w:bookmarkStart w:id="282" w:name="_Toc236217591"/>
      <w:r w:rsidRPr="00260DD5">
        <w:t>Practicing Interview Responses</w:t>
      </w:r>
      <w:bookmarkEnd w:id="282"/>
    </w:p>
    <w:p w14:paraId="0B49E3AB"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One of the most important interview preparation strategies is practicing answers before the actual interview.</w:t>
      </w:r>
    </w:p>
    <w:p w14:paraId="2CAFC2F5"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An interviewee explained that they regularly practiced answering interview questions while looking into a mirror. Later, they wanted to evaluate their performance more carefully, so they began recording themselves using their phone while answering questions.</w:t>
      </w:r>
    </w:p>
    <w:p w14:paraId="6DD6EE71"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Reviewing these recordings helped them identify several areas for improvement, including:</w:t>
      </w:r>
    </w:p>
    <w:p w14:paraId="69866327" w14:textId="77777777" w:rsidR="003D2DE4" w:rsidRPr="00260DD5" w:rsidRDefault="003D2DE4" w:rsidP="00260DD5">
      <w:pPr>
        <w:pStyle w:val="NormalWeb"/>
        <w:numPr>
          <w:ilvl w:val="0"/>
          <w:numId w:val="293"/>
        </w:numPr>
        <w:jc w:val="both"/>
        <w:rPr>
          <w:rFonts w:asciiTheme="majorBidi" w:hAnsiTheme="majorBidi" w:cstheme="majorBidi"/>
          <w:color w:val="0070C0"/>
        </w:rPr>
      </w:pPr>
      <w:r w:rsidRPr="00260DD5">
        <w:rPr>
          <w:rFonts w:asciiTheme="majorBidi" w:hAnsiTheme="majorBidi" w:cstheme="majorBidi"/>
          <w:color w:val="0070C0"/>
        </w:rPr>
        <w:t>Poor posture.</w:t>
      </w:r>
    </w:p>
    <w:p w14:paraId="6396C3FB" w14:textId="77777777" w:rsidR="003D2DE4" w:rsidRPr="00260DD5" w:rsidRDefault="003D2DE4" w:rsidP="00260DD5">
      <w:pPr>
        <w:pStyle w:val="NormalWeb"/>
        <w:numPr>
          <w:ilvl w:val="0"/>
          <w:numId w:val="293"/>
        </w:numPr>
        <w:jc w:val="both"/>
        <w:rPr>
          <w:rFonts w:asciiTheme="majorBidi" w:hAnsiTheme="majorBidi" w:cstheme="majorBidi"/>
          <w:color w:val="0070C0"/>
        </w:rPr>
      </w:pPr>
      <w:r w:rsidRPr="00260DD5">
        <w:rPr>
          <w:rFonts w:asciiTheme="majorBidi" w:hAnsiTheme="majorBidi" w:cstheme="majorBidi"/>
          <w:color w:val="0070C0"/>
        </w:rPr>
        <w:t>Speaking too quickly when feeling nervous.</w:t>
      </w:r>
    </w:p>
    <w:p w14:paraId="29E954D8" w14:textId="77777777" w:rsidR="003D2DE4" w:rsidRPr="00260DD5" w:rsidRDefault="003D2DE4" w:rsidP="00260DD5">
      <w:pPr>
        <w:pStyle w:val="NormalWeb"/>
        <w:numPr>
          <w:ilvl w:val="0"/>
          <w:numId w:val="293"/>
        </w:numPr>
        <w:jc w:val="both"/>
        <w:rPr>
          <w:rFonts w:asciiTheme="majorBidi" w:hAnsiTheme="majorBidi" w:cstheme="majorBidi"/>
          <w:color w:val="0070C0"/>
        </w:rPr>
      </w:pPr>
      <w:r w:rsidRPr="00260DD5">
        <w:rPr>
          <w:rFonts w:asciiTheme="majorBidi" w:hAnsiTheme="majorBidi" w:cstheme="majorBidi"/>
          <w:color w:val="0070C0"/>
        </w:rPr>
        <w:t>Stuttering while answering questions.</w:t>
      </w:r>
    </w:p>
    <w:p w14:paraId="7768A214" w14:textId="77777777" w:rsidR="003D2DE4" w:rsidRPr="00260DD5" w:rsidRDefault="003D2DE4" w:rsidP="00260DD5">
      <w:pPr>
        <w:pStyle w:val="NormalWeb"/>
        <w:numPr>
          <w:ilvl w:val="0"/>
          <w:numId w:val="293"/>
        </w:numPr>
        <w:jc w:val="both"/>
        <w:rPr>
          <w:rFonts w:asciiTheme="majorBidi" w:hAnsiTheme="majorBidi" w:cstheme="majorBidi"/>
          <w:color w:val="0070C0"/>
        </w:rPr>
      </w:pPr>
      <w:r w:rsidRPr="00260DD5">
        <w:rPr>
          <w:rFonts w:asciiTheme="majorBidi" w:hAnsiTheme="majorBidi" w:cstheme="majorBidi"/>
          <w:color w:val="0070C0"/>
        </w:rPr>
        <w:t>Overall presentation and communication style.</w:t>
      </w:r>
    </w:p>
    <w:p w14:paraId="041EE1A4"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By reviewing these recordings, they were able to refine these behaviors and present themselves more confidently during interviews.</w:t>
      </w:r>
    </w:p>
    <w:p w14:paraId="2FC2F42C" w14:textId="77777777" w:rsidR="003D2DE4" w:rsidRPr="00260DD5" w:rsidRDefault="003D2DE4" w:rsidP="00260DD5">
      <w:pPr>
        <w:pStyle w:val="Heading2"/>
        <w:jc w:val="both"/>
      </w:pPr>
      <w:bookmarkStart w:id="283" w:name="_Toc236217592"/>
      <w:r w:rsidRPr="00260DD5">
        <w:lastRenderedPageBreak/>
        <w:t>Handling Technical Questions During an Interview</w:t>
      </w:r>
      <w:bookmarkEnd w:id="283"/>
    </w:p>
    <w:p w14:paraId="651DFA2C"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According to the interviewer, it is completely normal for candidates not to know the answer to every technical question.</w:t>
      </w:r>
    </w:p>
    <w:p w14:paraId="4A13610C"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Technical questions are generally tailored to the candidate's level of technical knowledge.</w:t>
      </w:r>
    </w:p>
    <w:p w14:paraId="647ED4E3" w14:textId="77777777" w:rsidR="003D2DE4" w:rsidRPr="00260DD5" w:rsidRDefault="003D2DE4" w:rsidP="00260DD5">
      <w:pPr>
        <w:pStyle w:val="NormalWeb"/>
        <w:numPr>
          <w:ilvl w:val="0"/>
          <w:numId w:val="294"/>
        </w:numPr>
        <w:jc w:val="both"/>
        <w:rPr>
          <w:rFonts w:asciiTheme="majorBidi" w:hAnsiTheme="majorBidi" w:cstheme="majorBidi"/>
        </w:rPr>
      </w:pPr>
      <w:r w:rsidRPr="00260DD5">
        <w:rPr>
          <w:rFonts w:asciiTheme="majorBidi" w:hAnsiTheme="majorBidi" w:cstheme="majorBidi"/>
        </w:rPr>
        <w:t>If a candidate demonstrates limited technical knowledge during the early part of the interview, easier questions are asked.</w:t>
      </w:r>
    </w:p>
    <w:p w14:paraId="70B9E5E6" w14:textId="77777777" w:rsidR="003D2DE4" w:rsidRPr="00260DD5" w:rsidRDefault="003D2DE4" w:rsidP="00260DD5">
      <w:pPr>
        <w:pStyle w:val="NormalWeb"/>
        <w:numPr>
          <w:ilvl w:val="0"/>
          <w:numId w:val="294"/>
        </w:numPr>
        <w:jc w:val="both"/>
        <w:rPr>
          <w:rFonts w:asciiTheme="majorBidi" w:hAnsiTheme="majorBidi" w:cstheme="majorBidi"/>
        </w:rPr>
      </w:pPr>
      <w:r w:rsidRPr="00260DD5">
        <w:rPr>
          <w:rFonts w:asciiTheme="majorBidi" w:hAnsiTheme="majorBidi" w:cstheme="majorBidi"/>
        </w:rPr>
        <w:t>If a candidate consistently provides excellent, textbook-quality answers, the interviewer may ask much more challenging questions to determine the limits of the candidate's knowledge.</w:t>
      </w:r>
    </w:p>
    <w:p w14:paraId="26B595CD"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 xml:space="preserve">Being asked difficult questions does </w:t>
      </w:r>
      <w:r w:rsidRPr="00260DD5">
        <w:rPr>
          <w:rStyle w:val="Strong"/>
          <w:rFonts w:asciiTheme="majorBidi" w:hAnsiTheme="majorBidi" w:cstheme="majorBidi"/>
        </w:rPr>
        <w:t>not</w:t>
      </w:r>
      <w:r w:rsidRPr="00260DD5">
        <w:rPr>
          <w:rFonts w:asciiTheme="majorBidi" w:hAnsiTheme="majorBidi" w:cstheme="majorBidi"/>
        </w:rPr>
        <w:t xml:space="preserve"> mean that the interviewer expects every answer to be correct. Instead, it often indicates that the interviewer recognizes the candidate as highly knowledgeable and wants to evaluate the depth of their understanding.</w:t>
      </w:r>
    </w:p>
    <w:p w14:paraId="1F40AD05"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As a result, almost every candidate will eventually encounter questions for which they do not know the exact answer.</w:t>
      </w:r>
    </w:p>
    <w:p w14:paraId="0F3A609A" w14:textId="77777777" w:rsidR="003D2DE4" w:rsidRPr="00260DD5" w:rsidRDefault="003D2DE4" w:rsidP="00260DD5">
      <w:pPr>
        <w:pStyle w:val="Heading2"/>
        <w:jc w:val="both"/>
      </w:pPr>
      <w:bookmarkStart w:id="284" w:name="_Toc236217593"/>
      <w:r w:rsidRPr="00260DD5">
        <w:t>Responding When We Do Not Know the Exact Answer</w:t>
      </w:r>
      <w:bookmarkEnd w:id="284"/>
    </w:p>
    <w:p w14:paraId="4D98A7DF"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When we are unsure of an answer, the best approach is to demonstrate our reasoning ability rather than pretending to know the answer.</w:t>
      </w:r>
    </w:p>
    <w:p w14:paraId="746CEB21"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 recommended response is:</w:t>
      </w:r>
    </w:p>
    <w:p w14:paraId="11853805"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"I don't know for sure," or "I don't know the answer, but I'm going to take an educated guess."</w:t>
      </w:r>
    </w:p>
    <w:p w14:paraId="3EC2C200"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After saying this, we should explain the reasoning behind our educated guess.</w:t>
      </w:r>
    </w:p>
    <w:p w14:paraId="50995DF4"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An example provided during the interview was:</w:t>
      </w:r>
    </w:p>
    <w:p w14:paraId="26B63F52"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"My educated guess would be that the cost of linear regression will be lower because you don't always have to consider the penalty term. Sometimes that penalty term can cause the function to keep on training until it finally reaches a point where there's no more penalty, whereas linear regression does not need to consider that, so it could potentially be faster."</w:t>
      </w:r>
    </w:p>
    <w:p w14:paraId="38A7F2EC"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Even if the answer is not completely correct, demonstrating logical reasoning and having sufficient background knowledge can earn positive recognition from the interviewer or hiring manager.</w:t>
      </w:r>
    </w:p>
    <w:p w14:paraId="1E1F222D"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However, if we are completely unfamiliar with a topic and lack the fundamental knowledge required to answer the question, we should avoid pretending to know the answer.</w:t>
      </w:r>
    </w:p>
    <w:p w14:paraId="2B6ED50B"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Instead, it is better to respond honestly by saying:</w:t>
      </w:r>
    </w:p>
    <w:p w14:paraId="55EFBF6B"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"I'm sorry, I'm not quite familiar with that."</w:t>
      </w:r>
    </w:p>
    <w:p w14:paraId="698F3D17"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lastRenderedPageBreak/>
        <w:t>or</w:t>
      </w:r>
    </w:p>
    <w:p w14:paraId="372797AA"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"I'm sorry, I don't quite know the answer to that."</w:t>
      </w:r>
    </w:p>
    <w:p w14:paraId="04F2155A"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Honesty creates a better impression than confidently providing an incorrect answer.</w:t>
      </w:r>
    </w:p>
    <w:p w14:paraId="5629C0D6" w14:textId="77777777" w:rsidR="003D2DE4" w:rsidRPr="00260DD5" w:rsidRDefault="003D2DE4" w:rsidP="00260DD5">
      <w:pPr>
        <w:pStyle w:val="Heading2"/>
        <w:jc w:val="both"/>
      </w:pPr>
      <w:bookmarkStart w:id="285" w:name="_Toc236217594"/>
      <w:r w:rsidRPr="00260DD5">
        <w:t>Arriving for the Interview</w:t>
      </w:r>
      <w:bookmarkEnd w:id="285"/>
    </w:p>
    <w:p w14:paraId="1AD7B2DA"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Punctuality creates a positive first impression.</w:t>
      </w:r>
    </w:p>
    <w:p w14:paraId="5FF51841"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We should:</w:t>
      </w:r>
    </w:p>
    <w:p w14:paraId="58B06541" w14:textId="77777777" w:rsidR="003D2DE4" w:rsidRPr="00260DD5" w:rsidRDefault="003D2DE4" w:rsidP="00260DD5">
      <w:pPr>
        <w:pStyle w:val="NormalWeb"/>
        <w:numPr>
          <w:ilvl w:val="0"/>
          <w:numId w:val="295"/>
        </w:numPr>
        <w:jc w:val="both"/>
        <w:rPr>
          <w:rFonts w:asciiTheme="majorBidi" w:hAnsiTheme="majorBidi" w:cstheme="majorBidi"/>
        </w:rPr>
      </w:pPr>
      <w:r w:rsidRPr="00260DD5">
        <w:rPr>
          <w:rFonts w:asciiTheme="majorBidi" w:hAnsiTheme="majorBidi" w:cstheme="majorBidi"/>
        </w:rPr>
        <w:t xml:space="preserve">Arrive at least </w:t>
      </w:r>
      <w:r w:rsidRPr="00260DD5">
        <w:rPr>
          <w:rStyle w:val="Strong"/>
          <w:rFonts w:asciiTheme="majorBidi" w:hAnsiTheme="majorBidi" w:cstheme="majorBidi"/>
        </w:rPr>
        <w:t>10 to 15 minutes early</w:t>
      </w:r>
      <w:r w:rsidRPr="00260DD5">
        <w:rPr>
          <w:rFonts w:asciiTheme="majorBidi" w:hAnsiTheme="majorBidi" w:cstheme="majorBidi"/>
        </w:rPr>
        <w:t>.</w:t>
      </w:r>
    </w:p>
    <w:p w14:paraId="0229612F" w14:textId="77777777" w:rsidR="003D2DE4" w:rsidRPr="00260DD5" w:rsidRDefault="003D2DE4" w:rsidP="00260DD5">
      <w:pPr>
        <w:pStyle w:val="NormalWeb"/>
        <w:numPr>
          <w:ilvl w:val="0"/>
          <w:numId w:val="295"/>
        </w:numPr>
        <w:jc w:val="both"/>
        <w:rPr>
          <w:rFonts w:asciiTheme="majorBidi" w:hAnsiTheme="majorBidi" w:cstheme="majorBidi"/>
        </w:rPr>
      </w:pPr>
      <w:r w:rsidRPr="00260DD5">
        <w:rPr>
          <w:rFonts w:asciiTheme="majorBidi" w:hAnsiTheme="majorBidi" w:cstheme="majorBidi"/>
        </w:rPr>
        <w:t>Plan the journey in advance because unexpected delays may occur, such as a delayed bus or other transportation issues.</w:t>
      </w:r>
    </w:p>
    <w:p w14:paraId="0881F123" w14:textId="77777777" w:rsidR="003D2DE4" w:rsidRPr="00260DD5" w:rsidRDefault="003D2DE4" w:rsidP="00260DD5">
      <w:pPr>
        <w:pStyle w:val="NormalWeb"/>
        <w:numPr>
          <w:ilvl w:val="0"/>
          <w:numId w:val="295"/>
        </w:numPr>
        <w:jc w:val="both"/>
        <w:rPr>
          <w:rFonts w:asciiTheme="majorBidi" w:hAnsiTheme="majorBidi" w:cstheme="majorBidi"/>
        </w:rPr>
      </w:pPr>
      <w:r w:rsidRPr="00260DD5">
        <w:rPr>
          <w:rFonts w:asciiTheme="majorBidi" w:hAnsiTheme="majorBidi" w:cstheme="majorBidi"/>
        </w:rPr>
        <w:t>Remember that arriving early always creates a better impression than arriving late.</w:t>
      </w:r>
    </w:p>
    <w:p w14:paraId="7C0C93DF" w14:textId="77777777" w:rsidR="003D2DE4" w:rsidRPr="00260DD5" w:rsidRDefault="003D2DE4" w:rsidP="00260DD5">
      <w:pPr>
        <w:pStyle w:val="Heading2"/>
        <w:jc w:val="both"/>
      </w:pPr>
      <w:bookmarkStart w:id="286" w:name="_Toc236217595"/>
      <w:r w:rsidRPr="00260DD5">
        <w:t>Dressing for the Interview</w:t>
      </w:r>
      <w:bookmarkEnd w:id="286"/>
    </w:p>
    <w:p w14:paraId="0991BFC7"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Appropriate clothing depends on the company's culture.</w:t>
      </w:r>
    </w:p>
    <w:p w14:paraId="3776DD88" w14:textId="77777777"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 xml:space="preserve">One interviewee explained that, for the role at </w:t>
      </w:r>
      <w:r w:rsidRPr="00260DD5">
        <w:rPr>
          <w:rStyle w:val="Strong"/>
          <w:rFonts w:asciiTheme="majorBidi" w:hAnsiTheme="majorBidi" w:cstheme="majorBidi"/>
        </w:rPr>
        <w:t>Skills Network Labs</w:t>
      </w:r>
      <w:r w:rsidRPr="00260DD5">
        <w:rPr>
          <w:rFonts w:asciiTheme="majorBidi" w:hAnsiTheme="majorBidi" w:cstheme="majorBidi"/>
        </w:rPr>
        <w:t>, they got the impression that the company culture was professional while also being enjoyable and friendly—not overly formal, but not goofy either.</w:t>
      </w:r>
    </w:p>
    <w:p w14:paraId="661D72A3" w14:textId="0687F08E" w:rsidR="003D2DE4" w:rsidRPr="00260DD5" w:rsidRDefault="003D2DE4" w:rsidP="00260DD5">
      <w:pPr>
        <w:pStyle w:val="NormalWeb"/>
        <w:jc w:val="both"/>
        <w:rPr>
          <w:rFonts w:asciiTheme="majorBidi" w:hAnsiTheme="majorBidi" w:cstheme="majorBidi"/>
        </w:rPr>
      </w:pPr>
      <w:r w:rsidRPr="00260DD5">
        <w:rPr>
          <w:rFonts w:asciiTheme="majorBidi" w:hAnsiTheme="majorBidi" w:cstheme="majorBidi"/>
        </w:rPr>
        <w:t>Regardless of the company's culture, the priority should always be to look clean and well-presented.</w:t>
      </w:r>
    </w:p>
    <w:p w14:paraId="51E2F078" w14:textId="77777777" w:rsidR="00F04DC5" w:rsidRPr="00260DD5" w:rsidRDefault="00F04DC5" w:rsidP="00260DD5">
      <w:pPr>
        <w:pStyle w:val="Heading1"/>
        <w:jc w:val="both"/>
        <w:rPr>
          <w:rFonts w:cstheme="majorBidi"/>
        </w:rPr>
      </w:pPr>
      <w:bookmarkStart w:id="287" w:name="_Toc236217596"/>
      <w:r w:rsidRPr="00260DD5">
        <w:rPr>
          <w:rFonts w:cstheme="majorBidi"/>
        </w:rPr>
        <w:t>Coding Challenges in Data Science</w:t>
      </w:r>
      <w:bookmarkEnd w:id="287"/>
    </w:p>
    <w:p w14:paraId="0A300151" w14:textId="77777777" w:rsidR="00F04DC5" w:rsidRPr="00260DD5" w:rsidRDefault="00F04DC5" w:rsidP="00260DD5">
      <w:pPr>
        <w:pStyle w:val="Heading2"/>
        <w:jc w:val="both"/>
      </w:pPr>
      <w:bookmarkStart w:id="288" w:name="_Toc236217597"/>
      <w:r w:rsidRPr="00260DD5">
        <w:t>Learning Objectives</w:t>
      </w:r>
      <w:bookmarkEnd w:id="288"/>
    </w:p>
    <w:p w14:paraId="6EAF2C1B"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After completing this topic, we will be able to:</w:t>
      </w:r>
    </w:p>
    <w:p w14:paraId="513C040A" w14:textId="77777777" w:rsidR="00F04DC5" w:rsidRPr="00260DD5" w:rsidRDefault="00F04DC5" w:rsidP="00260DD5">
      <w:pPr>
        <w:pStyle w:val="NormalWeb"/>
        <w:numPr>
          <w:ilvl w:val="0"/>
          <w:numId w:val="296"/>
        </w:numPr>
        <w:jc w:val="both"/>
        <w:rPr>
          <w:rFonts w:asciiTheme="majorBidi" w:hAnsiTheme="majorBidi" w:cstheme="majorBidi"/>
        </w:rPr>
      </w:pPr>
      <w:r w:rsidRPr="00260DD5">
        <w:rPr>
          <w:rFonts w:asciiTheme="majorBidi" w:hAnsiTheme="majorBidi" w:cstheme="majorBidi"/>
        </w:rPr>
        <w:t>Describe what a coding challenge or take-home quiz is.</w:t>
      </w:r>
    </w:p>
    <w:p w14:paraId="0673D3C5" w14:textId="77777777" w:rsidR="00F04DC5" w:rsidRPr="00260DD5" w:rsidRDefault="00F04DC5" w:rsidP="00260DD5">
      <w:pPr>
        <w:pStyle w:val="NormalWeb"/>
        <w:numPr>
          <w:ilvl w:val="0"/>
          <w:numId w:val="296"/>
        </w:numPr>
        <w:jc w:val="both"/>
        <w:rPr>
          <w:rFonts w:asciiTheme="majorBidi" w:hAnsiTheme="majorBidi" w:cstheme="majorBidi"/>
        </w:rPr>
      </w:pPr>
      <w:r w:rsidRPr="00260DD5">
        <w:rPr>
          <w:rFonts w:asciiTheme="majorBidi" w:hAnsiTheme="majorBidi" w:cstheme="majorBidi"/>
        </w:rPr>
        <w:t>Summarize the process of taking a coding challenge or take-home quiz.</w:t>
      </w:r>
    </w:p>
    <w:p w14:paraId="248FE1C4" w14:textId="77777777" w:rsidR="00F04DC5" w:rsidRPr="00260DD5" w:rsidRDefault="00F04DC5" w:rsidP="00260DD5">
      <w:pPr>
        <w:pStyle w:val="NormalWeb"/>
        <w:numPr>
          <w:ilvl w:val="0"/>
          <w:numId w:val="296"/>
        </w:numPr>
        <w:jc w:val="both"/>
        <w:rPr>
          <w:rFonts w:asciiTheme="majorBidi" w:hAnsiTheme="majorBidi" w:cstheme="majorBidi"/>
        </w:rPr>
      </w:pPr>
      <w:r w:rsidRPr="00260DD5">
        <w:rPr>
          <w:rFonts w:asciiTheme="majorBidi" w:hAnsiTheme="majorBidi" w:cstheme="majorBidi"/>
        </w:rPr>
        <w:t>Recognize a typical coding challenge problem.</w:t>
      </w:r>
    </w:p>
    <w:p w14:paraId="3ED4F4B2" w14:textId="77777777" w:rsidR="00F04DC5" w:rsidRPr="00260DD5" w:rsidRDefault="00F04DC5" w:rsidP="00260DD5">
      <w:pPr>
        <w:pStyle w:val="Heading2"/>
        <w:jc w:val="both"/>
      </w:pPr>
      <w:bookmarkStart w:id="289" w:name="_Toc236217598"/>
      <w:r w:rsidRPr="00260DD5">
        <w:t>Introduction</w:t>
      </w:r>
      <w:bookmarkEnd w:id="289"/>
    </w:p>
    <w:p w14:paraId="0ABC1800"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If an interview process includes a coding challenge or take-home questions, it is likely to be one of the most important steps in the hiring process.</w:t>
      </w:r>
    </w:p>
    <w:p w14:paraId="6CF1687A"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In a coding challenge, we work on a problem independently and submit the completed solution to the interviewers for review. The coding challenge is intended to showcase our problem-solving and coding skills in a concrete way.</w:t>
      </w:r>
    </w:p>
    <w:p w14:paraId="0441FE2B"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lastRenderedPageBreak/>
        <w:t>The company will usually send us files to work with or provide a URL where we can solve the problem online.</w:t>
      </w:r>
    </w:p>
    <w:p w14:paraId="72C0762F"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A coding challenge usually occurs after the initial screening phase, although it is sometimes the first step in the interview process.</w:t>
      </w:r>
    </w:p>
    <w:p w14:paraId="5C82DC9D" w14:textId="77777777" w:rsidR="00F04DC5" w:rsidRPr="00260DD5" w:rsidRDefault="00F04DC5" w:rsidP="00260DD5">
      <w:pPr>
        <w:pStyle w:val="Heading2"/>
        <w:jc w:val="both"/>
      </w:pPr>
      <w:bookmarkStart w:id="290" w:name="_Toc236217599"/>
      <w:r w:rsidRPr="00260DD5">
        <w:t>Coding Challenges for Data Science Roles</w:t>
      </w:r>
      <w:bookmarkEnd w:id="290"/>
    </w:p>
    <w:p w14:paraId="23565079"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For many data scientist roles, there may be both coding problems and technical take-home quizzes.</w:t>
      </w:r>
    </w:p>
    <w:p w14:paraId="4159F8D7"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A coding challenge for a data science candidate is generally a data science problem that may include topics such as:</w:t>
      </w:r>
    </w:p>
    <w:p w14:paraId="33AC2380" w14:textId="77777777" w:rsidR="00F04DC5" w:rsidRPr="00260DD5" w:rsidRDefault="00F04DC5" w:rsidP="00260DD5">
      <w:pPr>
        <w:pStyle w:val="NormalWeb"/>
        <w:numPr>
          <w:ilvl w:val="0"/>
          <w:numId w:val="297"/>
        </w:numPr>
        <w:jc w:val="both"/>
        <w:rPr>
          <w:rFonts w:asciiTheme="majorBidi" w:hAnsiTheme="majorBidi" w:cstheme="majorBidi"/>
          <w:color w:val="EE0000"/>
        </w:rPr>
      </w:pPr>
      <w:r w:rsidRPr="00260DD5">
        <w:rPr>
          <w:rFonts w:asciiTheme="majorBidi" w:hAnsiTheme="majorBidi" w:cstheme="majorBidi"/>
          <w:color w:val="EE0000"/>
        </w:rPr>
        <w:t>Understanding the types and roles of variables in a dataset.</w:t>
      </w:r>
    </w:p>
    <w:p w14:paraId="6DDAC5B5" w14:textId="77777777" w:rsidR="00F04DC5" w:rsidRPr="00260DD5" w:rsidRDefault="00F04DC5" w:rsidP="00260DD5">
      <w:pPr>
        <w:pStyle w:val="NormalWeb"/>
        <w:numPr>
          <w:ilvl w:val="0"/>
          <w:numId w:val="297"/>
        </w:numPr>
        <w:jc w:val="both"/>
        <w:rPr>
          <w:rFonts w:asciiTheme="majorBidi" w:hAnsiTheme="majorBidi" w:cstheme="majorBidi"/>
          <w:color w:val="EE0000"/>
        </w:rPr>
      </w:pPr>
      <w:r w:rsidRPr="00260DD5">
        <w:rPr>
          <w:rFonts w:asciiTheme="majorBidi" w:hAnsiTheme="majorBidi" w:cstheme="majorBidi"/>
          <w:color w:val="EE0000"/>
        </w:rPr>
        <w:t>Calculating descriptive and exploratory statistics to understand the variables in a dataset.</w:t>
      </w:r>
    </w:p>
    <w:p w14:paraId="7CDF9348" w14:textId="77777777" w:rsidR="00F04DC5" w:rsidRPr="00260DD5" w:rsidRDefault="00F04DC5" w:rsidP="00260DD5">
      <w:pPr>
        <w:pStyle w:val="NormalWeb"/>
        <w:numPr>
          <w:ilvl w:val="0"/>
          <w:numId w:val="297"/>
        </w:numPr>
        <w:jc w:val="both"/>
        <w:rPr>
          <w:rFonts w:asciiTheme="majorBidi" w:hAnsiTheme="majorBidi" w:cstheme="majorBidi"/>
          <w:color w:val="EE0000"/>
        </w:rPr>
      </w:pPr>
      <w:r w:rsidRPr="00260DD5">
        <w:rPr>
          <w:rFonts w:asciiTheme="majorBidi" w:hAnsiTheme="majorBidi" w:cstheme="majorBidi"/>
          <w:color w:val="EE0000"/>
        </w:rPr>
        <w:t>Identifying the machine learning model that can be applied to the problem.</w:t>
      </w:r>
    </w:p>
    <w:p w14:paraId="28222BF7" w14:textId="77777777" w:rsidR="00F04DC5" w:rsidRPr="00260DD5" w:rsidRDefault="00F04DC5" w:rsidP="00260DD5">
      <w:pPr>
        <w:pStyle w:val="NormalWeb"/>
        <w:numPr>
          <w:ilvl w:val="0"/>
          <w:numId w:val="297"/>
        </w:numPr>
        <w:jc w:val="both"/>
        <w:rPr>
          <w:rFonts w:asciiTheme="majorBidi" w:hAnsiTheme="majorBidi" w:cstheme="majorBidi"/>
          <w:color w:val="EE0000"/>
        </w:rPr>
      </w:pPr>
      <w:r w:rsidRPr="00260DD5">
        <w:rPr>
          <w:rFonts w:asciiTheme="majorBidi" w:hAnsiTheme="majorBidi" w:cstheme="majorBidi"/>
          <w:color w:val="EE0000"/>
        </w:rPr>
        <w:t>Organizing and reporting results by presenting findings and including visualizations where appropriate.</w:t>
      </w:r>
    </w:p>
    <w:p w14:paraId="41FD717B"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Coding projects for data scientists vary in scope and complexity based on seniority and the job description.</w:t>
      </w:r>
    </w:p>
    <w:p w14:paraId="32F751DA" w14:textId="77777777" w:rsidR="00F04DC5" w:rsidRPr="00260DD5" w:rsidRDefault="00F04DC5" w:rsidP="00260DD5">
      <w:pPr>
        <w:pStyle w:val="Heading3"/>
        <w:jc w:val="both"/>
      </w:pPr>
      <w:bookmarkStart w:id="291" w:name="_Toc236217600"/>
      <w:r w:rsidRPr="00260DD5">
        <w:t>Entry-Level Positions</w:t>
      </w:r>
      <w:bookmarkEnd w:id="291"/>
    </w:p>
    <w:p w14:paraId="550BEDB0"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For lower-level positions, the test may be relatively simple, such as exploratory data analysis (EDA).</w:t>
      </w:r>
    </w:p>
    <w:p w14:paraId="45AA5C71"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Candidates should know:</w:t>
      </w:r>
    </w:p>
    <w:p w14:paraId="33A93D48" w14:textId="77777777" w:rsidR="00F04DC5" w:rsidRPr="00260DD5" w:rsidRDefault="00F04DC5" w:rsidP="00260DD5">
      <w:pPr>
        <w:pStyle w:val="NormalWeb"/>
        <w:numPr>
          <w:ilvl w:val="0"/>
          <w:numId w:val="298"/>
        </w:numPr>
        <w:jc w:val="both"/>
        <w:rPr>
          <w:rFonts w:asciiTheme="majorBidi" w:hAnsiTheme="majorBidi" w:cstheme="majorBidi"/>
        </w:rPr>
      </w:pPr>
      <w:r w:rsidRPr="00260DD5">
        <w:rPr>
          <w:rFonts w:asciiTheme="majorBidi" w:hAnsiTheme="majorBidi" w:cstheme="majorBidi"/>
        </w:rPr>
        <w:t>Basic data science skills.</w:t>
      </w:r>
    </w:p>
    <w:p w14:paraId="7EA0D203" w14:textId="77777777" w:rsidR="00F04DC5" w:rsidRPr="00260DD5" w:rsidRDefault="00F04DC5" w:rsidP="00260DD5">
      <w:pPr>
        <w:pStyle w:val="NormalWeb"/>
        <w:numPr>
          <w:ilvl w:val="0"/>
          <w:numId w:val="298"/>
        </w:numPr>
        <w:jc w:val="both"/>
        <w:rPr>
          <w:rFonts w:asciiTheme="majorBidi" w:hAnsiTheme="majorBidi" w:cstheme="majorBidi"/>
        </w:rPr>
      </w:pPr>
      <w:r w:rsidRPr="00260DD5">
        <w:rPr>
          <w:rFonts w:asciiTheme="majorBidi" w:hAnsiTheme="majorBidi" w:cstheme="majorBidi"/>
        </w:rPr>
        <w:t>Common vocabulary and procedures.</w:t>
      </w:r>
    </w:p>
    <w:p w14:paraId="7AA5BBA4" w14:textId="77777777" w:rsidR="00F04DC5" w:rsidRPr="00260DD5" w:rsidRDefault="00F04DC5" w:rsidP="00260DD5">
      <w:pPr>
        <w:pStyle w:val="NormalWeb"/>
        <w:numPr>
          <w:ilvl w:val="0"/>
          <w:numId w:val="298"/>
        </w:numPr>
        <w:jc w:val="both"/>
        <w:rPr>
          <w:rFonts w:asciiTheme="majorBidi" w:hAnsiTheme="majorBidi" w:cstheme="majorBidi"/>
        </w:rPr>
      </w:pPr>
      <w:r w:rsidRPr="00260DD5">
        <w:rPr>
          <w:rFonts w:asciiTheme="majorBidi" w:hAnsiTheme="majorBidi" w:cstheme="majorBidi"/>
        </w:rPr>
        <w:t>How to produce summary statistics.</w:t>
      </w:r>
    </w:p>
    <w:p w14:paraId="431C7AD7" w14:textId="77777777" w:rsidR="00F04DC5" w:rsidRPr="00260DD5" w:rsidRDefault="00F04DC5" w:rsidP="00260DD5">
      <w:pPr>
        <w:pStyle w:val="NormalWeb"/>
        <w:numPr>
          <w:ilvl w:val="0"/>
          <w:numId w:val="298"/>
        </w:numPr>
        <w:jc w:val="both"/>
        <w:rPr>
          <w:rFonts w:asciiTheme="majorBidi" w:hAnsiTheme="majorBidi" w:cstheme="majorBidi"/>
        </w:rPr>
      </w:pPr>
      <w:r w:rsidRPr="00260DD5">
        <w:rPr>
          <w:rFonts w:asciiTheme="majorBidi" w:hAnsiTheme="majorBidi" w:cstheme="majorBidi"/>
        </w:rPr>
        <w:t>How to create charts and visualizations.</w:t>
      </w:r>
    </w:p>
    <w:p w14:paraId="36A1521D" w14:textId="77777777" w:rsidR="00F04DC5" w:rsidRPr="00260DD5" w:rsidRDefault="00F04DC5" w:rsidP="00260DD5">
      <w:pPr>
        <w:pStyle w:val="Heading3"/>
        <w:jc w:val="both"/>
      </w:pPr>
      <w:bookmarkStart w:id="292" w:name="_Toc236217601"/>
      <w:r w:rsidRPr="00260DD5">
        <w:t>Higher-Level Positions</w:t>
      </w:r>
      <w:bookmarkEnd w:id="292"/>
    </w:p>
    <w:p w14:paraId="65D7EB5D"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Higher-level projects may include more complex tasks, such as:</w:t>
      </w:r>
    </w:p>
    <w:p w14:paraId="276D3DE8" w14:textId="77777777" w:rsidR="00F04DC5" w:rsidRPr="00260DD5" w:rsidRDefault="00F04DC5" w:rsidP="00260DD5">
      <w:pPr>
        <w:pStyle w:val="NormalWeb"/>
        <w:numPr>
          <w:ilvl w:val="0"/>
          <w:numId w:val="299"/>
        </w:numPr>
        <w:jc w:val="both"/>
        <w:rPr>
          <w:rFonts w:asciiTheme="majorBidi" w:hAnsiTheme="majorBidi" w:cstheme="majorBidi"/>
        </w:rPr>
      </w:pPr>
      <w:r w:rsidRPr="00260DD5">
        <w:rPr>
          <w:rFonts w:asciiTheme="majorBidi" w:hAnsiTheme="majorBidi" w:cstheme="majorBidi"/>
        </w:rPr>
        <w:t>Building a regression model.</w:t>
      </w:r>
    </w:p>
    <w:p w14:paraId="24ECAF12" w14:textId="77777777" w:rsidR="00F04DC5" w:rsidRPr="00260DD5" w:rsidRDefault="00F04DC5" w:rsidP="00260DD5">
      <w:pPr>
        <w:pStyle w:val="NormalWeb"/>
        <w:numPr>
          <w:ilvl w:val="0"/>
          <w:numId w:val="299"/>
        </w:numPr>
        <w:jc w:val="both"/>
        <w:rPr>
          <w:rFonts w:asciiTheme="majorBidi" w:hAnsiTheme="majorBidi" w:cstheme="majorBidi"/>
        </w:rPr>
      </w:pPr>
      <w:r w:rsidRPr="00260DD5">
        <w:rPr>
          <w:rFonts w:asciiTheme="majorBidi" w:hAnsiTheme="majorBidi" w:cstheme="majorBidi"/>
        </w:rPr>
        <w:t>Building a classification model.</w:t>
      </w:r>
    </w:p>
    <w:p w14:paraId="27050B73" w14:textId="77777777" w:rsidR="00F04DC5" w:rsidRPr="00260DD5" w:rsidRDefault="00F04DC5" w:rsidP="00260DD5">
      <w:pPr>
        <w:pStyle w:val="NormalWeb"/>
        <w:numPr>
          <w:ilvl w:val="0"/>
          <w:numId w:val="299"/>
        </w:numPr>
        <w:jc w:val="both"/>
        <w:rPr>
          <w:rFonts w:asciiTheme="majorBidi" w:hAnsiTheme="majorBidi" w:cstheme="majorBidi"/>
        </w:rPr>
      </w:pPr>
      <w:r w:rsidRPr="00260DD5">
        <w:rPr>
          <w:rFonts w:asciiTheme="majorBidi" w:hAnsiTheme="majorBidi" w:cstheme="majorBidi"/>
        </w:rPr>
        <w:t>Forecasting using a time-dependent dataset.</w:t>
      </w:r>
    </w:p>
    <w:p w14:paraId="07950051" w14:textId="77777777" w:rsidR="00F04DC5" w:rsidRPr="00260DD5" w:rsidRDefault="00F04DC5" w:rsidP="00260DD5">
      <w:pPr>
        <w:pStyle w:val="Heading2"/>
        <w:jc w:val="both"/>
      </w:pPr>
      <w:bookmarkStart w:id="293" w:name="_Toc236217602"/>
      <w:r w:rsidRPr="00260DD5">
        <w:t>Types of Coding Challenges</w:t>
      </w:r>
      <w:bookmarkEnd w:id="293"/>
    </w:p>
    <w:p w14:paraId="7A39C61D"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Sometimes the coding challenge is directed, and the requirements clearly specify:</w:t>
      </w:r>
    </w:p>
    <w:p w14:paraId="15724A90" w14:textId="77777777" w:rsidR="00F04DC5" w:rsidRPr="00260DD5" w:rsidRDefault="00F04DC5" w:rsidP="00260DD5">
      <w:pPr>
        <w:pStyle w:val="NormalWeb"/>
        <w:numPr>
          <w:ilvl w:val="0"/>
          <w:numId w:val="300"/>
        </w:numPr>
        <w:jc w:val="both"/>
        <w:rPr>
          <w:rFonts w:asciiTheme="majorBidi" w:hAnsiTheme="majorBidi" w:cstheme="majorBidi"/>
        </w:rPr>
      </w:pPr>
      <w:r w:rsidRPr="00260DD5">
        <w:rPr>
          <w:rFonts w:asciiTheme="majorBidi" w:hAnsiTheme="majorBidi" w:cstheme="majorBidi"/>
        </w:rPr>
        <w:t>Where to download the data.</w:t>
      </w:r>
    </w:p>
    <w:p w14:paraId="5CA32BE3" w14:textId="77777777" w:rsidR="00F04DC5" w:rsidRPr="00260DD5" w:rsidRDefault="00F04DC5" w:rsidP="00260DD5">
      <w:pPr>
        <w:pStyle w:val="NormalWeb"/>
        <w:numPr>
          <w:ilvl w:val="0"/>
          <w:numId w:val="300"/>
        </w:numPr>
        <w:jc w:val="both"/>
        <w:rPr>
          <w:rFonts w:asciiTheme="majorBidi" w:hAnsiTheme="majorBidi" w:cstheme="majorBidi"/>
        </w:rPr>
      </w:pPr>
      <w:r w:rsidRPr="00260DD5">
        <w:rPr>
          <w:rFonts w:asciiTheme="majorBidi" w:hAnsiTheme="majorBidi" w:cstheme="majorBidi"/>
        </w:rPr>
        <w:lastRenderedPageBreak/>
        <w:t>Whether the data should be preprocessed.</w:t>
      </w:r>
    </w:p>
    <w:p w14:paraId="7AD7786E" w14:textId="77777777" w:rsidR="00F04DC5" w:rsidRPr="00260DD5" w:rsidRDefault="00F04DC5" w:rsidP="00260DD5">
      <w:pPr>
        <w:pStyle w:val="NormalWeb"/>
        <w:numPr>
          <w:ilvl w:val="0"/>
          <w:numId w:val="300"/>
        </w:numPr>
        <w:jc w:val="both"/>
        <w:rPr>
          <w:rFonts w:asciiTheme="majorBidi" w:hAnsiTheme="majorBidi" w:cstheme="majorBidi"/>
        </w:rPr>
      </w:pPr>
      <w:r w:rsidRPr="00260DD5">
        <w:rPr>
          <w:rFonts w:asciiTheme="majorBidi" w:hAnsiTheme="majorBidi" w:cstheme="majorBidi"/>
        </w:rPr>
        <w:t>What type of exploratory data analysis should be performed.</w:t>
      </w:r>
    </w:p>
    <w:p w14:paraId="3734136A"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In this type of test, we should carefully follow all directions correctly.</w:t>
      </w:r>
    </w:p>
    <w:p w14:paraId="63D9A24C"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For more experienced positions, the problem may be explained without providing clear guidance. In such cases, we need to:</w:t>
      </w:r>
    </w:p>
    <w:p w14:paraId="2F3420D1" w14:textId="77777777" w:rsidR="00F04DC5" w:rsidRPr="00260DD5" w:rsidRDefault="00F04DC5" w:rsidP="00260DD5">
      <w:pPr>
        <w:pStyle w:val="NormalWeb"/>
        <w:numPr>
          <w:ilvl w:val="0"/>
          <w:numId w:val="301"/>
        </w:numPr>
        <w:jc w:val="both"/>
        <w:rPr>
          <w:rFonts w:asciiTheme="majorBidi" w:hAnsiTheme="majorBidi" w:cstheme="majorBidi"/>
        </w:rPr>
      </w:pPr>
      <w:r w:rsidRPr="00260DD5">
        <w:rPr>
          <w:rFonts w:asciiTheme="majorBidi" w:hAnsiTheme="majorBidi" w:cstheme="majorBidi"/>
        </w:rPr>
        <w:t>Determine suitable parameters for addressing the project goals and objectives.</w:t>
      </w:r>
    </w:p>
    <w:p w14:paraId="7DDBB848" w14:textId="77777777" w:rsidR="00F04DC5" w:rsidRPr="00260DD5" w:rsidRDefault="00F04DC5" w:rsidP="00260DD5">
      <w:pPr>
        <w:pStyle w:val="NormalWeb"/>
        <w:numPr>
          <w:ilvl w:val="0"/>
          <w:numId w:val="301"/>
        </w:numPr>
        <w:jc w:val="both"/>
        <w:rPr>
          <w:rFonts w:asciiTheme="majorBidi" w:hAnsiTheme="majorBidi" w:cstheme="majorBidi"/>
        </w:rPr>
      </w:pPr>
      <w:r w:rsidRPr="00260DD5">
        <w:rPr>
          <w:rFonts w:asciiTheme="majorBidi" w:hAnsiTheme="majorBidi" w:cstheme="majorBidi"/>
        </w:rPr>
        <w:t>Explain the assumptions we made.</w:t>
      </w:r>
    </w:p>
    <w:p w14:paraId="7139917F" w14:textId="77777777" w:rsidR="00F04DC5" w:rsidRPr="00260DD5" w:rsidRDefault="00F04DC5" w:rsidP="00260DD5">
      <w:pPr>
        <w:pStyle w:val="NormalWeb"/>
        <w:numPr>
          <w:ilvl w:val="0"/>
          <w:numId w:val="301"/>
        </w:numPr>
        <w:jc w:val="both"/>
        <w:rPr>
          <w:rFonts w:asciiTheme="majorBidi" w:hAnsiTheme="majorBidi" w:cstheme="majorBidi"/>
        </w:rPr>
      </w:pPr>
      <w:r w:rsidRPr="00260DD5">
        <w:rPr>
          <w:rFonts w:asciiTheme="majorBidi" w:hAnsiTheme="majorBidi" w:cstheme="majorBidi"/>
        </w:rPr>
        <w:t>Justify why those assumptions were chosen.</w:t>
      </w:r>
    </w:p>
    <w:p w14:paraId="488FB257" w14:textId="77777777" w:rsidR="00F04DC5" w:rsidRPr="00260DD5" w:rsidRDefault="00F04DC5" w:rsidP="00260DD5">
      <w:pPr>
        <w:pStyle w:val="NormalWeb"/>
        <w:numPr>
          <w:ilvl w:val="0"/>
          <w:numId w:val="301"/>
        </w:numPr>
        <w:jc w:val="both"/>
        <w:rPr>
          <w:rFonts w:asciiTheme="majorBidi" w:hAnsiTheme="majorBidi" w:cstheme="majorBidi"/>
        </w:rPr>
      </w:pPr>
      <w:r w:rsidRPr="00260DD5">
        <w:rPr>
          <w:rFonts w:asciiTheme="majorBidi" w:hAnsiTheme="majorBidi" w:cstheme="majorBidi"/>
        </w:rPr>
        <w:t>Describe how we approached and solved the problem.</w:t>
      </w:r>
    </w:p>
    <w:p w14:paraId="4BB9A186" w14:textId="77777777" w:rsidR="00F04DC5" w:rsidRPr="00260DD5" w:rsidRDefault="00F04DC5" w:rsidP="00260DD5">
      <w:pPr>
        <w:pStyle w:val="Heading2"/>
        <w:jc w:val="both"/>
      </w:pPr>
      <w:bookmarkStart w:id="294" w:name="_Toc236217603"/>
      <w:r w:rsidRPr="00260DD5">
        <w:t>Datasets and Project Instructions</w:t>
      </w:r>
      <w:bookmarkEnd w:id="294"/>
    </w:p>
    <w:p w14:paraId="2B767D6E"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The interview team will provide project directions along with a dataset.</w:t>
      </w:r>
    </w:p>
    <w:p w14:paraId="7BB6A013"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Sometimes, they may provide:</w:t>
      </w:r>
    </w:p>
    <w:p w14:paraId="2828052B" w14:textId="77777777" w:rsidR="00F04DC5" w:rsidRPr="00260DD5" w:rsidRDefault="00F04DC5" w:rsidP="00260DD5">
      <w:pPr>
        <w:pStyle w:val="NormalWeb"/>
        <w:numPr>
          <w:ilvl w:val="0"/>
          <w:numId w:val="302"/>
        </w:numPr>
        <w:jc w:val="both"/>
        <w:rPr>
          <w:rFonts w:asciiTheme="majorBidi" w:hAnsiTheme="majorBidi" w:cstheme="majorBidi"/>
        </w:rPr>
      </w:pPr>
      <w:r w:rsidRPr="00260DD5">
        <w:rPr>
          <w:rFonts w:asciiTheme="majorBidi" w:hAnsiTheme="majorBidi" w:cstheme="majorBidi"/>
        </w:rPr>
        <w:t>A small, clean dataset.</w:t>
      </w:r>
    </w:p>
    <w:p w14:paraId="225B1DA9" w14:textId="77777777" w:rsidR="00F04DC5" w:rsidRPr="00260DD5" w:rsidRDefault="00F04DC5" w:rsidP="00260DD5">
      <w:pPr>
        <w:pStyle w:val="NormalWeb"/>
        <w:numPr>
          <w:ilvl w:val="0"/>
          <w:numId w:val="302"/>
        </w:numPr>
        <w:jc w:val="both"/>
        <w:rPr>
          <w:rFonts w:asciiTheme="majorBidi" w:hAnsiTheme="majorBidi" w:cstheme="majorBidi"/>
        </w:rPr>
      </w:pPr>
      <w:r w:rsidRPr="00260DD5">
        <w:rPr>
          <w:rFonts w:asciiTheme="majorBidi" w:hAnsiTheme="majorBidi" w:cstheme="majorBidi"/>
        </w:rPr>
        <w:t>Data stored in a Comma-Separated Values (CSV) file format.</w:t>
      </w:r>
    </w:p>
    <w:p w14:paraId="1C8DAA79"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In other situations, the project directions will specify where to obtain the dataset.</w:t>
      </w:r>
    </w:p>
    <w:p w14:paraId="01D1A1C7"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The size and condition of the dataset may vary according to the position level:</w:t>
      </w:r>
    </w:p>
    <w:p w14:paraId="6237FD26" w14:textId="77777777" w:rsidR="00F04DC5" w:rsidRPr="00260DD5" w:rsidRDefault="00F04DC5" w:rsidP="00260DD5">
      <w:pPr>
        <w:pStyle w:val="NormalWeb"/>
        <w:numPr>
          <w:ilvl w:val="0"/>
          <w:numId w:val="303"/>
        </w:numPr>
        <w:jc w:val="both"/>
        <w:rPr>
          <w:rFonts w:asciiTheme="majorBidi" w:hAnsiTheme="majorBidi" w:cstheme="majorBidi"/>
        </w:rPr>
      </w:pPr>
      <w:r w:rsidRPr="00260DD5">
        <w:rPr>
          <w:rFonts w:asciiTheme="majorBidi" w:hAnsiTheme="majorBidi" w:cstheme="majorBidi"/>
        </w:rPr>
        <w:t>Entry-level challenges often use smaller, cleaner datasets.</w:t>
      </w:r>
    </w:p>
    <w:p w14:paraId="18F77AF1" w14:textId="77777777" w:rsidR="00F04DC5" w:rsidRPr="00260DD5" w:rsidRDefault="00F04DC5" w:rsidP="00260DD5">
      <w:pPr>
        <w:pStyle w:val="NormalWeb"/>
        <w:numPr>
          <w:ilvl w:val="0"/>
          <w:numId w:val="303"/>
        </w:numPr>
        <w:jc w:val="both"/>
        <w:rPr>
          <w:rFonts w:asciiTheme="majorBidi" w:hAnsiTheme="majorBidi" w:cstheme="majorBidi"/>
        </w:rPr>
      </w:pPr>
      <w:r w:rsidRPr="00260DD5">
        <w:rPr>
          <w:rFonts w:asciiTheme="majorBidi" w:hAnsiTheme="majorBidi" w:cstheme="majorBidi"/>
        </w:rPr>
        <w:t>Higher-level challenges may involve large datasets that require cleaning or preprocessing.</w:t>
      </w:r>
    </w:p>
    <w:p w14:paraId="69343BC0"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Instructions for completing the challenge are usually provided.</w:t>
      </w:r>
    </w:p>
    <w:p w14:paraId="13E52A8A"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The interview team should clearly specify:</w:t>
      </w:r>
    </w:p>
    <w:p w14:paraId="599DB84A" w14:textId="77777777" w:rsidR="00F04DC5" w:rsidRPr="00260DD5" w:rsidRDefault="00F04DC5" w:rsidP="00260DD5">
      <w:pPr>
        <w:pStyle w:val="NormalWeb"/>
        <w:numPr>
          <w:ilvl w:val="0"/>
          <w:numId w:val="304"/>
        </w:numPr>
        <w:jc w:val="both"/>
        <w:rPr>
          <w:rFonts w:asciiTheme="majorBidi" w:hAnsiTheme="majorBidi" w:cstheme="majorBidi"/>
        </w:rPr>
      </w:pPr>
      <w:r w:rsidRPr="00260DD5">
        <w:rPr>
          <w:rFonts w:asciiTheme="majorBidi" w:hAnsiTheme="majorBidi" w:cstheme="majorBidi"/>
        </w:rPr>
        <w:t>Project deliverables.</w:t>
      </w:r>
    </w:p>
    <w:p w14:paraId="12B3C5A7" w14:textId="77777777" w:rsidR="00F04DC5" w:rsidRPr="00260DD5" w:rsidRDefault="00F04DC5" w:rsidP="00260DD5">
      <w:pPr>
        <w:pStyle w:val="NormalWeb"/>
        <w:numPr>
          <w:ilvl w:val="0"/>
          <w:numId w:val="304"/>
        </w:numPr>
        <w:jc w:val="both"/>
        <w:rPr>
          <w:rFonts w:asciiTheme="majorBidi" w:hAnsiTheme="majorBidi" w:cstheme="majorBidi"/>
        </w:rPr>
      </w:pPr>
      <w:r w:rsidRPr="00260DD5">
        <w:rPr>
          <w:rFonts w:asciiTheme="majorBidi" w:hAnsiTheme="majorBidi" w:cstheme="majorBidi"/>
        </w:rPr>
        <w:t>Project deadline.</w:t>
      </w:r>
    </w:p>
    <w:p w14:paraId="15B2582F"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If any instructions are unclear, we should ask questions for clarification.</w:t>
      </w:r>
    </w:p>
    <w:p w14:paraId="75EDC59C" w14:textId="77777777" w:rsidR="00F04DC5" w:rsidRPr="00260DD5" w:rsidRDefault="00F04DC5" w:rsidP="00260DD5">
      <w:pPr>
        <w:pStyle w:val="Heading2"/>
        <w:jc w:val="both"/>
      </w:pPr>
      <w:bookmarkStart w:id="295" w:name="_Toc236217604"/>
      <w:r w:rsidRPr="00260DD5">
        <w:t>Take-Home Quiz vs. Coding Challenge</w:t>
      </w:r>
      <w:bookmarkEnd w:id="295"/>
    </w:p>
    <w:p w14:paraId="3DC2D6E7" w14:textId="77777777" w:rsidR="00F04DC5" w:rsidRPr="00260DD5" w:rsidRDefault="00F04DC5" w:rsidP="00260DD5">
      <w:pPr>
        <w:pStyle w:val="Heading3"/>
        <w:jc w:val="both"/>
        <w:rPr>
          <w:color w:val="0070C0"/>
        </w:rPr>
      </w:pPr>
      <w:bookmarkStart w:id="296" w:name="_Toc236217605"/>
      <w:r w:rsidRPr="00260DD5">
        <w:rPr>
          <w:color w:val="0070C0"/>
        </w:rPr>
        <w:t>Take-Home Quiz</w:t>
      </w:r>
      <w:bookmarkEnd w:id="296"/>
    </w:p>
    <w:p w14:paraId="76BB1EAD" w14:textId="77777777" w:rsidR="00F04DC5" w:rsidRPr="00260DD5" w:rsidRDefault="00F04DC5" w:rsidP="00260DD5">
      <w:pPr>
        <w:pStyle w:val="NormalWeb"/>
        <w:jc w:val="both"/>
        <w:rPr>
          <w:rFonts w:asciiTheme="majorBidi" w:hAnsiTheme="majorBidi" w:cstheme="majorBidi"/>
          <w:color w:val="0070C0"/>
        </w:rPr>
      </w:pPr>
      <w:r w:rsidRPr="00260DD5">
        <w:rPr>
          <w:rFonts w:asciiTheme="majorBidi" w:hAnsiTheme="majorBidi" w:cstheme="majorBidi"/>
          <w:color w:val="0070C0"/>
        </w:rPr>
        <w:t>A take-home quiz typically has:</w:t>
      </w:r>
    </w:p>
    <w:p w14:paraId="0394CCFC" w14:textId="77777777" w:rsidR="00F04DC5" w:rsidRPr="00260DD5" w:rsidRDefault="00F04DC5" w:rsidP="00260DD5">
      <w:pPr>
        <w:pStyle w:val="NormalWeb"/>
        <w:numPr>
          <w:ilvl w:val="0"/>
          <w:numId w:val="305"/>
        </w:numPr>
        <w:jc w:val="both"/>
        <w:rPr>
          <w:rFonts w:asciiTheme="majorBidi" w:hAnsiTheme="majorBidi" w:cstheme="majorBidi"/>
          <w:color w:val="0070C0"/>
        </w:rPr>
      </w:pPr>
      <w:r w:rsidRPr="00260DD5">
        <w:rPr>
          <w:rFonts w:asciiTheme="majorBidi" w:hAnsiTheme="majorBidi" w:cstheme="majorBidi"/>
          <w:color w:val="0070C0"/>
        </w:rPr>
        <w:t xml:space="preserve">A short deadline, often about </w:t>
      </w:r>
      <w:r w:rsidRPr="00260DD5">
        <w:rPr>
          <w:rStyle w:val="Strong"/>
          <w:rFonts w:asciiTheme="majorBidi" w:eastAsiaTheme="majorEastAsia" w:hAnsiTheme="majorBidi" w:cstheme="majorBidi"/>
          <w:color w:val="0070C0"/>
        </w:rPr>
        <w:t>40 minutes</w:t>
      </w:r>
      <w:r w:rsidRPr="00260DD5">
        <w:rPr>
          <w:rFonts w:asciiTheme="majorBidi" w:hAnsiTheme="majorBidi" w:cstheme="majorBidi"/>
          <w:color w:val="0070C0"/>
        </w:rPr>
        <w:t>.</w:t>
      </w:r>
    </w:p>
    <w:p w14:paraId="7E889604" w14:textId="77777777" w:rsidR="00F04DC5" w:rsidRPr="00260DD5" w:rsidRDefault="00F04DC5" w:rsidP="00260DD5">
      <w:pPr>
        <w:pStyle w:val="NormalWeb"/>
        <w:numPr>
          <w:ilvl w:val="0"/>
          <w:numId w:val="305"/>
        </w:numPr>
        <w:jc w:val="both"/>
        <w:rPr>
          <w:rFonts w:asciiTheme="majorBidi" w:hAnsiTheme="majorBidi" w:cstheme="majorBidi"/>
          <w:color w:val="0070C0"/>
        </w:rPr>
      </w:pPr>
      <w:r w:rsidRPr="00260DD5">
        <w:rPr>
          <w:rFonts w:asciiTheme="majorBidi" w:hAnsiTheme="majorBidi" w:cstheme="majorBidi"/>
          <w:color w:val="0070C0"/>
        </w:rPr>
        <w:t>An online format.</w:t>
      </w:r>
    </w:p>
    <w:p w14:paraId="58F019AD" w14:textId="77777777" w:rsidR="00F04DC5" w:rsidRPr="00260DD5" w:rsidRDefault="00F04DC5" w:rsidP="00260DD5">
      <w:pPr>
        <w:pStyle w:val="NormalWeb"/>
        <w:numPr>
          <w:ilvl w:val="0"/>
          <w:numId w:val="305"/>
        </w:numPr>
        <w:jc w:val="both"/>
        <w:rPr>
          <w:rFonts w:asciiTheme="majorBidi" w:hAnsiTheme="majorBidi" w:cstheme="majorBidi"/>
          <w:color w:val="0070C0"/>
        </w:rPr>
      </w:pPr>
      <w:r w:rsidRPr="00260DD5">
        <w:rPr>
          <w:rFonts w:asciiTheme="majorBidi" w:hAnsiTheme="majorBidi" w:cstheme="majorBidi"/>
          <w:color w:val="0070C0"/>
        </w:rPr>
        <w:t>No option to pause or exit during the quiz.</w:t>
      </w:r>
    </w:p>
    <w:p w14:paraId="0E15F65D" w14:textId="77777777" w:rsidR="00F04DC5" w:rsidRPr="00260DD5" w:rsidRDefault="00F04DC5" w:rsidP="00260DD5">
      <w:pPr>
        <w:pStyle w:val="NormalWeb"/>
        <w:numPr>
          <w:ilvl w:val="0"/>
          <w:numId w:val="305"/>
        </w:numPr>
        <w:jc w:val="both"/>
        <w:rPr>
          <w:rFonts w:asciiTheme="majorBidi" w:hAnsiTheme="majorBidi" w:cstheme="majorBidi"/>
          <w:color w:val="0070C0"/>
        </w:rPr>
      </w:pPr>
      <w:r w:rsidRPr="00260DD5">
        <w:rPr>
          <w:rFonts w:asciiTheme="majorBidi" w:hAnsiTheme="majorBidi" w:cstheme="majorBidi"/>
          <w:color w:val="0070C0"/>
        </w:rPr>
        <w:t>No option to leave the page during the assessment.</w:t>
      </w:r>
    </w:p>
    <w:p w14:paraId="7B991291" w14:textId="77777777" w:rsidR="00F04DC5" w:rsidRPr="00260DD5" w:rsidRDefault="00F04DC5" w:rsidP="00260DD5">
      <w:pPr>
        <w:pStyle w:val="NormalWeb"/>
        <w:jc w:val="both"/>
        <w:rPr>
          <w:rFonts w:asciiTheme="majorBidi" w:hAnsiTheme="majorBidi" w:cstheme="majorBidi"/>
          <w:color w:val="0070C0"/>
        </w:rPr>
      </w:pPr>
      <w:r w:rsidRPr="00260DD5">
        <w:rPr>
          <w:rFonts w:asciiTheme="majorBidi" w:hAnsiTheme="majorBidi" w:cstheme="majorBidi"/>
          <w:color w:val="0070C0"/>
        </w:rPr>
        <w:lastRenderedPageBreak/>
        <w:t>Therefore, we should plan sufficient uninterrupted time before starting.</w:t>
      </w:r>
    </w:p>
    <w:p w14:paraId="3A6A3B23" w14:textId="77777777" w:rsidR="00F04DC5" w:rsidRPr="00260DD5" w:rsidRDefault="00F04DC5" w:rsidP="00260DD5">
      <w:pPr>
        <w:pStyle w:val="Heading3"/>
        <w:jc w:val="both"/>
        <w:rPr>
          <w:color w:val="0070C0"/>
        </w:rPr>
      </w:pPr>
      <w:bookmarkStart w:id="297" w:name="_Toc236217606"/>
      <w:r w:rsidRPr="00260DD5">
        <w:rPr>
          <w:color w:val="0070C0"/>
        </w:rPr>
        <w:t>Coding Challenge</w:t>
      </w:r>
      <w:bookmarkEnd w:id="297"/>
    </w:p>
    <w:p w14:paraId="186B8E4D" w14:textId="77777777" w:rsidR="00F04DC5" w:rsidRPr="00260DD5" w:rsidRDefault="00F04DC5" w:rsidP="00260DD5">
      <w:pPr>
        <w:pStyle w:val="NormalWeb"/>
        <w:jc w:val="both"/>
        <w:rPr>
          <w:rFonts w:asciiTheme="majorBidi" w:hAnsiTheme="majorBidi" w:cstheme="majorBidi"/>
          <w:color w:val="0070C0"/>
        </w:rPr>
      </w:pPr>
      <w:r w:rsidRPr="00260DD5">
        <w:rPr>
          <w:rFonts w:asciiTheme="majorBidi" w:hAnsiTheme="majorBidi" w:cstheme="majorBidi"/>
          <w:color w:val="0070C0"/>
        </w:rPr>
        <w:t>A coding challenge usually has:</w:t>
      </w:r>
    </w:p>
    <w:p w14:paraId="713ED89E" w14:textId="77777777" w:rsidR="00F04DC5" w:rsidRPr="00260DD5" w:rsidRDefault="00F04DC5" w:rsidP="00260DD5">
      <w:pPr>
        <w:pStyle w:val="NormalWeb"/>
        <w:numPr>
          <w:ilvl w:val="0"/>
          <w:numId w:val="306"/>
        </w:numPr>
        <w:jc w:val="both"/>
        <w:rPr>
          <w:rFonts w:asciiTheme="majorBidi" w:hAnsiTheme="majorBidi" w:cstheme="majorBidi"/>
          <w:color w:val="0070C0"/>
        </w:rPr>
      </w:pPr>
      <w:r w:rsidRPr="00260DD5">
        <w:rPr>
          <w:rFonts w:asciiTheme="majorBidi" w:hAnsiTheme="majorBidi" w:cstheme="majorBidi"/>
          <w:color w:val="0070C0"/>
        </w:rPr>
        <w:t>A firm submission deadline.</w:t>
      </w:r>
    </w:p>
    <w:p w14:paraId="13090B87" w14:textId="77777777" w:rsidR="00F04DC5" w:rsidRPr="00260DD5" w:rsidRDefault="00F04DC5" w:rsidP="00260DD5">
      <w:pPr>
        <w:pStyle w:val="NormalWeb"/>
        <w:numPr>
          <w:ilvl w:val="0"/>
          <w:numId w:val="306"/>
        </w:numPr>
        <w:jc w:val="both"/>
        <w:rPr>
          <w:rFonts w:asciiTheme="majorBidi" w:hAnsiTheme="majorBidi" w:cstheme="majorBidi"/>
          <w:color w:val="0070C0"/>
        </w:rPr>
      </w:pPr>
      <w:r w:rsidRPr="00260DD5">
        <w:rPr>
          <w:rFonts w:asciiTheme="majorBidi" w:hAnsiTheme="majorBidi" w:cstheme="majorBidi"/>
          <w:color w:val="0070C0"/>
        </w:rPr>
        <w:t>More time to complete than a take-home quiz.</w:t>
      </w:r>
    </w:p>
    <w:p w14:paraId="5D0C03B2" w14:textId="77777777" w:rsidR="00F04DC5" w:rsidRPr="00260DD5" w:rsidRDefault="00F04DC5" w:rsidP="00260DD5">
      <w:pPr>
        <w:pStyle w:val="NormalWeb"/>
        <w:numPr>
          <w:ilvl w:val="0"/>
          <w:numId w:val="306"/>
        </w:numPr>
        <w:jc w:val="both"/>
        <w:rPr>
          <w:rFonts w:asciiTheme="majorBidi" w:hAnsiTheme="majorBidi" w:cstheme="majorBidi"/>
          <w:color w:val="0070C0"/>
        </w:rPr>
      </w:pPr>
      <w:r w:rsidRPr="00260DD5">
        <w:rPr>
          <w:rFonts w:asciiTheme="majorBidi" w:hAnsiTheme="majorBidi" w:cstheme="majorBidi"/>
          <w:color w:val="0070C0"/>
        </w:rPr>
        <w:t xml:space="preserve">A completion window ranging from </w:t>
      </w:r>
      <w:r w:rsidRPr="00260DD5">
        <w:rPr>
          <w:rStyle w:val="Strong"/>
          <w:rFonts w:asciiTheme="majorBidi" w:eastAsiaTheme="majorEastAsia" w:hAnsiTheme="majorBidi" w:cstheme="majorBidi"/>
          <w:color w:val="0070C0"/>
        </w:rPr>
        <w:t>several hours up to a few days</w:t>
      </w:r>
      <w:r w:rsidRPr="00260DD5">
        <w:rPr>
          <w:rFonts w:asciiTheme="majorBidi" w:hAnsiTheme="majorBidi" w:cstheme="majorBidi"/>
          <w:color w:val="0070C0"/>
        </w:rPr>
        <w:t>.</w:t>
      </w:r>
    </w:p>
    <w:p w14:paraId="30F6B2B6" w14:textId="77777777" w:rsidR="00F04DC5" w:rsidRPr="00260DD5" w:rsidRDefault="00F04DC5" w:rsidP="00260DD5">
      <w:pPr>
        <w:pStyle w:val="Heading2"/>
        <w:jc w:val="both"/>
      </w:pPr>
      <w:bookmarkStart w:id="298" w:name="_Toc236217607"/>
      <w:r w:rsidRPr="00260DD5">
        <w:t>Confidentiality and Ownership</w:t>
      </w:r>
      <w:bookmarkEnd w:id="298"/>
    </w:p>
    <w:p w14:paraId="0332AAF1"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When a company begins hiring for a position, it designs or sources a coding challenge based on the job description.</w:t>
      </w:r>
    </w:p>
    <w:p w14:paraId="49D48337"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 xml:space="preserve">Companies expect candidates </w:t>
      </w:r>
      <w:r w:rsidRPr="00260DD5">
        <w:rPr>
          <w:rStyle w:val="Strong"/>
          <w:rFonts w:asciiTheme="majorBidi" w:eastAsiaTheme="majorEastAsia" w:hAnsiTheme="majorBidi" w:cstheme="majorBidi"/>
        </w:rPr>
        <w:t>not to share</w:t>
      </w:r>
      <w:r w:rsidRPr="00260DD5">
        <w:rPr>
          <w:rFonts w:asciiTheme="majorBidi" w:hAnsiTheme="majorBidi" w:cstheme="majorBidi"/>
        </w:rPr>
        <w:t xml:space="preserve"> the challenge or its solutions with other job seekers.</w:t>
      </w:r>
    </w:p>
    <w:p w14:paraId="78BAC080"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They may also have policies defining who legally owns the work completed during the coding challenge.</w:t>
      </w:r>
    </w:p>
    <w:p w14:paraId="2F77F872"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 xml:space="preserve">These requirements are often included in a </w:t>
      </w:r>
      <w:r w:rsidRPr="00260DD5">
        <w:rPr>
          <w:rStyle w:val="Strong"/>
          <w:rFonts w:asciiTheme="majorBidi" w:eastAsiaTheme="majorEastAsia" w:hAnsiTheme="majorBidi" w:cstheme="majorBidi"/>
        </w:rPr>
        <w:t>Non-Disclosure Agreement (NDA)</w:t>
      </w:r>
      <w:r w:rsidRPr="00260DD5">
        <w:rPr>
          <w:rFonts w:asciiTheme="majorBidi" w:hAnsiTheme="majorBidi" w:cstheme="majorBidi"/>
        </w:rPr>
        <w:t xml:space="preserve"> that candidates are asked to sign.</w:t>
      </w:r>
    </w:p>
    <w:p w14:paraId="2882F054" w14:textId="77777777" w:rsidR="00F04DC5" w:rsidRPr="00260DD5" w:rsidRDefault="00F04DC5" w:rsidP="00260DD5">
      <w:pPr>
        <w:pStyle w:val="Heading2"/>
        <w:jc w:val="both"/>
      </w:pPr>
      <w:bookmarkStart w:id="299" w:name="_Toc236217608"/>
      <w:r w:rsidRPr="00260DD5">
        <w:t>Sample Coding Challenge</w:t>
      </w:r>
      <w:bookmarkEnd w:id="299"/>
    </w:p>
    <w:p w14:paraId="424A81DC"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A coding challenge always begins with instructions.</w:t>
      </w:r>
    </w:p>
    <w:p w14:paraId="3F64A95E" w14:textId="77777777" w:rsidR="00F04DC5" w:rsidRPr="00260DD5" w:rsidRDefault="00F04DC5" w:rsidP="00260DD5">
      <w:pPr>
        <w:pStyle w:val="Heading3"/>
        <w:jc w:val="both"/>
      </w:pPr>
      <w:bookmarkStart w:id="300" w:name="_Toc236217609"/>
      <w:r w:rsidRPr="00260DD5">
        <w:t>Instructions</w:t>
      </w:r>
      <w:bookmarkEnd w:id="300"/>
    </w:p>
    <w:p w14:paraId="13C249D3"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For this sample challenge:</w:t>
      </w:r>
    </w:p>
    <w:p w14:paraId="1F96F2DB" w14:textId="77777777" w:rsidR="00F04DC5" w:rsidRPr="00260DD5" w:rsidRDefault="00F04DC5" w:rsidP="00260DD5">
      <w:pPr>
        <w:pStyle w:val="NormalWeb"/>
        <w:numPr>
          <w:ilvl w:val="0"/>
          <w:numId w:val="307"/>
        </w:numPr>
        <w:jc w:val="both"/>
        <w:rPr>
          <w:rFonts w:asciiTheme="majorBidi" w:hAnsiTheme="majorBidi" w:cstheme="majorBidi"/>
        </w:rPr>
      </w:pPr>
      <w:r w:rsidRPr="00260DD5">
        <w:rPr>
          <w:rFonts w:asciiTheme="majorBidi" w:hAnsiTheme="majorBidi" w:cstheme="majorBidi"/>
        </w:rPr>
        <w:t>Python should be used to solve the coding challenge.</w:t>
      </w:r>
    </w:p>
    <w:p w14:paraId="7CEF6ECE" w14:textId="77777777" w:rsidR="00F04DC5" w:rsidRPr="00260DD5" w:rsidRDefault="00F04DC5" w:rsidP="00260DD5">
      <w:pPr>
        <w:pStyle w:val="NormalWeb"/>
        <w:numPr>
          <w:ilvl w:val="0"/>
          <w:numId w:val="307"/>
        </w:numPr>
        <w:jc w:val="both"/>
        <w:rPr>
          <w:rFonts w:asciiTheme="majorBidi" w:hAnsiTheme="majorBidi" w:cstheme="majorBidi"/>
        </w:rPr>
      </w:pPr>
      <w:r w:rsidRPr="00260DD5">
        <w:rPr>
          <w:rFonts w:asciiTheme="majorBidi" w:hAnsiTheme="majorBidi" w:cstheme="majorBidi"/>
        </w:rPr>
        <w:t>Python libraries may be used to solve the challenge.</w:t>
      </w:r>
    </w:p>
    <w:p w14:paraId="087ADE55"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After the instructions, a dataset is provided through a downloadable link.</w:t>
      </w:r>
    </w:p>
    <w:p w14:paraId="6CB02257"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The problem statement is then introduced.</w:t>
      </w:r>
    </w:p>
    <w:p w14:paraId="3C225E0A"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 xml:space="preserve">In this coding challenge, the candidate is required to build a </w:t>
      </w:r>
      <w:r w:rsidRPr="00260DD5">
        <w:rPr>
          <w:rStyle w:val="Strong"/>
          <w:rFonts w:asciiTheme="majorBidi" w:eastAsiaTheme="majorEastAsia" w:hAnsiTheme="majorBidi" w:cstheme="majorBidi"/>
        </w:rPr>
        <w:t>regressor</w:t>
      </w:r>
      <w:r w:rsidRPr="00260DD5">
        <w:rPr>
          <w:rFonts w:asciiTheme="majorBidi" w:hAnsiTheme="majorBidi" w:cstheme="majorBidi"/>
        </w:rPr>
        <w:t xml:space="preserve"> (a machine learning model used to predict continuous numerical values) that recommends </w:t>
      </w:r>
      <w:r w:rsidRPr="00260DD5">
        <w:rPr>
          <w:rStyle w:val="Strong"/>
          <w:rFonts w:asciiTheme="majorBidi" w:eastAsiaTheme="majorEastAsia" w:hAnsiTheme="majorBidi" w:cstheme="majorBidi"/>
        </w:rPr>
        <w:t>crew size for potential ship buyers</w:t>
      </w:r>
      <w:r w:rsidRPr="00260DD5">
        <w:rPr>
          <w:rFonts w:asciiTheme="majorBidi" w:hAnsiTheme="majorBidi" w:cstheme="majorBidi"/>
        </w:rPr>
        <w:t>.</w:t>
      </w:r>
    </w:p>
    <w:p w14:paraId="0D7E77FB"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After the problem statement, the required deliverables are described.</w:t>
      </w:r>
    </w:p>
    <w:p w14:paraId="47CDA390" w14:textId="77777777" w:rsidR="00F04DC5" w:rsidRPr="00260DD5" w:rsidRDefault="00F04DC5" w:rsidP="00260DD5">
      <w:pPr>
        <w:pStyle w:val="Heading2"/>
        <w:jc w:val="both"/>
      </w:pPr>
      <w:bookmarkStart w:id="301" w:name="_Toc236217610"/>
      <w:r w:rsidRPr="00260DD5">
        <w:t>Required Deliverables</w:t>
      </w:r>
      <w:bookmarkEnd w:id="301"/>
    </w:p>
    <w:p w14:paraId="37089AD0"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The challenge requires completing the following tasks:</w:t>
      </w:r>
    </w:p>
    <w:p w14:paraId="6027ECAF"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lastRenderedPageBreak/>
        <w:t>Read the file into a DataFrame and display all columns.</w:t>
      </w:r>
    </w:p>
    <w:p w14:paraId="76AFEE95"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 xml:space="preserve">Calculate the basic statistics for the variables </w:t>
      </w:r>
      <w:r w:rsidRPr="00260DD5">
        <w:rPr>
          <w:rStyle w:val="Strong"/>
          <w:rFonts w:asciiTheme="majorBidi" w:eastAsiaTheme="majorEastAsia" w:hAnsiTheme="majorBidi" w:cstheme="majorBidi"/>
        </w:rPr>
        <w:t>NOX</w:t>
      </w:r>
      <w:r w:rsidRPr="00260DD5">
        <w:rPr>
          <w:rFonts w:asciiTheme="majorBidi" w:hAnsiTheme="majorBidi" w:cstheme="majorBidi"/>
        </w:rPr>
        <w:t xml:space="preserve">, </w:t>
      </w:r>
      <w:r w:rsidRPr="00260DD5">
        <w:rPr>
          <w:rStyle w:val="Strong"/>
          <w:rFonts w:asciiTheme="majorBidi" w:eastAsiaTheme="majorEastAsia" w:hAnsiTheme="majorBidi" w:cstheme="majorBidi"/>
        </w:rPr>
        <w:t>age</w:t>
      </w:r>
      <w:r w:rsidRPr="00260DD5">
        <w:rPr>
          <w:rFonts w:asciiTheme="majorBidi" w:hAnsiTheme="majorBidi" w:cstheme="majorBidi"/>
        </w:rPr>
        <w:t xml:space="preserve">, and </w:t>
      </w:r>
      <w:r w:rsidRPr="00260DD5">
        <w:rPr>
          <w:rStyle w:val="Strong"/>
          <w:rFonts w:asciiTheme="majorBidi" w:eastAsiaTheme="majorEastAsia" w:hAnsiTheme="majorBidi" w:cstheme="majorBidi"/>
        </w:rPr>
        <w:t>tax</w:t>
      </w:r>
      <w:r w:rsidRPr="00260DD5">
        <w:rPr>
          <w:rFonts w:asciiTheme="majorBidi" w:hAnsiTheme="majorBidi" w:cstheme="majorBidi"/>
        </w:rPr>
        <w:t>, including:</w:t>
      </w:r>
    </w:p>
    <w:p w14:paraId="5660B161" w14:textId="77777777" w:rsidR="00F04DC5" w:rsidRPr="00260DD5" w:rsidRDefault="00F04DC5" w:rsidP="00260DD5">
      <w:pPr>
        <w:pStyle w:val="NormalWeb"/>
        <w:numPr>
          <w:ilvl w:val="1"/>
          <w:numId w:val="308"/>
        </w:numPr>
        <w:jc w:val="both"/>
        <w:rPr>
          <w:rFonts w:asciiTheme="majorBidi" w:hAnsiTheme="majorBidi" w:cstheme="majorBidi"/>
        </w:rPr>
      </w:pPr>
      <w:r w:rsidRPr="00260DD5">
        <w:rPr>
          <w:rFonts w:asciiTheme="majorBidi" w:hAnsiTheme="majorBidi" w:cstheme="majorBidi"/>
        </w:rPr>
        <w:t>Count</w:t>
      </w:r>
    </w:p>
    <w:p w14:paraId="5681BBC4" w14:textId="77777777" w:rsidR="00F04DC5" w:rsidRPr="00260DD5" w:rsidRDefault="00F04DC5" w:rsidP="00260DD5">
      <w:pPr>
        <w:pStyle w:val="NormalWeb"/>
        <w:numPr>
          <w:ilvl w:val="1"/>
          <w:numId w:val="308"/>
        </w:numPr>
        <w:jc w:val="both"/>
        <w:rPr>
          <w:rFonts w:asciiTheme="majorBidi" w:hAnsiTheme="majorBidi" w:cstheme="majorBidi"/>
        </w:rPr>
      </w:pPr>
      <w:r w:rsidRPr="00260DD5">
        <w:rPr>
          <w:rFonts w:asciiTheme="majorBidi" w:hAnsiTheme="majorBidi" w:cstheme="majorBidi"/>
        </w:rPr>
        <w:t>Mean</w:t>
      </w:r>
    </w:p>
    <w:p w14:paraId="4A0D2CC3" w14:textId="77777777" w:rsidR="00F04DC5" w:rsidRPr="00260DD5" w:rsidRDefault="00F04DC5" w:rsidP="00260DD5">
      <w:pPr>
        <w:pStyle w:val="NormalWeb"/>
        <w:numPr>
          <w:ilvl w:val="1"/>
          <w:numId w:val="308"/>
        </w:numPr>
        <w:jc w:val="both"/>
        <w:rPr>
          <w:rFonts w:asciiTheme="majorBidi" w:hAnsiTheme="majorBidi" w:cstheme="majorBidi"/>
        </w:rPr>
      </w:pPr>
      <w:r w:rsidRPr="00260DD5">
        <w:rPr>
          <w:rFonts w:asciiTheme="majorBidi" w:hAnsiTheme="majorBidi" w:cstheme="majorBidi"/>
        </w:rPr>
        <w:t>Median</w:t>
      </w:r>
    </w:p>
    <w:p w14:paraId="767B1784" w14:textId="77777777" w:rsidR="00F04DC5" w:rsidRPr="00260DD5" w:rsidRDefault="00F04DC5" w:rsidP="00260DD5">
      <w:pPr>
        <w:pStyle w:val="NormalWeb"/>
        <w:numPr>
          <w:ilvl w:val="1"/>
          <w:numId w:val="308"/>
        </w:numPr>
        <w:jc w:val="both"/>
        <w:rPr>
          <w:rFonts w:asciiTheme="majorBidi" w:hAnsiTheme="majorBidi" w:cstheme="majorBidi"/>
        </w:rPr>
      </w:pPr>
      <w:r w:rsidRPr="00260DD5">
        <w:rPr>
          <w:rFonts w:asciiTheme="majorBidi" w:hAnsiTheme="majorBidi" w:cstheme="majorBidi"/>
        </w:rPr>
        <w:t>Standard deviation</w:t>
      </w:r>
    </w:p>
    <w:p w14:paraId="6B422B9F"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Examine the data and determine whether these variables contain outliers.</w:t>
      </w:r>
    </w:p>
    <w:p w14:paraId="64905896"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 xml:space="preserve">Select the columns that are likely to be important for predicting the </w:t>
      </w:r>
      <w:r w:rsidRPr="00260DD5">
        <w:rPr>
          <w:rStyle w:val="Strong"/>
          <w:rFonts w:asciiTheme="majorBidi" w:eastAsiaTheme="majorEastAsia" w:hAnsiTheme="majorBidi" w:cstheme="majorBidi"/>
        </w:rPr>
        <w:t>median sale values of homes</w:t>
      </w:r>
      <w:r w:rsidRPr="00260DD5">
        <w:rPr>
          <w:rFonts w:asciiTheme="majorBidi" w:hAnsiTheme="majorBidi" w:cstheme="majorBidi"/>
        </w:rPr>
        <w:t>.</w:t>
      </w:r>
    </w:p>
    <w:p w14:paraId="10A36D01"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Drop the columns that are not required while clearly explaining the reason.</w:t>
      </w:r>
    </w:p>
    <w:p w14:paraId="6899722A"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Apply one-hot encoding to categorical features.</w:t>
      </w:r>
    </w:p>
    <w:p w14:paraId="61BD94F1"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Divide the dataset into training and testing sets.</w:t>
      </w:r>
    </w:p>
    <w:p w14:paraId="4107B9AB"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 xml:space="preserve">Use </w:t>
      </w:r>
      <w:r w:rsidRPr="00260DD5">
        <w:rPr>
          <w:rStyle w:val="Strong"/>
          <w:rFonts w:asciiTheme="majorBidi" w:eastAsiaTheme="majorEastAsia" w:hAnsiTheme="majorBidi" w:cstheme="majorBidi"/>
        </w:rPr>
        <w:t>60%</w:t>
      </w:r>
      <w:r w:rsidRPr="00260DD5">
        <w:rPr>
          <w:rFonts w:asciiTheme="majorBidi" w:hAnsiTheme="majorBidi" w:cstheme="majorBidi"/>
        </w:rPr>
        <w:t xml:space="preserve"> of the data for training and the remaining </w:t>
      </w:r>
      <w:r w:rsidRPr="00260DD5">
        <w:rPr>
          <w:rStyle w:val="Strong"/>
          <w:rFonts w:asciiTheme="majorBidi" w:eastAsiaTheme="majorEastAsia" w:hAnsiTheme="majorBidi" w:cstheme="majorBidi"/>
        </w:rPr>
        <w:t>40%</w:t>
      </w:r>
      <w:r w:rsidRPr="00260DD5">
        <w:rPr>
          <w:rFonts w:asciiTheme="majorBidi" w:hAnsiTheme="majorBidi" w:cstheme="majorBidi"/>
        </w:rPr>
        <w:t xml:space="preserve"> for testing.</w:t>
      </w:r>
    </w:p>
    <w:p w14:paraId="606A9FF9"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Select an appropriate machine learning model and explain why it was chosen.</w:t>
      </w:r>
    </w:p>
    <w:p w14:paraId="7587FEE7"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Build the machine learning model.</w:t>
      </w:r>
    </w:p>
    <w:p w14:paraId="7D4ACFE3" w14:textId="77777777" w:rsidR="00F04DC5" w:rsidRPr="00260DD5" w:rsidRDefault="00F04DC5" w:rsidP="00260DD5">
      <w:pPr>
        <w:pStyle w:val="NormalWeb"/>
        <w:numPr>
          <w:ilvl w:val="0"/>
          <w:numId w:val="308"/>
        </w:numPr>
        <w:jc w:val="both"/>
        <w:rPr>
          <w:rFonts w:asciiTheme="majorBidi" w:hAnsiTheme="majorBidi" w:cstheme="majorBidi"/>
        </w:rPr>
      </w:pPr>
      <w:r w:rsidRPr="00260DD5">
        <w:rPr>
          <w:rFonts w:asciiTheme="majorBidi" w:hAnsiTheme="majorBidi" w:cstheme="majorBidi"/>
        </w:rPr>
        <w:t>Calculate the Pearson correlation coefficient for both the training and testing datasets.</w:t>
      </w:r>
    </w:p>
    <w:p w14:paraId="3A162DED" w14:textId="77777777" w:rsidR="00F04DC5" w:rsidRPr="00260DD5" w:rsidRDefault="00F04DC5" w:rsidP="00260DD5">
      <w:pPr>
        <w:pStyle w:val="Heading2"/>
        <w:jc w:val="both"/>
      </w:pPr>
      <w:bookmarkStart w:id="302" w:name="_Toc236217611"/>
      <w:r w:rsidRPr="00260DD5">
        <w:t>Common Follow-Up Interview Questions</w:t>
      </w:r>
      <w:bookmarkEnd w:id="302"/>
    </w:p>
    <w:p w14:paraId="7FECBDAD"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After completing the coding challenge, we may be asked questions such as:</w:t>
      </w:r>
    </w:p>
    <w:p w14:paraId="38359B39" w14:textId="77777777" w:rsidR="00F04DC5" w:rsidRPr="00260DD5" w:rsidRDefault="00F04DC5" w:rsidP="00260DD5">
      <w:pPr>
        <w:pStyle w:val="NormalWeb"/>
        <w:numPr>
          <w:ilvl w:val="0"/>
          <w:numId w:val="309"/>
        </w:numPr>
        <w:jc w:val="both"/>
        <w:rPr>
          <w:rFonts w:asciiTheme="majorBidi" w:hAnsiTheme="majorBidi" w:cstheme="majorBidi"/>
          <w:color w:val="0070C0"/>
        </w:rPr>
      </w:pPr>
      <w:r w:rsidRPr="00260DD5">
        <w:rPr>
          <w:rFonts w:asciiTheme="majorBidi" w:hAnsiTheme="majorBidi" w:cstheme="majorBidi"/>
          <w:color w:val="0070C0"/>
        </w:rPr>
        <w:t>How would you improve the accuracy of your model?</w:t>
      </w:r>
    </w:p>
    <w:p w14:paraId="7B909978" w14:textId="77777777" w:rsidR="00F04DC5" w:rsidRPr="00260DD5" w:rsidRDefault="00F04DC5" w:rsidP="00260DD5">
      <w:pPr>
        <w:pStyle w:val="NormalWeb"/>
        <w:numPr>
          <w:ilvl w:val="0"/>
          <w:numId w:val="309"/>
        </w:numPr>
        <w:jc w:val="both"/>
        <w:rPr>
          <w:rFonts w:asciiTheme="majorBidi" w:hAnsiTheme="majorBidi" w:cstheme="majorBidi"/>
          <w:color w:val="0070C0"/>
        </w:rPr>
      </w:pPr>
      <w:r w:rsidRPr="00260DD5">
        <w:rPr>
          <w:rFonts w:asciiTheme="majorBidi" w:hAnsiTheme="majorBidi" w:cstheme="majorBidi"/>
          <w:color w:val="0070C0"/>
        </w:rPr>
        <w:t>Can you describe the process of tuning the hyperparameters?</w:t>
      </w:r>
    </w:p>
    <w:p w14:paraId="755C8089" w14:textId="77777777" w:rsidR="00F04DC5" w:rsidRPr="00260DD5" w:rsidRDefault="00F04DC5" w:rsidP="00260DD5">
      <w:pPr>
        <w:pStyle w:val="NormalWeb"/>
        <w:numPr>
          <w:ilvl w:val="0"/>
          <w:numId w:val="309"/>
        </w:numPr>
        <w:jc w:val="both"/>
        <w:rPr>
          <w:rFonts w:asciiTheme="majorBidi" w:hAnsiTheme="majorBidi" w:cstheme="majorBidi"/>
          <w:color w:val="0070C0"/>
        </w:rPr>
      </w:pPr>
      <w:r w:rsidRPr="00260DD5">
        <w:rPr>
          <w:rFonts w:asciiTheme="majorBidi" w:hAnsiTheme="majorBidi" w:cstheme="majorBidi"/>
          <w:color w:val="0070C0"/>
        </w:rPr>
        <w:t>What is the regularization parameter in your model?</w:t>
      </w:r>
    </w:p>
    <w:p w14:paraId="78BBEFFE" w14:textId="77777777" w:rsidR="00F04DC5" w:rsidRPr="00260DD5" w:rsidRDefault="00F04DC5" w:rsidP="00260DD5">
      <w:pPr>
        <w:pStyle w:val="NormalWeb"/>
        <w:numPr>
          <w:ilvl w:val="0"/>
          <w:numId w:val="309"/>
        </w:numPr>
        <w:jc w:val="both"/>
        <w:rPr>
          <w:rFonts w:asciiTheme="majorBidi" w:hAnsiTheme="majorBidi" w:cstheme="majorBidi"/>
          <w:color w:val="0070C0"/>
        </w:rPr>
      </w:pPr>
      <w:r w:rsidRPr="00260DD5">
        <w:rPr>
          <w:rFonts w:asciiTheme="majorBidi" w:hAnsiTheme="majorBidi" w:cstheme="majorBidi"/>
          <w:color w:val="0070C0"/>
        </w:rPr>
        <w:t>Does your model have a bias or variance problem?</w:t>
      </w:r>
    </w:p>
    <w:p w14:paraId="5CF2D696" w14:textId="77777777" w:rsidR="00F04DC5" w:rsidRPr="00260DD5" w:rsidRDefault="00F04DC5" w:rsidP="00260DD5">
      <w:pPr>
        <w:pStyle w:val="NormalWeb"/>
        <w:numPr>
          <w:ilvl w:val="0"/>
          <w:numId w:val="309"/>
        </w:numPr>
        <w:jc w:val="both"/>
        <w:rPr>
          <w:rFonts w:asciiTheme="majorBidi" w:hAnsiTheme="majorBidi" w:cstheme="majorBidi"/>
          <w:color w:val="0070C0"/>
        </w:rPr>
      </w:pPr>
      <w:r w:rsidRPr="00260DD5">
        <w:rPr>
          <w:rFonts w:asciiTheme="majorBidi" w:hAnsiTheme="majorBidi" w:cstheme="majorBidi"/>
          <w:color w:val="0070C0"/>
        </w:rPr>
        <w:t>Plot the regularization parameter value versus the Pearson correlation coefficient for both the training and testing datasets to evaluate bias and variance.</w:t>
      </w:r>
    </w:p>
    <w:p w14:paraId="6B1F274F" w14:textId="77777777" w:rsidR="00F04DC5" w:rsidRPr="00260DD5" w:rsidRDefault="00F04DC5" w:rsidP="00260DD5">
      <w:pPr>
        <w:pStyle w:val="Heading2"/>
        <w:jc w:val="both"/>
      </w:pPr>
      <w:bookmarkStart w:id="303" w:name="_Toc236217612"/>
      <w:r w:rsidRPr="00260DD5">
        <w:t>Difficulty Level</w:t>
      </w:r>
      <w:bookmarkEnd w:id="303"/>
    </w:p>
    <w:p w14:paraId="2533F457"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This is a relatively simple coding challenge.</w:t>
      </w:r>
    </w:p>
    <w:p w14:paraId="55318426"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 xml:space="preserve">Problems of this type are generally designed for </w:t>
      </w:r>
      <w:r w:rsidRPr="00260DD5">
        <w:rPr>
          <w:rStyle w:val="Strong"/>
          <w:rFonts w:asciiTheme="majorBidi" w:eastAsiaTheme="majorEastAsia" w:hAnsiTheme="majorBidi" w:cstheme="majorBidi"/>
        </w:rPr>
        <w:t>entry-level data scientist positions</w:t>
      </w:r>
      <w:r w:rsidRPr="00260DD5">
        <w:rPr>
          <w:rFonts w:asciiTheme="majorBidi" w:hAnsiTheme="majorBidi" w:cstheme="majorBidi"/>
        </w:rPr>
        <w:t>.</w:t>
      </w:r>
    </w:p>
    <w:p w14:paraId="67A777C6"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The instructions are clear and concise, so we simply need to:</w:t>
      </w:r>
    </w:p>
    <w:p w14:paraId="1EAADC32" w14:textId="77777777" w:rsidR="00F04DC5" w:rsidRPr="00260DD5" w:rsidRDefault="00F04DC5" w:rsidP="00260DD5">
      <w:pPr>
        <w:pStyle w:val="NormalWeb"/>
        <w:numPr>
          <w:ilvl w:val="0"/>
          <w:numId w:val="310"/>
        </w:numPr>
        <w:jc w:val="both"/>
        <w:rPr>
          <w:rFonts w:asciiTheme="majorBidi" w:hAnsiTheme="majorBidi" w:cstheme="majorBidi"/>
        </w:rPr>
      </w:pPr>
      <w:r w:rsidRPr="00260DD5">
        <w:rPr>
          <w:rFonts w:asciiTheme="majorBidi" w:hAnsiTheme="majorBidi" w:cstheme="majorBidi"/>
        </w:rPr>
        <w:t>Follow the instructions carefully.</w:t>
      </w:r>
    </w:p>
    <w:p w14:paraId="1BCE27E8" w14:textId="77777777" w:rsidR="00F04DC5" w:rsidRPr="00260DD5" w:rsidRDefault="00F04DC5" w:rsidP="00260DD5">
      <w:pPr>
        <w:pStyle w:val="NormalWeb"/>
        <w:numPr>
          <w:ilvl w:val="0"/>
          <w:numId w:val="310"/>
        </w:numPr>
        <w:jc w:val="both"/>
        <w:rPr>
          <w:rFonts w:asciiTheme="majorBidi" w:hAnsiTheme="majorBidi" w:cstheme="majorBidi"/>
        </w:rPr>
      </w:pPr>
      <w:r w:rsidRPr="00260DD5">
        <w:rPr>
          <w:rFonts w:asciiTheme="majorBidi" w:hAnsiTheme="majorBidi" w:cstheme="majorBidi"/>
        </w:rPr>
        <w:t>Write the required code.</w:t>
      </w:r>
    </w:p>
    <w:p w14:paraId="4EDDBC88" w14:textId="77777777" w:rsidR="00F04DC5" w:rsidRPr="00260DD5" w:rsidRDefault="00F04DC5" w:rsidP="00260DD5">
      <w:pPr>
        <w:pStyle w:val="NormalWeb"/>
        <w:numPr>
          <w:ilvl w:val="0"/>
          <w:numId w:val="310"/>
        </w:numPr>
        <w:jc w:val="both"/>
        <w:rPr>
          <w:rFonts w:asciiTheme="majorBidi" w:hAnsiTheme="majorBidi" w:cstheme="majorBidi"/>
        </w:rPr>
      </w:pPr>
      <w:r w:rsidRPr="00260DD5">
        <w:rPr>
          <w:rFonts w:asciiTheme="majorBidi" w:hAnsiTheme="majorBidi" w:cstheme="majorBidi"/>
        </w:rPr>
        <w:t>Complete all required deliverables.</w:t>
      </w:r>
    </w:p>
    <w:p w14:paraId="2B9691A9" w14:textId="77777777" w:rsidR="00F04DC5" w:rsidRPr="00260DD5" w:rsidRDefault="00F04DC5" w:rsidP="00260DD5">
      <w:pPr>
        <w:pStyle w:val="NormalWeb"/>
        <w:jc w:val="both"/>
        <w:rPr>
          <w:rFonts w:asciiTheme="majorBidi" w:hAnsiTheme="majorBidi" w:cstheme="majorBidi"/>
        </w:rPr>
      </w:pPr>
      <w:r w:rsidRPr="00260DD5">
        <w:rPr>
          <w:rFonts w:asciiTheme="majorBidi" w:hAnsiTheme="majorBidi" w:cstheme="majorBidi"/>
        </w:rPr>
        <w:t xml:space="preserve">The typical time allowed for this type of coding challenge is </w:t>
      </w:r>
      <w:r w:rsidRPr="00260DD5">
        <w:rPr>
          <w:rStyle w:val="Strong"/>
          <w:rFonts w:asciiTheme="majorBidi" w:eastAsiaTheme="majorEastAsia" w:hAnsiTheme="majorBidi" w:cstheme="majorBidi"/>
        </w:rPr>
        <w:t>24 to 72 hours</w:t>
      </w:r>
      <w:r w:rsidRPr="00260DD5">
        <w:rPr>
          <w:rFonts w:asciiTheme="majorBidi" w:hAnsiTheme="majorBidi" w:cstheme="majorBidi"/>
        </w:rPr>
        <w:t>.</w:t>
      </w:r>
    </w:p>
    <w:p w14:paraId="4A5EDB95" w14:textId="77777777" w:rsidR="00F04DC5" w:rsidRPr="00260DD5" w:rsidRDefault="00F04DC5" w:rsidP="00260DD5">
      <w:pPr>
        <w:pStyle w:val="Heading2"/>
        <w:jc w:val="both"/>
      </w:pPr>
      <w:bookmarkStart w:id="304" w:name="_Toc236217613"/>
      <w:r w:rsidRPr="00260DD5">
        <w:t>Key Takeaways</w:t>
      </w:r>
      <w:bookmarkEnd w:id="304"/>
    </w:p>
    <w:p w14:paraId="341ABF24" w14:textId="77777777" w:rsidR="00F04DC5" w:rsidRPr="00260DD5" w:rsidRDefault="00F04DC5" w:rsidP="00260DD5">
      <w:pPr>
        <w:pStyle w:val="NormalWeb"/>
        <w:numPr>
          <w:ilvl w:val="0"/>
          <w:numId w:val="311"/>
        </w:numPr>
        <w:jc w:val="both"/>
        <w:rPr>
          <w:rFonts w:asciiTheme="majorBidi" w:hAnsiTheme="majorBidi" w:cstheme="majorBidi"/>
        </w:rPr>
      </w:pPr>
      <w:r w:rsidRPr="00260DD5">
        <w:rPr>
          <w:rFonts w:asciiTheme="majorBidi" w:hAnsiTheme="majorBidi" w:cstheme="majorBidi"/>
        </w:rPr>
        <w:t>Coding challenges and take-home quizzes are often an important part of the interview process.</w:t>
      </w:r>
    </w:p>
    <w:p w14:paraId="0123A405" w14:textId="77777777" w:rsidR="00F04DC5" w:rsidRPr="00260DD5" w:rsidRDefault="00F04DC5" w:rsidP="00260DD5">
      <w:pPr>
        <w:pStyle w:val="NormalWeb"/>
        <w:numPr>
          <w:ilvl w:val="0"/>
          <w:numId w:val="311"/>
        </w:numPr>
        <w:jc w:val="both"/>
        <w:rPr>
          <w:rFonts w:asciiTheme="majorBidi" w:hAnsiTheme="majorBidi" w:cstheme="majorBidi"/>
        </w:rPr>
      </w:pPr>
      <w:r w:rsidRPr="00260DD5">
        <w:rPr>
          <w:rFonts w:asciiTheme="majorBidi" w:hAnsiTheme="majorBidi" w:cstheme="majorBidi"/>
        </w:rPr>
        <w:t>We are generally provided with clear instructions and a specific time limit.</w:t>
      </w:r>
    </w:p>
    <w:p w14:paraId="4F58026C" w14:textId="77777777" w:rsidR="00F04DC5" w:rsidRPr="00260DD5" w:rsidRDefault="00F04DC5" w:rsidP="00260DD5">
      <w:pPr>
        <w:pStyle w:val="NormalWeb"/>
        <w:numPr>
          <w:ilvl w:val="0"/>
          <w:numId w:val="311"/>
        </w:numPr>
        <w:jc w:val="both"/>
        <w:rPr>
          <w:rFonts w:asciiTheme="majorBidi" w:hAnsiTheme="majorBidi" w:cstheme="majorBidi"/>
        </w:rPr>
      </w:pPr>
      <w:r w:rsidRPr="00260DD5">
        <w:rPr>
          <w:rFonts w:asciiTheme="majorBidi" w:hAnsiTheme="majorBidi" w:cstheme="majorBidi"/>
        </w:rPr>
        <w:t>Coding challenge problems become more complex depending on the level and nature of the role.</w:t>
      </w:r>
    </w:p>
    <w:p w14:paraId="7E61C252" w14:textId="77777777" w:rsidR="00F04DC5" w:rsidRPr="00260DD5" w:rsidRDefault="00F04DC5" w:rsidP="00260DD5">
      <w:pPr>
        <w:pStyle w:val="NormalWeb"/>
        <w:numPr>
          <w:ilvl w:val="0"/>
          <w:numId w:val="311"/>
        </w:numPr>
        <w:jc w:val="both"/>
        <w:rPr>
          <w:rFonts w:asciiTheme="majorBidi" w:hAnsiTheme="majorBidi" w:cstheme="majorBidi"/>
        </w:rPr>
      </w:pPr>
      <w:r w:rsidRPr="00260DD5">
        <w:rPr>
          <w:rFonts w:asciiTheme="majorBidi" w:hAnsiTheme="majorBidi" w:cstheme="majorBidi"/>
        </w:rPr>
        <w:lastRenderedPageBreak/>
        <w:t>Take-home quizzes and coding exercises provide an excellent opportunity to demonstrate our ability to complete a data science project.</w:t>
      </w:r>
    </w:p>
    <w:p w14:paraId="0768CE56" w14:textId="77777777" w:rsidR="00F04DC5" w:rsidRPr="00260DD5" w:rsidRDefault="00F04DC5" w:rsidP="00260DD5">
      <w:pPr>
        <w:pStyle w:val="NormalWeb"/>
        <w:numPr>
          <w:ilvl w:val="0"/>
          <w:numId w:val="311"/>
        </w:numPr>
        <w:jc w:val="both"/>
        <w:rPr>
          <w:rFonts w:asciiTheme="majorBidi" w:hAnsiTheme="majorBidi" w:cstheme="majorBidi"/>
        </w:rPr>
      </w:pPr>
      <w:r w:rsidRPr="00260DD5">
        <w:rPr>
          <w:rFonts w:asciiTheme="majorBidi" w:hAnsiTheme="majorBidi" w:cstheme="majorBidi"/>
        </w:rPr>
        <w:t>These assessments help the hiring team evaluate our technical and problem-solving skills.</w:t>
      </w:r>
    </w:p>
    <w:p w14:paraId="5AC0672C" w14:textId="77777777" w:rsidR="00F04DC5" w:rsidRPr="00260DD5" w:rsidRDefault="00F04DC5" w:rsidP="00260DD5">
      <w:pPr>
        <w:pStyle w:val="NormalWeb"/>
        <w:numPr>
          <w:ilvl w:val="0"/>
          <w:numId w:val="311"/>
        </w:numPr>
        <w:jc w:val="both"/>
        <w:rPr>
          <w:rFonts w:asciiTheme="majorBidi" w:hAnsiTheme="majorBidi" w:cstheme="majorBidi"/>
        </w:rPr>
      </w:pPr>
      <w:r w:rsidRPr="00260DD5">
        <w:rPr>
          <w:rFonts w:asciiTheme="majorBidi" w:hAnsiTheme="majorBidi" w:cstheme="majorBidi"/>
        </w:rPr>
        <w:t>By taking our time, following the instructions carefully, and doing our best, coding challenges can become a valuable asset in our job search.</w:t>
      </w:r>
    </w:p>
    <w:p w14:paraId="3795E3A9" w14:textId="77777777" w:rsidR="00291C77" w:rsidRPr="00260DD5" w:rsidRDefault="00291C77" w:rsidP="00260DD5">
      <w:pPr>
        <w:pStyle w:val="Heading1"/>
        <w:jc w:val="both"/>
        <w:rPr>
          <w:rFonts w:cstheme="majorBidi"/>
        </w:rPr>
      </w:pPr>
      <w:bookmarkStart w:id="305" w:name="_Toc236217614"/>
      <w:r w:rsidRPr="00260DD5">
        <w:rPr>
          <w:rFonts w:cstheme="majorBidi"/>
        </w:rPr>
        <w:t>Expert Viewpoints: Case Study Insights</w:t>
      </w:r>
      <w:bookmarkEnd w:id="305"/>
    </w:p>
    <w:p w14:paraId="0C4BA4C3" w14:textId="77777777" w:rsidR="00291C77" w:rsidRPr="00260DD5" w:rsidRDefault="00291C77" w:rsidP="00260DD5">
      <w:pPr>
        <w:pStyle w:val="Heading2"/>
        <w:jc w:val="both"/>
      </w:pPr>
      <w:bookmarkStart w:id="306" w:name="_Toc236217615"/>
      <w:r w:rsidRPr="00260DD5">
        <w:t>Understanding and Solving a Case Study</w:t>
      </w:r>
      <w:bookmarkEnd w:id="306"/>
    </w:p>
    <w:p w14:paraId="4CFC8290"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 xml:space="preserve">When approaching a case study, we should first understand </w:t>
      </w:r>
      <w:r w:rsidRPr="00260DD5">
        <w:rPr>
          <w:rStyle w:val="Strong"/>
          <w:rFonts w:asciiTheme="majorBidi" w:hAnsiTheme="majorBidi" w:cstheme="majorBidi"/>
        </w:rPr>
        <w:t>what business problem we are trying to understand or study</w:t>
      </w:r>
      <w:r w:rsidRPr="00260DD5">
        <w:rPr>
          <w:rFonts w:asciiTheme="majorBidi" w:hAnsiTheme="majorBidi" w:cstheme="majorBidi"/>
        </w:rPr>
        <w:t xml:space="preserve"> and identify the </w:t>
      </w:r>
      <w:r w:rsidRPr="00260DD5">
        <w:rPr>
          <w:rStyle w:val="Strong"/>
          <w:rFonts w:asciiTheme="majorBidi" w:hAnsiTheme="majorBidi" w:cstheme="majorBidi"/>
        </w:rPr>
        <w:t>hypothesis of the problem</w:t>
      </w:r>
      <w:r w:rsidRPr="00260DD5">
        <w:rPr>
          <w:rFonts w:asciiTheme="majorBidi" w:hAnsiTheme="majorBidi" w:cstheme="majorBidi"/>
        </w:rPr>
        <w:t>. We should prepare for the problem in advance and ask a lot of good questions to the business stakeholders because the problem we are solving is ultimately for them to use.</w:t>
      </w:r>
    </w:p>
    <w:p w14:paraId="0E29B139"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 xml:space="preserve">Before beginning the solution, we should have the </w:t>
      </w:r>
      <w:r w:rsidRPr="00260DD5">
        <w:rPr>
          <w:rStyle w:val="Strong"/>
          <w:rFonts w:asciiTheme="majorBidi" w:hAnsiTheme="majorBidi" w:cstheme="majorBidi"/>
        </w:rPr>
        <w:t>end result in mind</w:t>
      </w:r>
      <w:r w:rsidRPr="00260DD5">
        <w:rPr>
          <w:rFonts w:asciiTheme="majorBidi" w:hAnsiTheme="majorBidi" w:cstheme="majorBidi"/>
        </w:rPr>
        <w:t xml:space="preserve"> and understand:</w:t>
      </w:r>
    </w:p>
    <w:p w14:paraId="70808230" w14:textId="77777777" w:rsidR="00291C77" w:rsidRPr="00260DD5" w:rsidRDefault="00291C77" w:rsidP="00260DD5">
      <w:pPr>
        <w:pStyle w:val="NormalWeb"/>
        <w:numPr>
          <w:ilvl w:val="0"/>
          <w:numId w:val="312"/>
        </w:numPr>
        <w:jc w:val="both"/>
        <w:rPr>
          <w:rFonts w:asciiTheme="majorBidi" w:hAnsiTheme="majorBidi" w:cstheme="majorBidi"/>
          <w:color w:val="0070C0"/>
        </w:rPr>
      </w:pPr>
      <w:r w:rsidRPr="00260DD5">
        <w:rPr>
          <w:rFonts w:asciiTheme="majorBidi" w:hAnsiTheme="majorBidi" w:cstheme="majorBidi"/>
          <w:color w:val="0070C0"/>
        </w:rPr>
        <w:t>What is the case study looking for?</w:t>
      </w:r>
    </w:p>
    <w:p w14:paraId="0D0F6B45" w14:textId="77777777" w:rsidR="00291C77" w:rsidRPr="00260DD5" w:rsidRDefault="00291C77" w:rsidP="00260DD5">
      <w:pPr>
        <w:pStyle w:val="NormalWeb"/>
        <w:numPr>
          <w:ilvl w:val="0"/>
          <w:numId w:val="312"/>
        </w:numPr>
        <w:jc w:val="both"/>
        <w:rPr>
          <w:rFonts w:asciiTheme="majorBidi" w:hAnsiTheme="majorBidi" w:cstheme="majorBidi"/>
          <w:color w:val="0070C0"/>
        </w:rPr>
      </w:pPr>
      <w:r w:rsidRPr="00260DD5">
        <w:rPr>
          <w:rFonts w:asciiTheme="majorBidi" w:hAnsiTheme="majorBidi" w:cstheme="majorBidi"/>
          <w:color w:val="0070C0"/>
        </w:rPr>
        <w:t>What is the target question we are addressing?</w:t>
      </w:r>
    </w:p>
    <w:p w14:paraId="2392E50C" w14:textId="77777777" w:rsidR="00291C77" w:rsidRPr="00260DD5" w:rsidRDefault="00291C77" w:rsidP="00260DD5">
      <w:pPr>
        <w:pStyle w:val="NormalWeb"/>
        <w:numPr>
          <w:ilvl w:val="0"/>
          <w:numId w:val="312"/>
        </w:numPr>
        <w:jc w:val="both"/>
        <w:rPr>
          <w:rFonts w:asciiTheme="majorBidi" w:hAnsiTheme="majorBidi" w:cstheme="majorBidi"/>
          <w:color w:val="0070C0"/>
        </w:rPr>
      </w:pPr>
      <w:r w:rsidRPr="00260DD5">
        <w:rPr>
          <w:rFonts w:asciiTheme="majorBidi" w:hAnsiTheme="majorBidi" w:cstheme="majorBidi"/>
          <w:color w:val="0070C0"/>
        </w:rPr>
        <w:t>What methodology should we use to tackle the problem?</w:t>
      </w:r>
    </w:p>
    <w:p w14:paraId="5569D2ED"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 xml:space="preserve">If the case study involves a </w:t>
      </w:r>
      <w:r w:rsidRPr="00260DD5">
        <w:rPr>
          <w:rStyle w:val="Strong"/>
          <w:rFonts w:asciiTheme="majorBidi" w:hAnsiTheme="majorBidi" w:cstheme="majorBidi"/>
        </w:rPr>
        <w:t>machine learning problem</w:t>
      </w:r>
      <w:r w:rsidRPr="00260DD5">
        <w:rPr>
          <w:rFonts w:asciiTheme="majorBidi" w:hAnsiTheme="majorBidi" w:cstheme="majorBidi"/>
        </w:rPr>
        <w:t>, we should:</w:t>
      </w:r>
    </w:p>
    <w:p w14:paraId="57CDB892" w14:textId="77777777" w:rsidR="00291C77" w:rsidRPr="00260DD5" w:rsidRDefault="00291C77" w:rsidP="00260DD5">
      <w:pPr>
        <w:pStyle w:val="NormalWeb"/>
        <w:numPr>
          <w:ilvl w:val="0"/>
          <w:numId w:val="313"/>
        </w:numPr>
        <w:jc w:val="both"/>
        <w:rPr>
          <w:rFonts w:asciiTheme="majorBidi" w:hAnsiTheme="majorBidi" w:cstheme="majorBidi"/>
          <w:color w:val="0070C0"/>
        </w:rPr>
      </w:pPr>
      <w:r w:rsidRPr="00260DD5">
        <w:rPr>
          <w:rFonts w:asciiTheme="majorBidi" w:hAnsiTheme="majorBidi" w:cstheme="majorBidi"/>
          <w:color w:val="0070C0"/>
        </w:rPr>
        <w:t>Understand how to construct the dataset.</w:t>
      </w:r>
    </w:p>
    <w:p w14:paraId="0A2E9727" w14:textId="77777777" w:rsidR="00291C77" w:rsidRPr="00260DD5" w:rsidRDefault="00291C77" w:rsidP="00260DD5">
      <w:pPr>
        <w:pStyle w:val="NormalWeb"/>
        <w:numPr>
          <w:ilvl w:val="0"/>
          <w:numId w:val="313"/>
        </w:numPr>
        <w:jc w:val="both"/>
        <w:rPr>
          <w:rFonts w:asciiTheme="majorBidi" w:hAnsiTheme="majorBidi" w:cstheme="majorBidi"/>
          <w:color w:val="0070C0"/>
        </w:rPr>
      </w:pPr>
      <w:r w:rsidRPr="00260DD5">
        <w:rPr>
          <w:rFonts w:asciiTheme="majorBidi" w:hAnsiTheme="majorBidi" w:cstheme="majorBidi"/>
          <w:color w:val="0070C0"/>
        </w:rPr>
        <w:t>Follow the data transformation process.</w:t>
      </w:r>
    </w:p>
    <w:p w14:paraId="38696C0A" w14:textId="77777777" w:rsidR="00291C77" w:rsidRPr="00260DD5" w:rsidRDefault="00291C77" w:rsidP="00260DD5">
      <w:pPr>
        <w:pStyle w:val="NormalWeb"/>
        <w:numPr>
          <w:ilvl w:val="0"/>
          <w:numId w:val="313"/>
        </w:numPr>
        <w:jc w:val="both"/>
        <w:rPr>
          <w:rFonts w:asciiTheme="majorBidi" w:hAnsiTheme="majorBidi" w:cstheme="majorBidi"/>
          <w:color w:val="0070C0"/>
        </w:rPr>
      </w:pPr>
      <w:r w:rsidRPr="00260DD5">
        <w:rPr>
          <w:rFonts w:asciiTheme="majorBidi" w:hAnsiTheme="majorBidi" w:cstheme="majorBidi"/>
          <w:color w:val="0070C0"/>
        </w:rPr>
        <w:t>Build machine learning models.</w:t>
      </w:r>
    </w:p>
    <w:p w14:paraId="3F62904D" w14:textId="77777777" w:rsidR="00291C77" w:rsidRPr="00260DD5" w:rsidRDefault="00291C77" w:rsidP="00260DD5">
      <w:pPr>
        <w:pStyle w:val="NormalWeb"/>
        <w:numPr>
          <w:ilvl w:val="0"/>
          <w:numId w:val="313"/>
        </w:numPr>
        <w:jc w:val="both"/>
        <w:rPr>
          <w:rFonts w:asciiTheme="majorBidi" w:hAnsiTheme="majorBidi" w:cstheme="majorBidi"/>
          <w:color w:val="0070C0"/>
        </w:rPr>
      </w:pPr>
      <w:r w:rsidRPr="00260DD5">
        <w:rPr>
          <w:rFonts w:asciiTheme="majorBidi" w:hAnsiTheme="majorBidi" w:cstheme="majorBidi"/>
          <w:color w:val="0070C0"/>
        </w:rPr>
        <w:t>Train and deploy the machine learning models.</w:t>
      </w:r>
    </w:p>
    <w:p w14:paraId="4346BD8D" w14:textId="77777777" w:rsidR="00291C77" w:rsidRPr="00260DD5" w:rsidRDefault="00291C77" w:rsidP="00260DD5">
      <w:pPr>
        <w:pStyle w:val="NormalWeb"/>
        <w:numPr>
          <w:ilvl w:val="0"/>
          <w:numId w:val="313"/>
        </w:numPr>
        <w:jc w:val="both"/>
        <w:rPr>
          <w:rFonts w:asciiTheme="majorBidi" w:hAnsiTheme="majorBidi" w:cstheme="majorBidi"/>
          <w:color w:val="0070C0"/>
        </w:rPr>
      </w:pPr>
      <w:r w:rsidRPr="00260DD5">
        <w:rPr>
          <w:rFonts w:asciiTheme="majorBidi" w:hAnsiTheme="majorBidi" w:cstheme="majorBidi"/>
          <w:color w:val="0070C0"/>
        </w:rPr>
        <w:t>Track and monitor the machine learning models after they have been trained, validated, and pushed to production to evaluate how well they perform.</w:t>
      </w:r>
    </w:p>
    <w:p w14:paraId="0BE2B36D"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Applying these steps to the business problem and the case study can be very helpful in developing a structured and effective solution.</w:t>
      </w:r>
    </w:p>
    <w:p w14:paraId="130A10FA" w14:textId="77777777" w:rsidR="00291C77" w:rsidRPr="00260DD5" w:rsidRDefault="00291C77" w:rsidP="00260DD5">
      <w:pPr>
        <w:pStyle w:val="Heading2"/>
        <w:jc w:val="both"/>
      </w:pPr>
      <w:bookmarkStart w:id="307" w:name="_Toc236217616"/>
      <w:r w:rsidRPr="00260DD5">
        <w:t>Demonstrating the Right Mindset</w:t>
      </w:r>
      <w:bookmarkEnd w:id="307"/>
    </w:p>
    <w:p w14:paraId="0439F907"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Case study questions are very useful for determining whether a candidate has the right mindset and how they reason about problems.</w:t>
      </w:r>
    </w:p>
    <w:p w14:paraId="3F13297B"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When answering a case study question, we should:</w:t>
      </w:r>
    </w:p>
    <w:p w14:paraId="5D2B2667" w14:textId="77777777" w:rsidR="00291C77" w:rsidRPr="00260DD5" w:rsidRDefault="00291C77" w:rsidP="00260DD5">
      <w:pPr>
        <w:pStyle w:val="NormalWeb"/>
        <w:numPr>
          <w:ilvl w:val="0"/>
          <w:numId w:val="314"/>
        </w:numPr>
        <w:jc w:val="both"/>
        <w:rPr>
          <w:rFonts w:asciiTheme="majorBidi" w:hAnsiTheme="majorBidi" w:cstheme="majorBidi"/>
          <w:color w:val="0070C0"/>
        </w:rPr>
      </w:pPr>
      <w:r w:rsidRPr="00260DD5">
        <w:rPr>
          <w:rFonts w:asciiTheme="majorBidi" w:hAnsiTheme="majorBidi" w:cstheme="majorBidi"/>
          <w:color w:val="0070C0"/>
        </w:rPr>
        <w:t>Take our time.</w:t>
      </w:r>
    </w:p>
    <w:p w14:paraId="5B6D2BA3" w14:textId="77777777" w:rsidR="00291C77" w:rsidRPr="00260DD5" w:rsidRDefault="00291C77" w:rsidP="00260DD5">
      <w:pPr>
        <w:pStyle w:val="NormalWeb"/>
        <w:numPr>
          <w:ilvl w:val="0"/>
          <w:numId w:val="314"/>
        </w:numPr>
        <w:jc w:val="both"/>
        <w:rPr>
          <w:rFonts w:asciiTheme="majorBidi" w:hAnsiTheme="majorBidi" w:cstheme="majorBidi"/>
          <w:color w:val="0070C0"/>
        </w:rPr>
      </w:pPr>
      <w:r w:rsidRPr="00260DD5">
        <w:rPr>
          <w:rFonts w:asciiTheme="majorBidi" w:hAnsiTheme="majorBidi" w:cstheme="majorBidi"/>
          <w:color w:val="0070C0"/>
        </w:rPr>
        <w:t>Reason through the problem carefully.</w:t>
      </w:r>
    </w:p>
    <w:p w14:paraId="062FED7A" w14:textId="77777777" w:rsidR="00291C77" w:rsidRPr="00260DD5" w:rsidRDefault="00291C77" w:rsidP="00260DD5">
      <w:pPr>
        <w:pStyle w:val="NormalWeb"/>
        <w:numPr>
          <w:ilvl w:val="0"/>
          <w:numId w:val="314"/>
        </w:numPr>
        <w:jc w:val="both"/>
        <w:rPr>
          <w:rFonts w:asciiTheme="majorBidi" w:hAnsiTheme="majorBidi" w:cstheme="majorBidi"/>
          <w:color w:val="0070C0"/>
        </w:rPr>
      </w:pPr>
      <w:r w:rsidRPr="00260DD5">
        <w:rPr>
          <w:rFonts w:asciiTheme="majorBidi" w:hAnsiTheme="majorBidi" w:cstheme="majorBidi"/>
          <w:color w:val="0070C0"/>
        </w:rPr>
        <w:t>Avoid rushing to give the first answer that comes to mind.</w:t>
      </w:r>
    </w:p>
    <w:p w14:paraId="77B60BF4" w14:textId="77777777" w:rsidR="00291C77" w:rsidRPr="00260DD5" w:rsidRDefault="00291C77" w:rsidP="00260DD5">
      <w:pPr>
        <w:pStyle w:val="NormalWeb"/>
        <w:numPr>
          <w:ilvl w:val="0"/>
          <w:numId w:val="314"/>
        </w:numPr>
        <w:jc w:val="both"/>
        <w:rPr>
          <w:rFonts w:asciiTheme="majorBidi" w:hAnsiTheme="majorBidi" w:cstheme="majorBidi"/>
          <w:color w:val="0070C0"/>
        </w:rPr>
      </w:pPr>
      <w:r w:rsidRPr="00260DD5">
        <w:rPr>
          <w:rFonts w:asciiTheme="majorBidi" w:hAnsiTheme="majorBidi" w:cstheme="majorBidi"/>
          <w:color w:val="0070C0"/>
        </w:rPr>
        <w:t>Focus on fully understanding what the interviewer is asking.</w:t>
      </w:r>
    </w:p>
    <w:p w14:paraId="1DF5770B"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It is important to ask follow-up questions to clarify the case study. Asking clarification questions is usually a strong indication that we are a good candidate because it demonstrates that we want to fully understand the requirements before attempting to solve the problem.</w:t>
      </w:r>
    </w:p>
    <w:p w14:paraId="6CE4ADF2"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lastRenderedPageBreak/>
        <w:t>In a real job, there will often be requirements that need clarification. Asking thoughtful questions shows that we are prepared to take on the work rather than simply accepting the task without fully understanding it.</w:t>
      </w:r>
    </w:p>
    <w:p w14:paraId="1BF20BA9"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Only after clarifying the situation should we begin answering the case study question.</w:t>
      </w:r>
    </w:p>
    <w:p w14:paraId="2FB617DB" w14:textId="77777777" w:rsidR="00291C77" w:rsidRPr="00260DD5" w:rsidRDefault="00291C77" w:rsidP="00260DD5">
      <w:pPr>
        <w:pStyle w:val="Heading2"/>
        <w:jc w:val="both"/>
      </w:pPr>
      <w:bookmarkStart w:id="308" w:name="_Toc236217617"/>
      <w:r w:rsidRPr="00260DD5">
        <w:t>Types of Case Study Questions</w:t>
      </w:r>
      <w:bookmarkEnd w:id="308"/>
    </w:p>
    <w:p w14:paraId="77BDEEA4"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Case study questions are common in interviews and are typically business-specific.</w:t>
      </w:r>
    </w:p>
    <w:p w14:paraId="4C7911B9"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For example, an interviewer might present a scenario such as:</w:t>
      </w:r>
    </w:p>
    <w:p w14:paraId="5BA9C1B1" w14:textId="77777777" w:rsidR="00291C77" w:rsidRPr="00260DD5" w:rsidRDefault="00291C77" w:rsidP="00260DD5">
      <w:pPr>
        <w:pStyle w:val="NormalWeb"/>
        <w:numPr>
          <w:ilvl w:val="0"/>
          <w:numId w:val="315"/>
        </w:numPr>
        <w:jc w:val="both"/>
        <w:rPr>
          <w:rFonts w:asciiTheme="majorBidi" w:hAnsiTheme="majorBidi" w:cstheme="majorBidi"/>
        </w:rPr>
      </w:pPr>
      <w:r w:rsidRPr="00260DD5">
        <w:rPr>
          <w:rFonts w:asciiTheme="majorBidi" w:hAnsiTheme="majorBidi" w:cstheme="majorBidi"/>
        </w:rPr>
        <w:t>A client says that something we delivered was incorrect.</w:t>
      </w:r>
    </w:p>
    <w:p w14:paraId="1A789B30" w14:textId="77777777" w:rsidR="00291C77" w:rsidRPr="00260DD5" w:rsidRDefault="00291C77" w:rsidP="00260DD5">
      <w:pPr>
        <w:pStyle w:val="NormalWeb"/>
        <w:numPr>
          <w:ilvl w:val="0"/>
          <w:numId w:val="315"/>
        </w:numPr>
        <w:jc w:val="both"/>
        <w:rPr>
          <w:rFonts w:asciiTheme="majorBidi" w:hAnsiTheme="majorBidi" w:cstheme="majorBidi"/>
        </w:rPr>
      </w:pPr>
      <w:r w:rsidRPr="00260DD5">
        <w:rPr>
          <w:rFonts w:asciiTheme="majorBidi" w:hAnsiTheme="majorBidi" w:cstheme="majorBidi"/>
        </w:rPr>
        <w:t>A client says the work was delivered past the deadline.</w:t>
      </w:r>
    </w:p>
    <w:p w14:paraId="1FE64BE4"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The interviewer will then ask how we would handle that situation.</w:t>
      </w:r>
    </w:p>
    <w:p w14:paraId="60FA404B"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These questions may be:</w:t>
      </w:r>
    </w:p>
    <w:p w14:paraId="7B816E9C" w14:textId="77777777" w:rsidR="00291C77" w:rsidRPr="00260DD5" w:rsidRDefault="00291C77" w:rsidP="00260DD5">
      <w:pPr>
        <w:pStyle w:val="NormalWeb"/>
        <w:numPr>
          <w:ilvl w:val="0"/>
          <w:numId w:val="316"/>
        </w:numPr>
        <w:jc w:val="both"/>
        <w:rPr>
          <w:rFonts w:asciiTheme="majorBidi" w:hAnsiTheme="majorBidi" w:cstheme="majorBidi"/>
        </w:rPr>
      </w:pPr>
      <w:r w:rsidRPr="00260DD5">
        <w:rPr>
          <w:rFonts w:asciiTheme="majorBidi" w:hAnsiTheme="majorBidi" w:cstheme="majorBidi"/>
        </w:rPr>
        <w:t>Very specific.</w:t>
      </w:r>
    </w:p>
    <w:p w14:paraId="2F7D500F" w14:textId="77777777" w:rsidR="00291C77" w:rsidRPr="00260DD5" w:rsidRDefault="00291C77" w:rsidP="00260DD5">
      <w:pPr>
        <w:pStyle w:val="NormalWeb"/>
        <w:numPr>
          <w:ilvl w:val="0"/>
          <w:numId w:val="316"/>
        </w:numPr>
        <w:jc w:val="both"/>
        <w:rPr>
          <w:rFonts w:asciiTheme="majorBidi" w:hAnsiTheme="majorBidi" w:cstheme="majorBidi"/>
        </w:rPr>
      </w:pPr>
      <w:r w:rsidRPr="00260DD5">
        <w:rPr>
          <w:rFonts w:asciiTheme="majorBidi" w:hAnsiTheme="majorBidi" w:cstheme="majorBidi"/>
        </w:rPr>
        <w:t>Very ambiguous.</w:t>
      </w:r>
    </w:p>
    <w:p w14:paraId="75750CD0"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Both types are valuable because they help the interviewer evaluate our problem-solving approach.</w:t>
      </w:r>
    </w:p>
    <w:p w14:paraId="26797EB3" w14:textId="77777777" w:rsidR="00291C77" w:rsidRPr="00260DD5" w:rsidRDefault="00291C77" w:rsidP="00260DD5">
      <w:pPr>
        <w:pStyle w:val="Heading2"/>
        <w:jc w:val="both"/>
      </w:pPr>
      <w:bookmarkStart w:id="309" w:name="_Toc236217618"/>
      <w:r w:rsidRPr="00260DD5">
        <w:t>What Interviewers Evaluate</w:t>
      </w:r>
      <w:bookmarkEnd w:id="309"/>
    </w:p>
    <w:p w14:paraId="1DFE6BAD"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When interviewers ask a case study question, they are primarily looking to determine whether we can:</w:t>
      </w:r>
    </w:p>
    <w:p w14:paraId="44758CBC" w14:textId="77777777" w:rsidR="00291C77" w:rsidRPr="00260DD5" w:rsidRDefault="00291C77" w:rsidP="00260DD5">
      <w:pPr>
        <w:pStyle w:val="NormalWeb"/>
        <w:numPr>
          <w:ilvl w:val="0"/>
          <w:numId w:val="317"/>
        </w:numPr>
        <w:jc w:val="both"/>
        <w:rPr>
          <w:rFonts w:asciiTheme="majorBidi" w:hAnsiTheme="majorBidi" w:cstheme="majorBidi"/>
          <w:color w:val="0070C0"/>
        </w:rPr>
      </w:pPr>
      <w:r w:rsidRPr="00260DD5">
        <w:rPr>
          <w:rFonts w:asciiTheme="majorBidi" w:hAnsiTheme="majorBidi" w:cstheme="majorBidi"/>
          <w:color w:val="0070C0"/>
        </w:rPr>
        <w:t>Apply logical reasoning.</w:t>
      </w:r>
    </w:p>
    <w:p w14:paraId="6CA4EDAC" w14:textId="77777777" w:rsidR="00291C77" w:rsidRPr="00260DD5" w:rsidRDefault="00291C77" w:rsidP="00260DD5">
      <w:pPr>
        <w:pStyle w:val="NormalWeb"/>
        <w:numPr>
          <w:ilvl w:val="0"/>
          <w:numId w:val="317"/>
        </w:numPr>
        <w:jc w:val="both"/>
        <w:rPr>
          <w:rFonts w:asciiTheme="majorBidi" w:hAnsiTheme="majorBidi" w:cstheme="majorBidi"/>
          <w:color w:val="0070C0"/>
        </w:rPr>
      </w:pPr>
      <w:r w:rsidRPr="00260DD5">
        <w:rPr>
          <w:rFonts w:asciiTheme="majorBidi" w:hAnsiTheme="majorBidi" w:cstheme="majorBidi"/>
          <w:color w:val="0070C0"/>
        </w:rPr>
        <w:t>Make reasonable assumptions.</w:t>
      </w:r>
    </w:p>
    <w:p w14:paraId="0E3ED679" w14:textId="77777777" w:rsidR="00291C77" w:rsidRPr="00260DD5" w:rsidRDefault="00291C77" w:rsidP="00260DD5">
      <w:pPr>
        <w:pStyle w:val="NormalWeb"/>
        <w:numPr>
          <w:ilvl w:val="0"/>
          <w:numId w:val="317"/>
        </w:numPr>
        <w:jc w:val="both"/>
        <w:rPr>
          <w:rFonts w:asciiTheme="majorBidi" w:hAnsiTheme="majorBidi" w:cstheme="majorBidi"/>
          <w:color w:val="0070C0"/>
        </w:rPr>
      </w:pPr>
      <w:r w:rsidRPr="00260DD5">
        <w:rPr>
          <w:rFonts w:asciiTheme="majorBidi" w:hAnsiTheme="majorBidi" w:cstheme="majorBidi"/>
          <w:color w:val="0070C0"/>
        </w:rPr>
        <w:t>Follow the correct steps based on those assumptions to solve the problem.</w:t>
      </w:r>
    </w:p>
    <w:p w14:paraId="1BB6A485"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The emphasis is not only on arriving at the final answer but also on the reasoning process used to reach that answer.</w:t>
      </w:r>
    </w:p>
    <w:p w14:paraId="48D23D82" w14:textId="77777777" w:rsidR="00291C77" w:rsidRPr="00260DD5" w:rsidRDefault="00291C77" w:rsidP="00260DD5">
      <w:pPr>
        <w:pStyle w:val="Heading2"/>
        <w:jc w:val="both"/>
      </w:pPr>
      <w:bookmarkStart w:id="310" w:name="_Toc236217619"/>
      <w:r w:rsidRPr="00260DD5">
        <w:t>How to Answer a Case Study Question</w:t>
      </w:r>
      <w:bookmarkEnd w:id="310"/>
    </w:p>
    <w:p w14:paraId="448E9119"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 xml:space="preserve">A highly effective approach is to </w:t>
      </w:r>
      <w:r w:rsidRPr="00260DD5">
        <w:rPr>
          <w:rStyle w:val="Strong"/>
          <w:rFonts w:asciiTheme="majorBidi" w:hAnsiTheme="majorBidi" w:cstheme="majorBidi"/>
        </w:rPr>
        <w:t>think out loud</w:t>
      </w:r>
      <w:r w:rsidRPr="00260DD5">
        <w:rPr>
          <w:rFonts w:asciiTheme="majorBidi" w:hAnsiTheme="majorBidi" w:cstheme="majorBidi"/>
        </w:rPr>
        <w:t xml:space="preserve"> throughout the entire problem-solving process.</w:t>
      </w:r>
    </w:p>
    <w:p w14:paraId="2C614300"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We should:</w:t>
      </w:r>
    </w:p>
    <w:p w14:paraId="2A542574" w14:textId="77777777" w:rsidR="00291C77" w:rsidRPr="00260DD5" w:rsidRDefault="00291C77" w:rsidP="00260DD5">
      <w:pPr>
        <w:pStyle w:val="NormalWeb"/>
        <w:numPr>
          <w:ilvl w:val="0"/>
          <w:numId w:val="318"/>
        </w:numPr>
        <w:jc w:val="both"/>
        <w:rPr>
          <w:rFonts w:asciiTheme="majorBidi" w:hAnsiTheme="majorBidi" w:cstheme="majorBidi"/>
        </w:rPr>
      </w:pPr>
      <w:r w:rsidRPr="00260DD5">
        <w:rPr>
          <w:rFonts w:asciiTheme="majorBidi" w:hAnsiTheme="majorBidi" w:cstheme="majorBidi"/>
        </w:rPr>
        <w:t>Make our assumptions verbally based on the information provided in the case study.</w:t>
      </w:r>
    </w:p>
    <w:p w14:paraId="792D8D6F" w14:textId="77777777" w:rsidR="00291C77" w:rsidRPr="00260DD5" w:rsidRDefault="00291C77" w:rsidP="00260DD5">
      <w:pPr>
        <w:pStyle w:val="NormalWeb"/>
        <w:numPr>
          <w:ilvl w:val="0"/>
          <w:numId w:val="318"/>
        </w:numPr>
        <w:jc w:val="both"/>
        <w:rPr>
          <w:rFonts w:asciiTheme="majorBidi" w:hAnsiTheme="majorBidi" w:cstheme="majorBidi"/>
        </w:rPr>
      </w:pPr>
      <w:r w:rsidRPr="00260DD5">
        <w:rPr>
          <w:rFonts w:asciiTheme="majorBidi" w:hAnsiTheme="majorBidi" w:cstheme="majorBidi"/>
        </w:rPr>
        <w:t>Clearly explain our reasoning, such as:</w:t>
      </w:r>
    </w:p>
    <w:p w14:paraId="6397C14D" w14:textId="77777777" w:rsidR="00291C77" w:rsidRPr="00260DD5" w:rsidRDefault="00291C77" w:rsidP="00260DD5">
      <w:pPr>
        <w:pStyle w:val="NormalWeb"/>
        <w:numPr>
          <w:ilvl w:val="1"/>
          <w:numId w:val="318"/>
        </w:numPr>
        <w:jc w:val="both"/>
        <w:rPr>
          <w:rFonts w:asciiTheme="majorBidi" w:hAnsiTheme="majorBidi" w:cstheme="majorBidi"/>
        </w:rPr>
      </w:pPr>
      <w:r w:rsidRPr="00260DD5">
        <w:rPr>
          <w:rFonts w:asciiTheme="majorBidi" w:hAnsiTheme="majorBidi" w:cstheme="majorBidi"/>
        </w:rPr>
        <w:t>"Since this is true, then we can assume this."</w:t>
      </w:r>
    </w:p>
    <w:p w14:paraId="4FDF890E" w14:textId="77777777" w:rsidR="00291C77" w:rsidRPr="00260DD5" w:rsidRDefault="00291C77" w:rsidP="00260DD5">
      <w:pPr>
        <w:pStyle w:val="NormalWeb"/>
        <w:numPr>
          <w:ilvl w:val="0"/>
          <w:numId w:val="318"/>
        </w:numPr>
        <w:jc w:val="both"/>
        <w:rPr>
          <w:rFonts w:asciiTheme="majorBidi" w:hAnsiTheme="majorBidi" w:cstheme="majorBidi"/>
        </w:rPr>
      </w:pPr>
      <w:r w:rsidRPr="00260DD5">
        <w:rPr>
          <w:rFonts w:asciiTheme="majorBidi" w:hAnsiTheme="majorBidi" w:cstheme="majorBidi"/>
        </w:rPr>
        <w:t>State that these assumptions are based on the information we have been given.</w:t>
      </w:r>
    </w:p>
    <w:p w14:paraId="4D99AF02" w14:textId="77777777" w:rsidR="00291C77" w:rsidRPr="00260DD5" w:rsidRDefault="00291C77" w:rsidP="00260DD5">
      <w:pPr>
        <w:pStyle w:val="NormalWeb"/>
        <w:numPr>
          <w:ilvl w:val="0"/>
          <w:numId w:val="318"/>
        </w:numPr>
        <w:jc w:val="both"/>
        <w:rPr>
          <w:rFonts w:asciiTheme="majorBidi" w:hAnsiTheme="majorBidi" w:cstheme="majorBidi"/>
        </w:rPr>
      </w:pPr>
      <w:r w:rsidRPr="00260DD5">
        <w:rPr>
          <w:rFonts w:asciiTheme="majorBidi" w:hAnsiTheme="majorBidi" w:cstheme="majorBidi"/>
        </w:rPr>
        <w:t>Continue building the solution step by step based on those assumptions.</w:t>
      </w:r>
    </w:p>
    <w:p w14:paraId="1BDBC029" w14:textId="77777777" w:rsidR="00291C77" w:rsidRPr="00260DD5" w:rsidRDefault="00291C77" w:rsidP="00260DD5">
      <w:pPr>
        <w:pStyle w:val="NormalWeb"/>
        <w:numPr>
          <w:ilvl w:val="0"/>
          <w:numId w:val="318"/>
        </w:numPr>
        <w:jc w:val="both"/>
        <w:rPr>
          <w:rFonts w:asciiTheme="majorBidi" w:hAnsiTheme="majorBidi" w:cstheme="majorBidi"/>
        </w:rPr>
      </w:pPr>
      <w:r w:rsidRPr="00260DD5">
        <w:rPr>
          <w:rFonts w:asciiTheme="majorBidi" w:hAnsiTheme="majorBidi" w:cstheme="majorBidi"/>
        </w:rPr>
        <w:lastRenderedPageBreak/>
        <w:t>Explain where each assumption leads and how it influences the next step.</w:t>
      </w:r>
    </w:p>
    <w:p w14:paraId="5867B5F7" w14:textId="77777777" w:rsidR="00291C77" w:rsidRPr="00260DD5" w:rsidRDefault="00291C77" w:rsidP="00260DD5">
      <w:pPr>
        <w:pStyle w:val="NormalWeb"/>
        <w:jc w:val="both"/>
        <w:rPr>
          <w:rFonts w:asciiTheme="majorBidi" w:hAnsiTheme="majorBidi" w:cstheme="majorBidi"/>
        </w:rPr>
      </w:pPr>
      <w:r w:rsidRPr="00260DD5">
        <w:rPr>
          <w:rFonts w:asciiTheme="majorBidi" w:hAnsiTheme="majorBidi" w:cstheme="majorBidi"/>
        </w:rPr>
        <w:t>Walking through the problem logically while openly explaining our assumptions is one of the best approaches when answering a case study question because it allows the interviewer to evaluate our reasoning and problem-solving process.</w:t>
      </w:r>
    </w:p>
    <w:p w14:paraId="15DEBB6E" w14:textId="77777777" w:rsidR="0004749F" w:rsidRPr="00260DD5" w:rsidRDefault="0004749F" w:rsidP="00260DD5">
      <w:pPr>
        <w:pStyle w:val="Heading1"/>
        <w:jc w:val="both"/>
        <w:rPr>
          <w:rFonts w:cstheme="majorBidi"/>
        </w:rPr>
      </w:pPr>
      <w:bookmarkStart w:id="311" w:name="_Toc236217620"/>
      <w:r w:rsidRPr="00260DD5">
        <w:rPr>
          <w:rFonts w:cstheme="majorBidi"/>
        </w:rPr>
        <w:t>Second-Round Screen</w:t>
      </w:r>
      <w:bookmarkEnd w:id="311"/>
    </w:p>
    <w:p w14:paraId="1CC928DB"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Receiving an invitation to a second job interview is a significant achievement. It indicates that the interviewers from the first round believe we may be a strong fit for the position.</w:t>
      </w:r>
    </w:p>
    <w:p w14:paraId="6C310E61"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Second-round interviews usually require us to provide more detailed information about our competencies, ethics, and professional outlook. Employers also want to determine whether we will fit well within the company's culture. Our answers should align with the company's mission and the responsibilities of the role. Since companies typically have open positions to support growth or improve existing processes, we should clearly demonstrate how we can contribute to achieving their goals.</w:t>
      </w:r>
    </w:p>
    <w:p w14:paraId="3101A19D" w14:textId="77777777" w:rsidR="0004749F" w:rsidRPr="00260DD5" w:rsidRDefault="0004749F" w:rsidP="00260DD5">
      <w:pPr>
        <w:pStyle w:val="Heading2"/>
        <w:jc w:val="both"/>
      </w:pPr>
      <w:bookmarkStart w:id="312" w:name="_Toc236217621"/>
      <w:r w:rsidRPr="00260DD5">
        <w:t>General Second-Round Preparation</w:t>
      </w:r>
      <w:bookmarkEnd w:id="312"/>
    </w:p>
    <w:p w14:paraId="26A1DFF9" w14:textId="77777777" w:rsidR="0004749F" w:rsidRPr="00260DD5" w:rsidRDefault="0004749F" w:rsidP="00260DD5">
      <w:pPr>
        <w:pStyle w:val="NormalWeb"/>
        <w:jc w:val="both"/>
        <w:rPr>
          <w:rFonts w:asciiTheme="majorBidi" w:hAnsiTheme="majorBidi" w:cstheme="majorBidi"/>
          <w:color w:val="0070C0"/>
        </w:rPr>
      </w:pPr>
      <w:r w:rsidRPr="00260DD5">
        <w:rPr>
          <w:rFonts w:asciiTheme="majorBidi" w:hAnsiTheme="majorBidi" w:cstheme="majorBidi"/>
          <w:color w:val="0070C0"/>
        </w:rPr>
        <w:t>To prepare effectively for a second-round interview, we should reflect on the first interview and use that experience to improve our performance.</w:t>
      </w:r>
    </w:p>
    <w:p w14:paraId="2B1A286D"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Consider the following:</w:t>
      </w:r>
    </w:p>
    <w:p w14:paraId="258DB6B0" w14:textId="77777777" w:rsidR="0004749F" w:rsidRPr="00260DD5" w:rsidRDefault="0004749F" w:rsidP="00260DD5">
      <w:pPr>
        <w:pStyle w:val="NormalWeb"/>
        <w:numPr>
          <w:ilvl w:val="0"/>
          <w:numId w:val="319"/>
        </w:numPr>
        <w:jc w:val="both"/>
        <w:rPr>
          <w:rFonts w:asciiTheme="majorBidi" w:hAnsiTheme="majorBidi" w:cstheme="majorBidi"/>
          <w:color w:val="0070C0"/>
        </w:rPr>
      </w:pPr>
      <w:r w:rsidRPr="00260DD5">
        <w:rPr>
          <w:rFonts w:asciiTheme="majorBidi" w:hAnsiTheme="majorBidi" w:cstheme="majorBidi"/>
          <w:color w:val="0070C0"/>
        </w:rPr>
        <w:t>Reflect on what went well and use those strengths to our advantage.</w:t>
      </w:r>
    </w:p>
    <w:p w14:paraId="48A656A7" w14:textId="77777777" w:rsidR="0004749F" w:rsidRPr="00260DD5" w:rsidRDefault="0004749F" w:rsidP="00260DD5">
      <w:pPr>
        <w:pStyle w:val="NormalWeb"/>
        <w:numPr>
          <w:ilvl w:val="0"/>
          <w:numId w:val="319"/>
        </w:numPr>
        <w:jc w:val="both"/>
        <w:rPr>
          <w:rFonts w:asciiTheme="majorBidi" w:hAnsiTheme="majorBidi" w:cstheme="majorBidi"/>
          <w:color w:val="0070C0"/>
        </w:rPr>
      </w:pPr>
      <w:r w:rsidRPr="00260DD5">
        <w:rPr>
          <w:rFonts w:asciiTheme="majorBidi" w:hAnsiTheme="majorBidi" w:cstheme="majorBidi"/>
          <w:color w:val="0070C0"/>
        </w:rPr>
        <w:t>Make note of the topics that received the most attention or seemed especially important to the interviewers. Prepare follow-up questions related to those topics.</w:t>
      </w:r>
    </w:p>
    <w:p w14:paraId="305720E8" w14:textId="77777777" w:rsidR="0004749F" w:rsidRPr="00260DD5" w:rsidRDefault="0004749F" w:rsidP="00260DD5">
      <w:pPr>
        <w:pStyle w:val="NormalWeb"/>
        <w:numPr>
          <w:ilvl w:val="0"/>
          <w:numId w:val="319"/>
        </w:numPr>
        <w:jc w:val="both"/>
        <w:rPr>
          <w:rFonts w:asciiTheme="majorBidi" w:hAnsiTheme="majorBidi" w:cstheme="majorBidi"/>
          <w:color w:val="0070C0"/>
        </w:rPr>
      </w:pPr>
      <w:r w:rsidRPr="00260DD5">
        <w:rPr>
          <w:rFonts w:asciiTheme="majorBidi" w:hAnsiTheme="majorBidi" w:cstheme="majorBidi"/>
          <w:color w:val="0070C0"/>
        </w:rPr>
        <w:t>Think about whether we would answer any previous question differently. If a question caught us off guard, consider how we would respond if given another opportunity.</w:t>
      </w:r>
    </w:p>
    <w:p w14:paraId="19962EC3" w14:textId="77777777" w:rsidR="0004749F" w:rsidRPr="00260DD5" w:rsidRDefault="0004749F" w:rsidP="00260DD5">
      <w:pPr>
        <w:pStyle w:val="NormalWeb"/>
        <w:numPr>
          <w:ilvl w:val="0"/>
          <w:numId w:val="319"/>
        </w:numPr>
        <w:jc w:val="both"/>
        <w:rPr>
          <w:rFonts w:asciiTheme="majorBidi" w:hAnsiTheme="majorBidi" w:cstheme="majorBidi"/>
          <w:color w:val="0070C0"/>
        </w:rPr>
      </w:pPr>
      <w:r w:rsidRPr="00260DD5">
        <w:rPr>
          <w:rFonts w:asciiTheme="majorBidi" w:hAnsiTheme="majorBidi" w:cstheme="majorBidi"/>
          <w:color w:val="0070C0"/>
        </w:rPr>
        <w:t>Recall the names and job positions of the people we met during the first interview.</w:t>
      </w:r>
    </w:p>
    <w:p w14:paraId="318CB772" w14:textId="77777777" w:rsidR="0004749F" w:rsidRPr="00260DD5" w:rsidRDefault="0004749F" w:rsidP="00260DD5">
      <w:pPr>
        <w:pStyle w:val="NormalWeb"/>
        <w:numPr>
          <w:ilvl w:val="0"/>
          <w:numId w:val="319"/>
        </w:numPr>
        <w:jc w:val="both"/>
        <w:rPr>
          <w:rFonts w:asciiTheme="majorBidi" w:hAnsiTheme="majorBidi" w:cstheme="majorBidi"/>
          <w:color w:val="0070C0"/>
        </w:rPr>
      </w:pPr>
      <w:r w:rsidRPr="00260DD5">
        <w:rPr>
          <w:rFonts w:asciiTheme="majorBidi" w:hAnsiTheme="majorBidi" w:cstheme="majorBidi"/>
          <w:color w:val="0070C0"/>
        </w:rPr>
        <w:t>Write down any thoughts, questions, or concerns that arose after the first interview so they can be discussed if an opportunity arises.</w:t>
      </w:r>
    </w:p>
    <w:p w14:paraId="7E666AA0" w14:textId="77777777" w:rsidR="0004749F" w:rsidRPr="00260DD5" w:rsidRDefault="0004749F" w:rsidP="00260DD5">
      <w:pPr>
        <w:pStyle w:val="Heading2"/>
        <w:jc w:val="both"/>
      </w:pPr>
      <w:bookmarkStart w:id="313" w:name="_Toc236217622"/>
      <w:r w:rsidRPr="00260DD5">
        <w:t>Types of Second-Round Interviews</w:t>
      </w:r>
      <w:bookmarkEnd w:id="313"/>
    </w:p>
    <w:p w14:paraId="3A1570A4"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Second-round interviews are generally more focused than first-round interviews but less comprehensive than final interviews.</w:t>
      </w:r>
    </w:p>
    <w:p w14:paraId="638F086F"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We may:</w:t>
      </w:r>
    </w:p>
    <w:p w14:paraId="014387C2" w14:textId="77777777" w:rsidR="0004749F" w:rsidRPr="00260DD5" w:rsidRDefault="0004749F" w:rsidP="00260DD5">
      <w:pPr>
        <w:pStyle w:val="NormalWeb"/>
        <w:numPr>
          <w:ilvl w:val="0"/>
          <w:numId w:val="320"/>
        </w:numPr>
        <w:jc w:val="both"/>
        <w:rPr>
          <w:rFonts w:asciiTheme="majorBidi" w:hAnsiTheme="majorBidi" w:cstheme="majorBidi"/>
        </w:rPr>
      </w:pPr>
      <w:r w:rsidRPr="00260DD5">
        <w:rPr>
          <w:rFonts w:asciiTheme="majorBidi" w:hAnsiTheme="majorBidi" w:cstheme="majorBidi"/>
        </w:rPr>
        <w:t>Meet with the same interviewers from the first round.</w:t>
      </w:r>
    </w:p>
    <w:p w14:paraId="16BBD381" w14:textId="77777777" w:rsidR="0004749F" w:rsidRPr="00260DD5" w:rsidRDefault="0004749F" w:rsidP="00260DD5">
      <w:pPr>
        <w:pStyle w:val="NormalWeb"/>
        <w:numPr>
          <w:ilvl w:val="0"/>
          <w:numId w:val="320"/>
        </w:numPr>
        <w:jc w:val="both"/>
        <w:rPr>
          <w:rFonts w:asciiTheme="majorBidi" w:hAnsiTheme="majorBidi" w:cstheme="majorBidi"/>
        </w:rPr>
      </w:pPr>
      <w:r w:rsidRPr="00260DD5">
        <w:rPr>
          <w:rFonts w:asciiTheme="majorBidi" w:hAnsiTheme="majorBidi" w:cstheme="majorBidi"/>
        </w:rPr>
        <w:t>Meet with team leaders.</w:t>
      </w:r>
    </w:p>
    <w:p w14:paraId="3EADADEB" w14:textId="77777777" w:rsidR="0004749F" w:rsidRPr="00260DD5" w:rsidRDefault="0004749F" w:rsidP="00260DD5">
      <w:pPr>
        <w:pStyle w:val="NormalWeb"/>
        <w:numPr>
          <w:ilvl w:val="0"/>
          <w:numId w:val="320"/>
        </w:numPr>
        <w:jc w:val="both"/>
        <w:rPr>
          <w:rFonts w:asciiTheme="majorBidi" w:hAnsiTheme="majorBidi" w:cstheme="majorBidi"/>
        </w:rPr>
      </w:pPr>
      <w:r w:rsidRPr="00260DD5">
        <w:rPr>
          <w:rFonts w:asciiTheme="majorBidi" w:hAnsiTheme="majorBidi" w:cstheme="majorBidi"/>
        </w:rPr>
        <w:t>Meet with technical managers.</w:t>
      </w:r>
    </w:p>
    <w:p w14:paraId="27F5DC3D" w14:textId="77777777" w:rsidR="0004749F" w:rsidRPr="00260DD5" w:rsidRDefault="0004749F" w:rsidP="00260DD5">
      <w:pPr>
        <w:pStyle w:val="NormalWeb"/>
        <w:numPr>
          <w:ilvl w:val="0"/>
          <w:numId w:val="320"/>
        </w:numPr>
        <w:jc w:val="both"/>
        <w:rPr>
          <w:rFonts w:asciiTheme="majorBidi" w:hAnsiTheme="majorBidi" w:cstheme="majorBidi"/>
        </w:rPr>
      </w:pPr>
      <w:r w:rsidRPr="00260DD5">
        <w:rPr>
          <w:rFonts w:asciiTheme="majorBidi" w:hAnsiTheme="majorBidi" w:cstheme="majorBidi"/>
        </w:rPr>
        <w:t>Meet with Human Resources (HR) personnel.</w:t>
      </w:r>
    </w:p>
    <w:p w14:paraId="1E0ED373" w14:textId="77777777" w:rsidR="0004749F" w:rsidRPr="00260DD5" w:rsidRDefault="0004749F" w:rsidP="00260DD5">
      <w:pPr>
        <w:pStyle w:val="NormalWeb"/>
        <w:numPr>
          <w:ilvl w:val="0"/>
          <w:numId w:val="320"/>
        </w:numPr>
        <w:jc w:val="both"/>
        <w:rPr>
          <w:rFonts w:asciiTheme="majorBidi" w:hAnsiTheme="majorBidi" w:cstheme="majorBidi"/>
        </w:rPr>
      </w:pPr>
      <w:r w:rsidRPr="00260DD5">
        <w:rPr>
          <w:rFonts w:asciiTheme="majorBidi" w:hAnsiTheme="majorBidi" w:cstheme="majorBidi"/>
        </w:rPr>
        <w:t>Meet with executive or senior management.</w:t>
      </w:r>
    </w:p>
    <w:p w14:paraId="39D29A9A"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Each company follows its own interview process.</w:t>
      </w:r>
    </w:p>
    <w:p w14:paraId="5F81C5C8" w14:textId="77777777" w:rsidR="0004749F" w:rsidRPr="00260DD5" w:rsidRDefault="0004749F" w:rsidP="00260DD5">
      <w:pPr>
        <w:pStyle w:val="Heading2"/>
        <w:jc w:val="both"/>
      </w:pPr>
      <w:bookmarkStart w:id="314" w:name="_Toc236217623"/>
      <w:r w:rsidRPr="00260DD5">
        <w:lastRenderedPageBreak/>
        <w:t>HR Screen</w:t>
      </w:r>
      <w:bookmarkEnd w:id="314"/>
    </w:p>
    <w:p w14:paraId="108D8092"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An interview conducted by a Human Resources (HR) professional usually focuses on our previous experience, understanding of the company, and compatibility with its culture. Sometimes this interview may even serve as the first interview.</w:t>
      </w:r>
    </w:p>
    <w:p w14:paraId="1F8A1EA2"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Generally, an HR screen does not involve detailed technical questions or in-depth discussions about the role.</w:t>
      </w:r>
    </w:p>
    <w:p w14:paraId="10C5EC2B"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Common questions include:</w:t>
      </w:r>
    </w:p>
    <w:p w14:paraId="1401F3C2" w14:textId="77777777" w:rsidR="0004749F" w:rsidRPr="00260DD5" w:rsidRDefault="0004749F" w:rsidP="00260DD5">
      <w:pPr>
        <w:pStyle w:val="NormalWeb"/>
        <w:numPr>
          <w:ilvl w:val="0"/>
          <w:numId w:val="321"/>
        </w:numPr>
        <w:jc w:val="both"/>
        <w:rPr>
          <w:rFonts w:asciiTheme="majorBidi" w:hAnsiTheme="majorBidi" w:cstheme="majorBidi"/>
        </w:rPr>
      </w:pPr>
      <w:r w:rsidRPr="00260DD5">
        <w:rPr>
          <w:rFonts w:asciiTheme="majorBidi" w:hAnsiTheme="majorBidi" w:cstheme="majorBidi"/>
        </w:rPr>
        <w:t>What motivated you to apply for this job?</w:t>
      </w:r>
    </w:p>
    <w:p w14:paraId="29F10D8E" w14:textId="77777777" w:rsidR="0004749F" w:rsidRPr="00260DD5" w:rsidRDefault="0004749F" w:rsidP="00260DD5">
      <w:pPr>
        <w:pStyle w:val="NormalWeb"/>
        <w:numPr>
          <w:ilvl w:val="0"/>
          <w:numId w:val="321"/>
        </w:numPr>
        <w:jc w:val="both"/>
        <w:rPr>
          <w:rFonts w:asciiTheme="majorBidi" w:hAnsiTheme="majorBidi" w:cstheme="majorBidi"/>
        </w:rPr>
      </w:pPr>
      <w:r w:rsidRPr="00260DD5">
        <w:rPr>
          <w:rFonts w:asciiTheme="majorBidi" w:hAnsiTheme="majorBidi" w:cstheme="majorBidi"/>
        </w:rPr>
        <w:t>What attracted you to our job listing?</w:t>
      </w:r>
    </w:p>
    <w:p w14:paraId="1FA1BD48" w14:textId="77777777" w:rsidR="0004749F" w:rsidRPr="00260DD5" w:rsidRDefault="0004749F" w:rsidP="00260DD5">
      <w:pPr>
        <w:pStyle w:val="NormalWeb"/>
        <w:numPr>
          <w:ilvl w:val="0"/>
          <w:numId w:val="321"/>
        </w:numPr>
        <w:jc w:val="both"/>
        <w:rPr>
          <w:rFonts w:asciiTheme="majorBidi" w:hAnsiTheme="majorBidi" w:cstheme="majorBidi"/>
        </w:rPr>
      </w:pPr>
      <w:r w:rsidRPr="00260DD5">
        <w:rPr>
          <w:rFonts w:asciiTheme="majorBidi" w:hAnsiTheme="majorBidi" w:cstheme="majorBidi"/>
        </w:rPr>
        <w:t>Why did you leave your last job?</w:t>
      </w:r>
    </w:p>
    <w:p w14:paraId="1AE72B94" w14:textId="77777777" w:rsidR="0004749F" w:rsidRPr="00260DD5" w:rsidRDefault="0004749F" w:rsidP="00260DD5">
      <w:pPr>
        <w:pStyle w:val="NormalWeb"/>
        <w:numPr>
          <w:ilvl w:val="0"/>
          <w:numId w:val="321"/>
        </w:numPr>
        <w:jc w:val="both"/>
        <w:rPr>
          <w:rFonts w:asciiTheme="majorBidi" w:hAnsiTheme="majorBidi" w:cstheme="majorBidi"/>
        </w:rPr>
      </w:pPr>
      <w:r w:rsidRPr="00260DD5">
        <w:rPr>
          <w:rFonts w:asciiTheme="majorBidi" w:hAnsiTheme="majorBidi" w:cstheme="majorBidi"/>
        </w:rPr>
        <w:t>What is your ideal working environment?</w:t>
      </w:r>
    </w:p>
    <w:p w14:paraId="317F9DFD" w14:textId="77777777" w:rsidR="0004749F" w:rsidRPr="00260DD5" w:rsidRDefault="0004749F" w:rsidP="00260DD5">
      <w:pPr>
        <w:pStyle w:val="NormalWeb"/>
        <w:numPr>
          <w:ilvl w:val="0"/>
          <w:numId w:val="321"/>
        </w:numPr>
        <w:jc w:val="both"/>
        <w:rPr>
          <w:rFonts w:asciiTheme="majorBidi" w:hAnsiTheme="majorBidi" w:cstheme="majorBidi"/>
        </w:rPr>
      </w:pPr>
      <w:r w:rsidRPr="00260DD5">
        <w:rPr>
          <w:rFonts w:asciiTheme="majorBidi" w:hAnsiTheme="majorBidi" w:cstheme="majorBidi"/>
        </w:rPr>
        <w:t>What do you know about our company's products or services?</w:t>
      </w:r>
    </w:p>
    <w:p w14:paraId="07DCC8DB" w14:textId="77777777" w:rsidR="0004749F" w:rsidRPr="00260DD5" w:rsidRDefault="0004749F" w:rsidP="00260DD5">
      <w:pPr>
        <w:pStyle w:val="NormalWeb"/>
        <w:numPr>
          <w:ilvl w:val="0"/>
          <w:numId w:val="321"/>
        </w:numPr>
        <w:jc w:val="both"/>
        <w:rPr>
          <w:rFonts w:asciiTheme="majorBidi" w:hAnsiTheme="majorBidi" w:cstheme="majorBidi"/>
        </w:rPr>
      </w:pPr>
      <w:r w:rsidRPr="00260DD5">
        <w:rPr>
          <w:rFonts w:asciiTheme="majorBidi" w:hAnsiTheme="majorBidi" w:cstheme="majorBidi"/>
        </w:rPr>
        <w:t>What are your expectations regarding salary and other compensation?</w:t>
      </w:r>
    </w:p>
    <w:p w14:paraId="3C123A26" w14:textId="77777777" w:rsidR="0004749F" w:rsidRPr="00260DD5" w:rsidRDefault="0004749F" w:rsidP="00260DD5">
      <w:pPr>
        <w:pStyle w:val="Heading3"/>
        <w:jc w:val="both"/>
      </w:pPr>
      <w:bookmarkStart w:id="315" w:name="_Toc236217624"/>
      <w:r w:rsidRPr="00260DD5">
        <w:t>Tips for HR Interview Questions</w:t>
      </w:r>
      <w:bookmarkEnd w:id="315"/>
    </w:p>
    <w:p w14:paraId="224D8D50"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When answering these questions:</w:t>
      </w:r>
    </w:p>
    <w:p w14:paraId="1432F0CF" w14:textId="4D56192B" w:rsidR="0004749F" w:rsidRPr="00260DD5" w:rsidRDefault="0004749F" w:rsidP="00260DD5">
      <w:pPr>
        <w:pStyle w:val="NormalWeb"/>
        <w:numPr>
          <w:ilvl w:val="0"/>
          <w:numId w:val="322"/>
        </w:numPr>
        <w:jc w:val="both"/>
        <w:rPr>
          <w:rFonts w:asciiTheme="majorBidi" w:hAnsiTheme="majorBidi" w:cstheme="majorBidi"/>
          <w:color w:val="0070C0"/>
        </w:rPr>
      </w:pPr>
      <w:r w:rsidRPr="00260DD5">
        <w:rPr>
          <w:rFonts w:asciiTheme="majorBidi" w:hAnsiTheme="majorBidi" w:cstheme="majorBidi"/>
          <w:color w:val="0070C0"/>
        </w:rPr>
        <w:t>Relate your previous experience to the role.</w:t>
      </w:r>
    </w:p>
    <w:p w14:paraId="014CF844" w14:textId="77777777" w:rsidR="0004749F" w:rsidRPr="00260DD5" w:rsidRDefault="0004749F" w:rsidP="00260DD5">
      <w:pPr>
        <w:pStyle w:val="NormalWeb"/>
        <w:numPr>
          <w:ilvl w:val="0"/>
          <w:numId w:val="322"/>
        </w:numPr>
        <w:jc w:val="both"/>
        <w:rPr>
          <w:rFonts w:asciiTheme="majorBidi" w:hAnsiTheme="majorBidi" w:cstheme="majorBidi"/>
          <w:color w:val="0070C0"/>
        </w:rPr>
      </w:pPr>
      <w:r w:rsidRPr="00260DD5">
        <w:rPr>
          <w:rFonts w:asciiTheme="majorBidi" w:hAnsiTheme="majorBidi" w:cstheme="majorBidi"/>
          <w:color w:val="0070C0"/>
        </w:rPr>
        <w:t>Maintain a positive and professional attitude.</w:t>
      </w:r>
    </w:p>
    <w:p w14:paraId="00DCEBA0" w14:textId="77777777" w:rsidR="0004749F" w:rsidRPr="00260DD5" w:rsidRDefault="0004749F" w:rsidP="00260DD5">
      <w:pPr>
        <w:pStyle w:val="NormalWeb"/>
        <w:numPr>
          <w:ilvl w:val="0"/>
          <w:numId w:val="322"/>
        </w:numPr>
        <w:jc w:val="both"/>
        <w:rPr>
          <w:rFonts w:asciiTheme="majorBidi" w:hAnsiTheme="majorBidi" w:cstheme="majorBidi"/>
          <w:color w:val="0070C0"/>
        </w:rPr>
      </w:pPr>
      <w:r w:rsidRPr="00260DD5">
        <w:rPr>
          <w:rFonts w:asciiTheme="majorBidi" w:hAnsiTheme="majorBidi" w:cstheme="majorBidi"/>
          <w:color w:val="0070C0"/>
        </w:rPr>
        <w:t>Prepare thoughtful responses to potentially uncomfortable questions.</w:t>
      </w:r>
    </w:p>
    <w:p w14:paraId="3647FEF7" w14:textId="77777777" w:rsidR="0004749F" w:rsidRPr="00260DD5" w:rsidRDefault="0004749F" w:rsidP="00260DD5">
      <w:pPr>
        <w:pStyle w:val="NormalWeb"/>
        <w:numPr>
          <w:ilvl w:val="0"/>
          <w:numId w:val="322"/>
        </w:numPr>
        <w:jc w:val="both"/>
        <w:rPr>
          <w:rFonts w:asciiTheme="majorBidi" w:hAnsiTheme="majorBidi" w:cstheme="majorBidi"/>
          <w:color w:val="0070C0"/>
        </w:rPr>
      </w:pPr>
      <w:r w:rsidRPr="00260DD5">
        <w:rPr>
          <w:rFonts w:asciiTheme="majorBidi" w:hAnsiTheme="majorBidi" w:cstheme="majorBidi"/>
          <w:color w:val="0070C0"/>
        </w:rPr>
        <w:t>If we left a previous position for negative reasons, explain the situation in a neutral and professional manner.</w:t>
      </w:r>
    </w:p>
    <w:p w14:paraId="030D24A8" w14:textId="77777777" w:rsidR="0004749F" w:rsidRPr="00260DD5" w:rsidRDefault="0004749F" w:rsidP="00260DD5">
      <w:pPr>
        <w:pStyle w:val="NormalWeb"/>
        <w:numPr>
          <w:ilvl w:val="0"/>
          <w:numId w:val="322"/>
        </w:numPr>
        <w:jc w:val="both"/>
        <w:rPr>
          <w:rFonts w:asciiTheme="majorBidi" w:hAnsiTheme="majorBidi" w:cstheme="majorBidi"/>
          <w:color w:val="0070C0"/>
        </w:rPr>
      </w:pPr>
      <w:r w:rsidRPr="00260DD5">
        <w:rPr>
          <w:rFonts w:asciiTheme="majorBidi" w:hAnsiTheme="majorBidi" w:cstheme="majorBidi"/>
          <w:color w:val="0070C0"/>
        </w:rPr>
        <w:t>Avoid discussing our specific compensation history unless required.</w:t>
      </w:r>
    </w:p>
    <w:p w14:paraId="2A4400DF" w14:textId="77777777" w:rsidR="0004749F" w:rsidRPr="00260DD5" w:rsidRDefault="0004749F" w:rsidP="00260DD5">
      <w:pPr>
        <w:pStyle w:val="NormalWeb"/>
        <w:numPr>
          <w:ilvl w:val="0"/>
          <w:numId w:val="322"/>
        </w:numPr>
        <w:jc w:val="both"/>
        <w:rPr>
          <w:rFonts w:asciiTheme="majorBidi" w:hAnsiTheme="majorBidi" w:cstheme="majorBidi"/>
          <w:color w:val="0070C0"/>
        </w:rPr>
      </w:pPr>
      <w:r w:rsidRPr="00260DD5">
        <w:rPr>
          <w:rFonts w:asciiTheme="majorBidi" w:hAnsiTheme="majorBidi" w:cstheme="majorBidi"/>
          <w:color w:val="0070C0"/>
        </w:rPr>
        <w:t>Be honest about our expected salary and explain how flexible we are regarding compensation.</w:t>
      </w:r>
    </w:p>
    <w:p w14:paraId="0DE23B91" w14:textId="77777777" w:rsidR="0004749F" w:rsidRPr="00260DD5" w:rsidRDefault="0004749F" w:rsidP="00260DD5">
      <w:pPr>
        <w:pStyle w:val="Heading2"/>
        <w:jc w:val="both"/>
      </w:pPr>
      <w:bookmarkStart w:id="316" w:name="_Toc236217625"/>
      <w:r w:rsidRPr="00260DD5">
        <w:t>Team Leader Interview</w:t>
      </w:r>
      <w:bookmarkEnd w:id="316"/>
    </w:p>
    <w:p w14:paraId="3B13D7E8"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When interviewing with a team leader (often a project manager or another manager), the discussion typically focuses on the team, project workflows, collaboration, and work style.</w:t>
      </w:r>
    </w:p>
    <w:p w14:paraId="034EBBE6"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Although some technical discussion may occur, behavioral questions are usually more important.</w:t>
      </w:r>
    </w:p>
    <w:p w14:paraId="7E8B0725"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Common questions include:</w:t>
      </w:r>
    </w:p>
    <w:p w14:paraId="369E172C"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t>Tell me about a few of the first things you would do in this role.</w:t>
      </w:r>
    </w:p>
    <w:p w14:paraId="69EBBFC9"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t>Give a few examples of best practices in data science.</w:t>
      </w:r>
    </w:p>
    <w:p w14:paraId="142962D4"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t>What's a data science project you would want to work on at our company?</w:t>
      </w:r>
    </w:p>
    <w:p w14:paraId="12C12C92"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t>Tell me about a time you experienced conflict with a colleague and how you resolved it.</w:t>
      </w:r>
    </w:p>
    <w:p w14:paraId="17D79071"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t>Tell me about a time when your project failed. What did you do and what did you learn?</w:t>
      </w:r>
    </w:p>
    <w:p w14:paraId="43CD09C1"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t>Do you prefer to work closely with a team or mostly by yourself?</w:t>
      </w:r>
    </w:p>
    <w:p w14:paraId="2BFC0EA0"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t>How are you motivated?</w:t>
      </w:r>
    </w:p>
    <w:p w14:paraId="7FC9DDF9" w14:textId="77777777" w:rsidR="0004749F" w:rsidRPr="00260DD5" w:rsidRDefault="0004749F" w:rsidP="00260DD5">
      <w:pPr>
        <w:pStyle w:val="NormalWeb"/>
        <w:numPr>
          <w:ilvl w:val="0"/>
          <w:numId w:val="323"/>
        </w:numPr>
        <w:jc w:val="both"/>
        <w:rPr>
          <w:rFonts w:asciiTheme="majorBidi" w:hAnsiTheme="majorBidi" w:cstheme="majorBidi"/>
        </w:rPr>
      </w:pPr>
      <w:r w:rsidRPr="00260DD5">
        <w:rPr>
          <w:rFonts w:asciiTheme="majorBidi" w:hAnsiTheme="majorBidi" w:cstheme="majorBidi"/>
        </w:rPr>
        <w:lastRenderedPageBreak/>
        <w:t>How do you start learning about a topic you don't know about yet?</w:t>
      </w:r>
    </w:p>
    <w:p w14:paraId="7E558F17" w14:textId="77777777" w:rsidR="0004749F" w:rsidRPr="00260DD5" w:rsidRDefault="0004749F" w:rsidP="00260DD5">
      <w:pPr>
        <w:pStyle w:val="Heading3"/>
        <w:jc w:val="both"/>
      </w:pPr>
      <w:bookmarkStart w:id="317" w:name="_Toc236217626"/>
      <w:r w:rsidRPr="00260DD5">
        <w:t>Tips for Team Leader Interviews</w:t>
      </w:r>
      <w:bookmarkEnd w:id="317"/>
    </w:p>
    <w:p w14:paraId="335F6C74"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Our responses help the hiring manager understand:</w:t>
      </w:r>
    </w:p>
    <w:p w14:paraId="6ED064CC" w14:textId="77777777" w:rsidR="0004749F" w:rsidRPr="00260DD5" w:rsidRDefault="0004749F" w:rsidP="00260DD5">
      <w:pPr>
        <w:pStyle w:val="NormalWeb"/>
        <w:numPr>
          <w:ilvl w:val="0"/>
          <w:numId w:val="324"/>
        </w:numPr>
        <w:jc w:val="both"/>
        <w:rPr>
          <w:rFonts w:asciiTheme="majorBidi" w:hAnsiTheme="majorBidi" w:cstheme="majorBidi"/>
          <w:color w:val="0070C0"/>
        </w:rPr>
      </w:pPr>
      <w:r w:rsidRPr="00260DD5">
        <w:rPr>
          <w:rFonts w:asciiTheme="majorBidi" w:hAnsiTheme="majorBidi" w:cstheme="majorBidi"/>
          <w:color w:val="0070C0"/>
        </w:rPr>
        <w:t>How we approach our work.</w:t>
      </w:r>
    </w:p>
    <w:p w14:paraId="4BB7CAF6" w14:textId="77777777" w:rsidR="0004749F" w:rsidRPr="00260DD5" w:rsidRDefault="0004749F" w:rsidP="00260DD5">
      <w:pPr>
        <w:pStyle w:val="NormalWeb"/>
        <w:numPr>
          <w:ilvl w:val="0"/>
          <w:numId w:val="324"/>
        </w:numPr>
        <w:jc w:val="both"/>
        <w:rPr>
          <w:rFonts w:asciiTheme="majorBidi" w:hAnsiTheme="majorBidi" w:cstheme="majorBidi"/>
          <w:color w:val="0070C0"/>
        </w:rPr>
      </w:pPr>
      <w:r w:rsidRPr="00260DD5">
        <w:rPr>
          <w:rFonts w:asciiTheme="majorBidi" w:hAnsiTheme="majorBidi" w:cstheme="majorBidi"/>
          <w:color w:val="0070C0"/>
        </w:rPr>
        <w:t>The value we bring to the organization.</w:t>
      </w:r>
    </w:p>
    <w:p w14:paraId="64F22C16" w14:textId="77777777" w:rsidR="0004749F" w:rsidRPr="00260DD5" w:rsidRDefault="0004749F" w:rsidP="00260DD5">
      <w:pPr>
        <w:pStyle w:val="NormalWeb"/>
        <w:numPr>
          <w:ilvl w:val="0"/>
          <w:numId w:val="324"/>
        </w:numPr>
        <w:jc w:val="both"/>
        <w:rPr>
          <w:rFonts w:asciiTheme="majorBidi" w:hAnsiTheme="majorBidi" w:cstheme="majorBidi"/>
          <w:color w:val="0070C0"/>
        </w:rPr>
      </w:pPr>
      <w:r w:rsidRPr="00260DD5">
        <w:rPr>
          <w:rFonts w:asciiTheme="majorBidi" w:hAnsiTheme="majorBidi" w:cstheme="majorBidi"/>
          <w:color w:val="0070C0"/>
        </w:rPr>
        <w:t>Our collaboration and communication style.</w:t>
      </w:r>
    </w:p>
    <w:p w14:paraId="39923756" w14:textId="77777777" w:rsidR="0004749F" w:rsidRPr="00260DD5" w:rsidRDefault="0004749F" w:rsidP="00260DD5">
      <w:pPr>
        <w:pStyle w:val="NormalWeb"/>
        <w:numPr>
          <w:ilvl w:val="0"/>
          <w:numId w:val="324"/>
        </w:numPr>
        <w:jc w:val="both"/>
        <w:rPr>
          <w:rFonts w:asciiTheme="majorBidi" w:hAnsiTheme="majorBidi" w:cstheme="majorBidi"/>
          <w:color w:val="0070C0"/>
        </w:rPr>
      </w:pPr>
      <w:r w:rsidRPr="00260DD5">
        <w:rPr>
          <w:rFonts w:asciiTheme="majorBidi" w:hAnsiTheme="majorBidi" w:cstheme="majorBidi"/>
          <w:color w:val="0070C0"/>
        </w:rPr>
        <w:t>Our professional growth mindset.</w:t>
      </w:r>
    </w:p>
    <w:p w14:paraId="3961B4EF"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During the interview:</w:t>
      </w:r>
    </w:p>
    <w:p w14:paraId="746714BB" w14:textId="77777777" w:rsidR="0004749F" w:rsidRPr="00260DD5" w:rsidRDefault="0004749F" w:rsidP="00260DD5">
      <w:pPr>
        <w:pStyle w:val="NormalWeb"/>
        <w:numPr>
          <w:ilvl w:val="0"/>
          <w:numId w:val="325"/>
        </w:numPr>
        <w:jc w:val="both"/>
        <w:rPr>
          <w:rFonts w:asciiTheme="majorBidi" w:hAnsiTheme="majorBidi" w:cstheme="majorBidi"/>
          <w:color w:val="0070C0"/>
        </w:rPr>
      </w:pPr>
      <w:r w:rsidRPr="00260DD5">
        <w:rPr>
          <w:rFonts w:asciiTheme="majorBidi" w:hAnsiTheme="majorBidi" w:cstheme="majorBidi"/>
          <w:color w:val="0070C0"/>
        </w:rPr>
        <w:t>Build rapport with the interviewers.</w:t>
      </w:r>
    </w:p>
    <w:p w14:paraId="319336F5" w14:textId="77777777" w:rsidR="0004749F" w:rsidRPr="00260DD5" w:rsidRDefault="0004749F" w:rsidP="00260DD5">
      <w:pPr>
        <w:pStyle w:val="NormalWeb"/>
        <w:numPr>
          <w:ilvl w:val="0"/>
          <w:numId w:val="325"/>
        </w:numPr>
        <w:jc w:val="both"/>
        <w:rPr>
          <w:rFonts w:asciiTheme="majorBidi" w:hAnsiTheme="majorBidi" w:cstheme="majorBidi"/>
          <w:color w:val="0070C0"/>
        </w:rPr>
      </w:pPr>
      <w:r w:rsidRPr="00260DD5">
        <w:rPr>
          <w:rFonts w:asciiTheme="majorBidi" w:hAnsiTheme="majorBidi" w:cstheme="majorBidi"/>
          <w:color w:val="0070C0"/>
        </w:rPr>
        <w:t>Address interviewers by name if we have met them previously.</w:t>
      </w:r>
    </w:p>
    <w:p w14:paraId="77B01391" w14:textId="77777777" w:rsidR="0004749F" w:rsidRPr="00260DD5" w:rsidRDefault="0004749F" w:rsidP="00260DD5">
      <w:pPr>
        <w:pStyle w:val="NormalWeb"/>
        <w:numPr>
          <w:ilvl w:val="0"/>
          <w:numId w:val="325"/>
        </w:numPr>
        <w:jc w:val="both"/>
        <w:rPr>
          <w:rFonts w:asciiTheme="majorBidi" w:hAnsiTheme="majorBidi" w:cstheme="majorBidi"/>
          <w:color w:val="0070C0"/>
        </w:rPr>
      </w:pPr>
      <w:r w:rsidRPr="00260DD5">
        <w:rPr>
          <w:rFonts w:asciiTheme="majorBidi" w:hAnsiTheme="majorBidi" w:cstheme="majorBidi"/>
          <w:color w:val="0070C0"/>
        </w:rPr>
        <w:t>Present ourselves as though we are already contributing as a member of the team.</w:t>
      </w:r>
    </w:p>
    <w:p w14:paraId="38EB9537" w14:textId="77777777" w:rsidR="0004749F" w:rsidRPr="00260DD5" w:rsidRDefault="0004749F" w:rsidP="00260DD5">
      <w:pPr>
        <w:pStyle w:val="NormalWeb"/>
        <w:numPr>
          <w:ilvl w:val="0"/>
          <w:numId w:val="325"/>
        </w:numPr>
        <w:jc w:val="both"/>
        <w:rPr>
          <w:rFonts w:asciiTheme="majorBidi" w:hAnsiTheme="majorBidi" w:cstheme="majorBidi"/>
          <w:color w:val="0070C0"/>
        </w:rPr>
      </w:pPr>
      <w:r w:rsidRPr="00260DD5">
        <w:rPr>
          <w:rFonts w:asciiTheme="majorBidi" w:hAnsiTheme="majorBidi" w:cstheme="majorBidi"/>
          <w:color w:val="0070C0"/>
        </w:rPr>
        <w:t>Discuss the skills we want to develop and the goals we hope to achieve.</w:t>
      </w:r>
    </w:p>
    <w:p w14:paraId="40C83C6B" w14:textId="77777777" w:rsidR="0004749F" w:rsidRPr="00260DD5" w:rsidRDefault="0004749F" w:rsidP="00260DD5">
      <w:pPr>
        <w:pStyle w:val="NormalWeb"/>
        <w:numPr>
          <w:ilvl w:val="0"/>
          <w:numId w:val="325"/>
        </w:numPr>
        <w:jc w:val="both"/>
        <w:rPr>
          <w:rFonts w:asciiTheme="majorBidi" w:hAnsiTheme="majorBidi" w:cstheme="majorBidi"/>
          <w:color w:val="0070C0"/>
        </w:rPr>
      </w:pPr>
      <w:r w:rsidRPr="00260DD5">
        <w:rPr>
          <w:rFonts w:asciiTheme="majorBidi" w:hAnsiTheme="majorBidi" w:cstheme="majorBidi"/>
          <w:color w:val="0070C0"/>
        </w:rPr>
        <w:t>Emphasize both professional growth and our commitment to helping the company succeed.</w:t>
      </w:r>
    </w:p>
    <w:p w14:paraId="5CC29BC0" w14:textId="77777777" w:rsidR="0004749F" w:rsidRPr="00260DD5" w:rsidRDefault="0004749F" w:rsidP="00260DD5">
      <w:pPr>
        <w:pStyle w:val="Heading3"/>
        <w:jc w:val="both"/>
      </w:pPr>
      <w:bookmarkStart w:id="318" w:name="_Toc236217627"/>
      <w:r w:rsidRPr="00260DD5">
        <w:t>Unexpected or Creative Questions</w:t>
      </w:r>
      <w:bookmarkEnd w:id="318"/>
    </w:p>
    <w:p w14:paraId="30DE0E82"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Interviewers may ask unexpected questions such as:</w:t>
      </w:r>
    </w:p>
    <w:p w14:paraId="51DF716F"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"If you could have a superpower, which would it be and why?"</w:t>
      </w:r>
    </w:p>
    <w:p w14:paraId="040F91DC"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Although these questions may seem unrelated to the role, they often help interviewers evaluate:</w:t>
      </w:r>
    </w:p>
    <w:p w14:paraId="645B52ED" w14:textId="77777777" w:rsidR="0004749F" w:rsidRPr="00260DD5" w:rsidRDefault="0004749F" w:rsidP="00260DD5">
      <w:pPr>
        <w:pStyle w:val="NormalWeb"/>
        <w:numPr>
          <w:ilvl w:val="0"/>
          <w:numId w:val="326"/>
        </w:numPr>
        <w:jc w:val="both"/>
        <w:rPr>
          <w:rFonts w:asciiTheme="majorBidi" w:hAnsiTheme="majorBidi" w:cstheme="majorBidi"/>
          <w:color w:val="0070C0"/>
        </w:rPr>
      </w:pPr>
      <w:r w:rsidRPr="00260DD5">
        <w:rPr>
          <w:rFonts w:asciiTheme="majorBidi" w:hAnsiTheme="majorBidi" w:cstheme="majorBidi"/>
          <w:color w:val="0070C0"/>
        </w:rPr>
        <w:t>How we respond under unexpected pressure.</w:t>
      </w:r>
    </w:p>
    <w:p w14:paraId="1E893C2B" w14:textId="77777777" w:rsidR="0004749F" w:rsidRPr="00260DD5" w:rsidRDefault="0004749F" w:rsidP="00260DD5">
      <w:pPr>
        <w:pStyle w:val="NormalWeb"/>
        <w:numPr>
          <w:ilvl w:val="0"/>
          <w:numId w:val="326"/>
        </w:numPr>
        <w:jc w:val="both"/>
        <w:rPr>
          <w:rFonts w:asciiTheme="majorBidi" w:hAnsiTheme="majorBidi" w:cstheme="majorBidi"/>
          <w:color w:val="0070C0"/>
        </w:rPr>
      </w:pPr>
      <w:r w:rsidRPr="00260DD5">
        <w:rPr>
          <w:rFonts w:asciiTheme="majorBidi" w:hAnsiTheme="majorBidi" w:cstheme="majorBidi"/>
          <w:color w:val="0070C0"/>
        </w:rPr>
        <w:t>Our creativity.</w:t>
      </w:r>
    </w:p>
    <w:p w14:paraId="11D610F2" w14:textId="77777777" w:rsidR="0004749F" w:rsidRPr="00260DD5" w:rsidRDefault="0004749F" w:rsidP="00260DD5">
      <w:pPr>
        <w:pStyle w:val="NormalWeb"/>
        <w:numPr>
          <w:ilvl w:val="0"/>
          <w:numId w:val="326"/>
        </w:numPr>
        <w:jc w:val="both"/>
        <w:rPr>
          <w:rFonts w:asciiTheme="majorBidi" w:hAnsiTheme="majorBidi" w:cstheme="majorBidi"/>
          <w:color w:val="0070C0"/>
        </w:rPr>
      </w:pPr>
      <w:r w:rsidRPr="00260DD5">
        <w:rPr>
          <w:rFonts w:asciiTheme="majorBidi" w:hAnsiTheme="majorBidi" w:cstheme="majorBidi"/>
          <w:color w:val="0070C0"/>
        </w:rPr>
        <w:t>Our problem-solving approach.</w:t>
      </w:r>
    </w:p>
    <w:p w14:paraId="5C54C6CA" w14:textId="77777777" w:rsidR="0004749F" w:rsidRPr="00260DD5" w:rsidRDefault="0004749F" w:rsidP="00260DD5">
      <w:pPr>
        <w:pStyle w:val="NormalWeb"/>
        <w:jc w:val="both"/>
        <w:rPr>
          <w:rFonts w:asciiTheme="majorBidi" w:hAnsiTheme="majorBidi" w:cstheme="majorBidi"/>
          <w:color w:val="0070C0"/>
        </w:rPr>
      </w:pPr>
      <w:r w:rsidRPr="00260DD5">
        <w:rPr>
          <w:rFonts w:asciiTheme="majorBidi" w:hAnsiTheme="majorBidi" w:cstheme="majorBidi"/>
          <w:color w:val="0070C0"/>
        </w:rPr>
        <w:t>Answer honestly and enjoy the opportunity to demonstrate our personality.</w:t>
      </w:r>
    </w:p>
    <w:p w14:paraId="3B5B1A09" w14:textId="77777777" w:rsidR="0004749F" w:rsidRPr="00260DD5" w:rsidRDefault="0004749F" w:rsidP="00260DD5">
      <w:pPr>
        <w:pStyle w:val="Heading2"/>
        <w:jc w:val="both"/>
      </w:pPr>
      <w:bookmarkStart w:id="319" w:name="_Toc236217628"/>
      <w:r w:rsidRPr="00260DD5">
        <w:t>Technical Screen</w:t>
      </w:r>
      <w:bookmarkEnd w:id="319"/>
    </w:p>
    <w:p w14:paraId="31029F44"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A technical screen is usually conducted by a coding team leader or a senior developer.</w:t>
      </w:r>
    </w:p>
    <w:p w14:paraId="4CA4BEEE"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Its primary purpose is to evaluate our technical knowledge and determine how well our skills match the requirements of the position.</w:t>
      </w:r>
    </w:p>
    <w:p w14:paraId="673D9862"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Most questions focus on technical knowledge and teamwork.</w:t>
      </w:r>
    </w:p>
    <w:p w14:paraId="410BE555"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Common questions include:</w:t>
      </w:r>
    </w:p>
    <w:p w14:paraId="0069BFC8" w14:textId="77777777" w:rsidR="0004749F" w:rsidRPr="00260DD5" w:rsidRDefault="0004749F" w:rsidP="00260DD5">
      <w:pPr>
        <w:pStyle w:val="NormalWeb"/>
        <w:numPr>
          <w:ilvl w:val="0"/>
          <w:numId w:val="327"/>
        </w:numPr>
        <w:jc w:val="both"/>
        <w:rPr>
          <w:rFonts w:asciiTheme="majorBidi" w:hAnsiTheme="majorBidi" w:cstheme="majorBidi"/>
        </w:rPr>
      </w:pPr>
      <w:r w:rsidRPr="00260DD5">
        <w:rPr>
          <w:rFonts w:asciiTheme="majorBidi" w:hAnsiTheme="majorBidi" w:cstheme="majorBidi"/>
        </w:rPr>
        <w:t>What coding languages do you know?</w:t>
      </w:r>
    </w:p>
    <w:p w14:paraId="73EEFD39" w14:textId="77777777" w:rsidR="0004749F" w:rsidRPr="00260DD5" w:rsidRDefault="0004749F" w:rsidP="00260DD5">
      <w:pPr>
        <w:pStyle w:val="NormalWeb"/>
        <w:numPr>
          <w:ilvl w:val="0"/>
          <w:numId w:val="327"/>
        </w:numPr>
        <w:jc w:val="both"/>
        <w:rPr>
          <w:rFonts w:asciiTheme="majorBidi" w:hAnsiTheme="majorBidi" w:cstheme="majorBidi"/>
        </w:rPr>
      </w:pPr>
      <w:r w:rsidRPr="00260DD5">
        <w:rPr>
          <w:rFonts w:asciiTheme="majorBidi" w:hAnsiTheme="majorBidi" w:cstheme="majorBidi"/>
        </w:rPr>
        <w:t>What are some of your favorite tools?</w:t>
      </w:r>
    </w:p>
    <w:p w14:paraId="32755BEF" w14:textId="77777777" w:rsidR="0004749F" w:rsidRPr="00260DD5" w:rsidRDefault="0004749F" w:rsidP="00260DD5">
      <w:pPr>
        <w:pStyle w:val="NormalWeb"/>
        <w:numPr>
          <w:ilvl w:val="0"/>
          <w:numId w:val="327"/>
        </w:numPr>
        <w:jc w:val="both"/>
        <w:rPr>
          <w:rFonts w:asciiTheme="majorBidi" w:hAnsiTheme="majorBidi" w:cstheme="majorBidi"/>
        </w:rPr>
      </w:pPr>
      <w:r w:rsidRPr="00260DD5">
        <w:rPr>
          <w:rFonts w:asciiTheme="majorBidi" w:hAnsiTheme="majorBidi" w:cstheme="majorBidi"/>
        </w:rPr>
        <w:t>How do you begin working on a problem you've been assigned?</w:t>
      </w:r>
    </w:p>
    <w:p w14:paraId="5B54BB29" w14:textId="77777777" w:rsidR="0004749F" w:rsidRPr="00260DD5" w:rsidRDefault="0004749F" w:rsidP="00260DD5">
      <w:pPr>
        <w:pStyle w:val="NormalWeb"/>
        <w:numPr>
          <w:ilvl w:val="0"/>
          <w:numId w:val="327"/>
        </w:numPr>
        <w:jc w:val="both"/>
        <w:rPr>
          <w:rFonts w:asciiTheme="majorBidi" w:hAnsiTheme="majorBidi" w:cstheme="majorBidi"/>
        </w:rPr>
      </w:pPr>
      <w:r w:rsidRPr="00260DD5">
        <w:rPr>
          <w:rFonts w:asciiTheme="majorBidi" w:hAnsiTheme="majorBidi" w:cstheme="majorBidi"/>
        </w:rPr>
        <w:t>What do you do when you reach something you don't understand?</w:t>
      </w:r>
    </w:p>
    <w:p w14:paraId="5C9CFDD7" w14:textId="77777777" w:rsidR="0004749F" w:rsidRPr="00260DD5" w:rsidRDefault="0004749F" w:rsidP="00260DD5">
      <w:pPr>
        <w:pStyle w:val="NormalWeb"/>
        <w:numPr>
          <w:ilvl w:val="0"/>
          <w:numId w:val="327"/>
        </w:numPr>
        <w:jc w:val="both"/>
        <w:rPr>
          <w:rFonts w:asciiTheme="majorBidi" w:hAnsiTheme="majorBidi" w:cstheme="majorBidi"/>
        </w:rPr>
      </w:pPr>
      <w:r w:rsidRPr="00260DD5">
        <w:rPr>
          <w:rFonts w:asciiTheme="majorBidi" w:hAnsiTheme="majorBidi" w:cstheme="majorBidi"/>
        </w:rPr>
        <w:lastRenderedPageBreak/>
        <w:t>How do you stay on schedule and manage your time?</w:t>
      </w:r>
    </w:p>
    <w:p w14:paraId="0DC31B2B" w14:textId="77777777" w:rsidR="0004749F" w:rsidRPr="00260DD5" w:rsidRDefault="0004749F" w:rsidP="00260DD5">
      <w:pPr>
        <w:pStyle w:val="NormalWeb"/>
        <w:numPr>
          <w:ilvl w:val="0"/>
          <w:numId w:val="327"/>
        </w:numPr>
        <w:jc w:val="both"/>
        <w:rPr>
          <w:rFonts w:asciiTheme="majorBidi" w:hAnsiTheme="majorBidi" w:cstheme="majorBidi"/>
        </w:rPr>
      </w:pPr>
      <w:r w:rsidRPr="00260DD5">
        <w:rPr>
          <w:rFonts w:asciiTheme="majorBidi" w:hAnsiTheme="majorBidi" w:cstheme="majorBidi"/>
        </w:rPr>
        <w:t>How do you prepare for a presentation?</w:t>
      </w:r>
    </w:p>
    <w:p w14:paraId="10F5EFFB"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Technical interviews also commonly include practical problem-solving exercises.</w:t>
      </w:r>
    </w:p>
    <w:p w14:paraId="46041BDE"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Interviewers generally do not expect a perfect solution immediately. Instead, these exercises are designed to evaluate:</w:t>
      </w:r>
    </w:p>
    <w:p w14:paraId="26ADE985" w14:textId="77777777" w:rsidR="0004749F" w:rsidRPr="00260DD5" w:rsidRDefault="0004749F" w:rsidP="00260DD5">
      <w:pPr>
        <w:pStyle w:val="NormalWeb"/>
        <w:numPr>
          <w:ilvl w:val="0"/>
          <w:numId w:val="328"/>
        </w:numPr>
        <w:jc w:val="both"/>
        <w:rPr>
          <w:rFonts w:asciiTheme="majorBidi" w:hAnsiTheme="majorBidi" w:cstheme="majorBidi"/>
          <w:color w:val="0070C0"/>
        </w:rPr>
      </w:pPr>
      <w:r w:rsidRPr="00260DD5">
        <w:rPr>
          <w:rFonts w:asciiTheme="majorBidi" w:hAnsiTheme="majorBidi" w:cstheme="majorBidi"/>
          <w:color w:val="0070C0"/>
        </w:rPr>
        <w:t>Our problem-solving process.</w:t>
      </w:r>
    </w:p>
    <w:p w14:paraId="78E44CEF" w14:textId="77777777" w:rsidR="0004749F" w:rsidRPr="00260DD5" w:rsidRDefault="0004749F" w:rsidP="00260DD5">
      <w:pPr>
        <w:pStyle w:val="NormalWeb"/>
        <w:numPr>
          <w:ilvl w:val="0"/>
          <w:numId w:val="328"/>
        </w:numPr>
        <w:jc w:val="both"/>
        <w:rPr>
          <w:rFonts w:asciiTheme="majorBidi" w:hAnsiTheme="majorBidi" w:cstheme="majorBidi"/>
          <w:color w:val="0070C0"/>
        </w:rPr>
      </w:pPr>
      <w:r w:rsidRPr="00260DD5">
        <w:rPr>
          <w:rFonts w:asciiTheme="majorBidi" w:hAnsiTheme="majorBidi" w:cstheme="majorBidi"/>
          <w:color w:val="0070C0"/>
        </w:rPr>
        <w:t>Our logical thinking.</w:t>
      </w:r>
    </w:p>
    <w:p w14:paraId="696860D0" w14:textId="77777777" w:rsidR="0004749F" w:rsidRPr="00260DD5" w:rsidRDefault="0004749F" w:rsidP="00260DD5">
      <w:pPr>
        <w:pStyle w:val="NormalWeb"/>
        <w:numPr>
          <w:ilvl w:val="0"/>
          <w:numId w:val="328"/>
        </w:numPr>
        <w:jc w:val="both"/>
        <w:rPr>
          <w:rFonts w:asciiTheme="majorBidi" w:hAnsiTheme="majorBidi" w:cstheme="majorBidi"/>
          <w:color w:val="0070C0"/>
        </w:rPr>
      </w:pPr>
      <w:r w:rsidRPr="00260DD5">
        <w:rPr>
          <w:rFonts w:asciiTheme="majorBidi" w:hAnsiTheme="majorBidi" w:cstheme="majorBidi"/>
          <w:color w:val="0070C0"/>
        </w:rPr>
        <w:t>Our technical reasoning.</w:t>
      </w:r>
    </w:p>
    <w:p w14:paraId="6456EC4B" w14:textId="77777777" w:rsidR="0004749F" w:rsidRPr="00260DD5" w:rsidRDefault="0004749F" w:rsidP="00260DD5">
      <w:pPr>
        <w:pStyle w:val="NormalWeb"/>
        <w:numPr>
          <w:ilvl w:val="0"/>
          <w:numId w:val="328"/>
        </w:numPr>
        <w:jc w:val="both"/>
        <w:rPr>
          <w:rFonts w:asciiTheme="majorBidi" w:hAnsiTheme="majorBidi" w:cstheme="majorBidi"/>
          <w:color w:val="0070C0"/>
        </w:rPr>
      </w:pPr>
      <w:r w:rsidRPr="00260DD5">
        <w:rPr>
          <w:rFonts w:asciiTheme="majorBidi" w:hAnsiTheme="majorBidi" w:cstheme="majorBidi"/>
          <w:color w:val="0070C0"/>
        </w:rPr>
        <w:t>The strategies we use to approach unfamiliar challenges.</w:t>
      </w:r>
    </w:p>
    <w:p w14:paraId="75B3E630" w14:textId="77777777" w:rsidR="0004749F" w:rsidRPr="00260DD5" w:rsidRDefault="0004749F" w:rsidP="00260DD5">
      <w:pPr>
        <w:pStyle w:val="Heading2"/>
        <w:jc w:val="both"/>
      </w:pPr>
      <w:bookmarkStart w:id="320" w:name="_Toc236217629"/>
      <w:r w:rsidRPr="00260DD5">
        <w:t>Conclusion</w:t>
      </w:r>
      <w:bookmarkEnd w:id="320"/>
    </w:p>
    <w:p w14:paraId="1192C3B0"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Regardless of how we feel the second interview went, we should always end the interview on a positive note and clearly express our interest in the position.</w:t>
      </w:r>
    </w:p>
    <w:p w14:paraId="466A0157"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Before leaving:</w:t>
      </w:r>
    </w:p>
    <w:p w14:paraId="6BC24E9B" w14:textId="77777777" w:rsidR="0004749F" w:rsidRPr="00260DD5" w:rsidRDefault="0004749F" w:rsidP="00260DD5">
      <w:pPr>
        <w:pStyle w:val="NormalWeb"/>
        <w:numPr>
          <w:ilvl w:val="0"/>
          <w:numId w:val="329"/>
        </w:numPr>
        <w:jc w:val="both"/>
        <w:rPr>
          <w:rFonts w:asciiTheme="majorBidi" w:hAnsiTheme="majorBidi" w:cstheme="majorBidi"/>
          <w:color w:val="0070C0"/>
        </w:rPr>
      </w:pPr>
      <w:r w:rsidRPr="00260DD5">
        <w:rPr>
          <w:rFonts w:asciiTheme="majorBidi" w:hAnsiTheme="majorBidi" w:cstheme="majorBidi"/>
          <w:color w:val="0070C0"/>
        </w:rPr>
        <w:t>Thank each interviewer for the opportunity to interview again.</w:t>
      </w:r>
    </w:p>
    <w:p w14:paraId="184E6EA5" w14:textId="77777777" w:rsidR="0004749F" w:rsidRPr="00260DD5" w:rsidRDefault="0004749F" w:rsidP="00260DD5">
      <w:pPr>
        <w:pStyle w:val="NormalWeb"/>
        <w:numPr>
          <w:ilvl w:val="0"/>
          <w:numId w:val="329"/>
        </w:numPr>
        <w:jc w:val="both"/>
        <w:rPr>
          <w:rFonts w:asciiTheme="majorBidi" w:hAnsiTheme="majorBidi" w:cstheme="majorBidi"/>
          <w:color w:val="0070C0"/>
        </w:rPr>
      </w:pPr>
      <w:r w:rsidRPr="00260DD5">
        <w:rPr>
          <w:rFonts w:asciiTheme="majorBidi" w:hAnsiTheme="majorBidi" w:cstheme="majorBidi"/>
          <w:color w:val="0070C0"/>
        </w:rPr>
        <w:t>Express genuine appreciation.</w:t>
      </w:r>
    </w:p>
    <w:p w14:paraId="13F77DCB" w14:textId="77777777" w:rsidR="0004749F" w:rsidRPr="00260DD5" w:rsidRDefault="0004749F" w:rsidP="00260DD5">
      <w:pPr>
        <w:pStyle w:val="NormalWeb"/>
        <w:numPr>
          <w:ilvl w:val="0"/>
          <w:numId w:val="329"/>
        </w:numPr>
        <w:jc w:val="both"/>
        <w:rPr>
          <w:rFonts w:asciiTheme="majorBidi" w:hAnsiTheme="majorBidi" w:cstheme="majorBidi"/>
          <w:color w:val="0070C0"/>
        </w:rPr>
      </w:pPr>
      <w:r w:rsidRPr="00260DD5">
        <w:rPr>
          <w:rFonts w:asciiTheme="majorBidi" w:hAnsiTheme="majorBidi" w:cstheme="majorBidi"/>
          <w:color w:val="0070C0"/>
        </w:rPr>
        <w:t>Offer a sincere smile and handshake.</w:t>
      </w:r>
    </w:p>
    <w:p w14:paraId="18A1A406" w14:textId="77777777" w:rsidR="0004749F" w:rsidRPr="00260DD5" w:rsidRDefault="0004749F" w:rsidP="00260DD5">
      <w:pPr>
        <w:pStyle w:val="NormalWeb"/>
        <w:numPr>
          <w:ilvl w:val="0"/>
          <w:numId w:val="329"/>
        </w:numPr>
        <w:jc w:val="both"/>
        <w:rPr>
          <w:rFonts w:asciiTheme="majorBidi" w:hAnsiTheme="majorBidi" w:cstheme="majorBidi"/>
          <w:color w:val="0070C0"/>
        </w:rPr>
      </w:pPr>
      <w:r w:rsidRPr="00260DD5">
        <w:rPr>
          <w:rFonts w:asciiTheme="majorBidi" w:hAnsiTheme="majorBidi" w:cstheme="majorBidi"/>
          <w:color w:val="0070C0"/>
        </w:rPr>
        <w:t>Wish the interviewers success in finding the ideal candidate.</w:t>
      </w:r>
    </w:p>
    <w:p w14:paraId="0C1E3467" w14:textId="77777777" w:rsidR="0004749F" w:rsidRPr="00260DD5" w:rsidRDefault="0004749F" w:rsidP="00260DD5">
      <w:pPr>
        <w:pStyle w:val="NormalWeb"/>
        <w:jc w:val="both"/>
        <w:rPr>
          <w:rFonts w:asciiTheme="majorBidi" w:hAnsiTheme="majorBidi" w:cstheme="majorBidi"/>
        </w:rPr>
      </w:pPr>
      <w:r w:rsidRPr="00260DD5">
        <w:rPr>
          <w:rFonts w:asciiTheme="majorBidi" w:hAnsiTheme="majorBidi" w:cstheme="majorBidi"/>
        </w:rPr>
        <w:t>Enthusiasm and positivity can leave a lasting impression and help distinguish us from other candidates.</w:t>
      </w:r>
    </w:p>
    <w:p w14:paraId="7DCD0C0F" w14:textId="77777777" w:rsidR="0004749F" w:rsidRPr="00260DD5" w:rsidRDefault="0004749F" w:rsidP="00260DD5">
      <w:pPr>
        <w:pStyle w:val="NormalWeb"/>
        <w:jc w:val="both"/>
        <w:rPr>
          <w:rFonts w:asciiTheme="majorBidi" w:hAnsiTheme="majorBidi" w:cstheme="majorBidi"/>
          <w:color w:val="0070C0"/>
        </w:rPr>
      </w:pPr>
      <w:r w:rsidRPr="00260DD5">
        <w:rPr>
          <w:rFonts w:asciiTheme="majorBidi" w:hAnsiTheme="majorBidi" w:cstheme="majorBidi"/>
          <w:color w:val="0070C0"/>
        </w:rPr>
        <w:t>After the interview:</w:t>
      </w:r>
    </w:p>
    <w:p w14:paraId="3E54A7F1" w14:textId="77777777" w:rsidR="0004749F" w:rsidRPr="00260DD5" w:rsidRDefault="0004749F" w:rsidP="00260DD5">
      <w:pPr>
        <w:pStyle w:val="NormalWeb"/>
        <w:numPr>
          <w:ilvl w:val="0"/>
          <w:numId w:val="330"/>
        </w:numPr>
        <w:jc w:val="both"/>
        <w:rPr>
          <w:rFonts w:asciiTheme="majorBidi" w:hAnsiTheme="majorBidi" w:cstheme="majorBidi"/>
          <w:color w:val="0070C0"/>
        </w:rPr>
      </w:pPr>
      <w:r w:rsidRPr="00260DD5">
        <w:rPr>
          <w:rFonts w:asciiTheme="majorBidi" w:hAnsiTheme="majorBidi" w:cstheme="majorBidi"/>
          <w:color w:val="0070C0"/>
        </w:rPr>
        <w:t>Ask for the interviewers' contact information if appropriate.</w:t>
      </w:r>
    </w:p>
    <w:p w14:paraId="50BB9234" w14:textId="77777777" w:rsidR="0004749F" w:rsidRPr="00260DD5" w:rsidRDefault="0004749F" w:rsidP="00260DD5">
      <w:pPr>
        <w:pStyle w:val="NormalWeb"/>
        <w:numPr>
          <w:ilvl w:val="0"/>
          <w:numId w:val="330"/>
        </w:numPr>
        <w:jc w:val="both"/>
        <w:rPr>
          <w:rFonts w:asciiTheme="majorBidi" w:hAnsiTheme="majorBidi" w:cstheme="majorBidi"/>
          <w:color w:val="0070C0"/>
        </w:rPr>
      </w:pPr>
      <w:r w:rsidRPr="00260DD5">
        <w:rPr>
          <w:rFonts w:asciiTheme="majorBidi" w:hAnsiTheme="majorBidi" w:cstheme="majorBidi"/>
          <w:color w:val="0070C0"/>
        </w:rPr>
        <w:t>Promptly send any requested materials, such as links to our portfolio.</w:t>
      </w:r>
    </w:p>
    <w:p w14:paraId="46E4C3EF" w14:textId="77777777" w:rsidR="0004749F" w:rsidRPr="00260DD5" w:rsidRDefault="0004749F" w:rsidP="00260DD5">
      <w:pPr>
        <w:pStyle w:val="NormalWeb"/>
        <w:numPr>
          <w:ilvl w:val="0"/>
          <w:numId w:val="330"/>
        </w:numPr>
        <w:jc w:val="both"/>
        <w:rPr>
          <w:rFonts w:asciiTheme="majorBidi" w:hAnsiTheme="majorBidi" w:cstheme="majorBidi"/>
          <w:color w:val="0070C0"/>
        </w:rPr>
      </w:pPr>
      <w:r w:rsidRPr="00260DD5">
        <w:rPr>
          <w:rFonts w:asciiTheme="majorBidi" w:hAnsiTheme="majorBidi" w:cstheme="majorBidi"/>
          <w:color w:val="0070C0"/>
        </w:rPr>
        <w:t>Send thank-you notes on the same day.</w:t>
      </w:r>
    </w:p>
    <w:p w14:paraId="513D8901" w14:textId="77777777" w:rsidR="0004749F" w:rsidRPr="00260DD5" w:rsidRDefault="0004749F" w:rsidP="00260DD5">
      <w:pPr>
        <w:pStyle w:val="NormalWeb"/>
        <w:numPr>
          <w:ilvl w:val="0"/>
          <w:numId w:val="330"/>
        </w:numPr>
        <w:jc w:val="both"/>
        <w:rPr>
          <w:rFonts w:asciiTheme="majorBidi" w:hAnsiTheme="majorBidi" w:cstheme="majorBidi"/>
          <w:color w:val="0070C0"/>
        </w:rPr>
      </w:pPr>
      <w:r w:rsidRPr="00260DD5">
        <w:rPr>
          <w:rFonts w:asciiTheme="majorBidi" w:hAnsiTheme="majorBidi" w:cstheme="majorBidi"/>
          <w:color w:val="0070C0"/>
        </w:rPr>
        <w:t>Follow up if we have not received a response within the estimated timeframe.</w:t>
      </w:r>
    </w:p>
    <w:p w14:paraId="081CBD13" w14:textId="77777777" w:rsidR="00E44A3F" w:rsidRPr="00260DD5" w:rsidRDefault="00E44A3F" w:rsidP="00260DD5">
      <w:pPr>
        <w:pStyle w:val="Heading1"/>
        <w:jc w:val="both"/>
        <w:rPr>
          <w:rFonts w:cstheme="majorBidi"/>
        </w:rPr>
      </w:pPr>
      <w:bookmarkStart w:id="321" w:name="_Toc236217630"/>
      <w:r w:rsidRPr="00260DD5">
        <w:rPr>
          <w:rFonts w:cstheme="majorBidi"/>
        </w:rPr>
        <w:t>Final Interview</w:t>
      </w:r>
      <w:bookmarkEnd w:id="321"/>
    </w:p>
    <w:p w14:paraId="518E3048" w14:textId="77777777" w:rsidR="00E44A3F" w:rsidRPr="00260DD5" w:rsidRDefault="00E44A3F" w:rsidP="00260DD5">
      <w:pPr>
        <w:pStyle w:val="Heading2"/>
        <w:jc w:val="both"/>
      </w:pPr>
      <w:bookmarkStart w:id="322" w:name="_Toc236217631"/>
      <w:r w:rsidRPr="00260DD5">
        <w:t>Learning Objectives</w:t>
      </w:r>
      <w:bookmarkEnd w:id="322"/>
    </w:p>
    <w:p w14:paraId="56DF24B4"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After completing this topic, we will be able to:</w:t>
      </w:r>
    </w:p>
    <w:p w14:paraId="498FF278" w14:textId="77777777" w:rsidR="00E44A3F" w:rsidRPr="00260DD5" w:rsidRDefault="00E44A3F" w:rsidP="00260DD5">
      <w:pPr>
        <w:pStyle w:val="NormalWeb"/>
        <w:numPr>
          <w:ilvl w:val="0"/>
          <w:numId w:val="331"/>
        </w:numPr>
        <w:jc w:val="both"/>
        <w:rPr>
          <w:rFonts w:asciiTheme="majorBidi" w:hAnsiTheme="majorBidi" w:cstheme="majorBidi"/>
        </w:rPr>
      </w:pPr>
      <w:r w:rsidRPr="00260DD5">
        <w:rPr>
          <w:rFonts w:asciiTheme="majorBidi" w:hAnsiTheme="majorBidi" w:cstheme="majorBidi"/>
        </w:rPr>
        <w:t>Prepare for a final interview.</w:t>
      </w:r>
    </w:p>
    <w:p w14:paraId="3255C0B5" w14:textId="77777777" w:rsidR="00E44A3F" w:rsidRPr="00260DD5" w:rsidRDefault="00E44A3F" w:rsidP="00260DD5">
      <w:pPr>
        <w:pStyle w:val="NormalWeb"/>
        <w:numPr>
          <w:ilvl w:val="0"/>
          <w:numId w:val="331"/>
        </w:numPr>
        <w:jc w:val="both"/>
        <w:rPr>
          <w:rFonts w:asciiTheme="majorBidi" w:hAnsiTheme="majorBidi" w:cstheme="majorBidi"/>
        </w:rPr>
      </w:pPr>
      <w:r w:rsidRPr="00260DD5">
        <w:rPr>
          <w:rFonts w:asciiTheme="majorBidi" w:hAnsiTheme="majorBidi" w:cstheme="majorBidi"/>
        </w:rPr>
        <w:t>Recognize typical interview questions.</w:t>
      </w:r>
    </w:p>
    <w:p w14:paraId="1ECEB4CD" w14:textId="77777777" w:rsidR="00E44A3F" w:rsidRPr="00260DD5" w:rsidRDefault="00E44A3F" w:rsidP="00260DD5">
      <w:pPr>
        <w:pStyle w:val="NormalWeb"/>
        <w:numPr>
          <w:ilvl w:val="0"/>
          <w:numId w:val="331"/>
        </w:numPr>
        <w:jc w:val="both"/>
        <w:rPr>
          <w:rFonts w:asciiTheme="majorBidi" w:hAnsiTheme="majorBidi" w:cstheme="majorBidi"/>
        </w:rPr>
      </w:pPr>
      <w:r w:rsidRPr="00260DD5">
        <w:rPr>
          <w:rFonts w:asciiTheme="majorBidi" w:hAnsiTheme="majorBidi" w:cstheme="majorBidi"/>
        </w:rPr>
        <w:t xml:space="preserve">Explain the </w:t>
      </w:r>
      <w:r w:rsidRPr="00260DD5">
        <w:rPr>
          <w:rStyle w:val="Strong"/>
          <w:rFonts w:asciiTheme="majorBidi" w:hAnsiTheme="majorBidi" w:cstheme="majorBidi"/>
        </w:rPr>
        <w:t>STAR</w:t>
      </w:r>
      <w:r w:rsidRPr="00260DD5">
        <w:rPr>
          <w:rFonts w:asciiTheme="majorBidi" w:hAnsiTheme="majorBidi" w:cstheme="majorBidi"/>
        </w:rPr>
        <w:t xml:space="preserve"> method for answering interview questions.</w:t>
      </w:r>
    </w:p>
    <w:p w14:paraId="7AFAD62A" w14:textId="77777777" w:rsidR="00E44A3F" w:rsidRPr="00260DD5" w:rsidRDefault="00E44A3F" w:rsidP="00260DD5">
      <w:pPr>
        <w:pStyle w:val="NormalWeb"/>
        <w:numPr>
          <w:ilvl w:val="0"/>
          <w:numId w:val="331"/>
        </w:numPr>
        <w:jc w:val="both"/>
        <w:rPr>
          <w:rFonts w:asciiTheme="majorBidi" w:hAnsiTheme="majorBidi" w:cstheme="majorBidi"/>
        </w:rPr>
      </w:pPr>
      <w:r w:rsidRPr="00260DD5">
        <w:rPr>
          <w:rFonts w:asciiTheme="majorBidi" w:hAnsiTheme="majorBidi" w:cstheme="majorBidi"/>
        </w:rPr>
        <w:t>Formulate appropriate questions to ask during an interview.</w:t>
      </w:r>
    </w:p>
    <w:p w14:paraId="03F70438" w14:textId="77777777" w:rsidR="00E44A3F" w:rsidRPr="00260DD5" w:rsidRDefault="00E44A3F" w:rsidP="00260DD5">
      <w:pPr>
        <w:pStyle w:val="Heading2"/>
        <w:jc w:val="both"/>
      </w:pPr>
      <w:bookmarkStart w:id="323" w:name="_Toc236217632"/>
      <w:r w:rsidRPr="00260DD5">
        <w:lastRenderedPageBreak/>
        <w:t>Introduction</w:t>
      </w:r>
      <w:bookmarkEnd w:id="323"/>
    </w:p>
    <w:p w14:paraId="36698EAB"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 xml:space="preserve">If we have performed well throughout the interview process, we may be invited for a </w:t>
      </w:r>
      <w:r w:rsidRPr="00260DD5">
        <w:rPr>
          <w:rStyle w:val="Strong"/>
          <w:rFonts w:asciiTheme="majorBidi" w:hAnsiTheme="majorBidi" w:cstheme="majorBidi"/>
        </w:rPr>
        <w:t>final interview</w:t>
      </w:r>
      <w:r w:rsidRPr="00260DD5">
        <w:rPr>
          <w:rFonts w:asciiTheme="majorBidi" w:hAnsiTheme="majorBidi" w:cstheme="majorBidi"/>
        </w:rPr>
        <w:t xml:space="preserve">. Traditionally, this interview is conducted live on-site, although many companies now prefer </w:t>
      </w:r>
      <w:r w:rsidRPr="00260DD5">
        <w:rPr>
          <w:rStyle w:val="Strong"/>
          <w:rFonts w:asciiTheme="majorBidi" w:hAnsiTheme="majorBidi" w:cstheme="majorBidi"/>
        </w:rPr>
        <w:t>virtual video interviews</w:t>
      </w:r>
      <w:r w:rsidRPr="00260DD5">
        <w:rPr>
          <w:rFonts w:asciiTheme="majorBidi" w:hAnsiTheme="majorBidi" w:cstheme="majorBidi"/>
        </w:rPr>
        <w:t>.</w:t>
      </w:r>
    </w:p>
    <w:p w14:paraId="0A93040D"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The final interview is our opportunity to differentiate ourselves and demonstrate why we are the best fit for the role. Proper preparation helps us present ourselves confidently and professionally.</w:t>
      </w:r>
    </w:p>
    <w:p w14:paraId="450F169A" w14:textId="77777777" w:rsidR="00E44A3F" w:rsidRPr="00260DD5" w:rsidRDefault="00E44A3F" w:rsidP="00260DD5">
      <w:pPr>
        <w:pStyle w:val="Heading2"/>
        <w:jc w:val="both"/>
      </w:pPr>
      <w:bookmarkStart w:id="324" w:name="_Toc236217633"/>
      <w:r w:rsidRPr="00260DD5">
        <w:t>Preparing for the Final Interview</w:t>
      </w:r>
      <w:bookmarkEnd w:id="324"/>
    </w:p>
    <w:p w14:paraId="6EE2EE67" w14:textId="77777777" w:rsidR="00E44A3F" w:rsidRPr="00260DD5" w:rsidRDefault="00E44A3F" w:rsidP="00260DD5">
      <w:pPr>
        <w:pStyle w:val="Heading3"/>
        <w:jc w:val="both"/>
      </w:pPr>
      <w:bookmarkStart w:id="325" w:name="_Toc236217634"/>
      <w:r w:rsidRPr="00260DD5">
        <w:t>Review Before the Interview</w:t>
      </w:r>
      <w:bookmarkEnd w:id="325"/>
    </w:p>
    <w:p w14:paraId="12E0EB2B" w14:textId="77777777" w:rsidR="00E44A3F" w:rsidRPr="00260DD5" w:rsidRDefault="00E44A3F" w:rsidP="00260DD5">
      <w:pPr>
        <w:pStyle w:val="NormalWeb"/>
        <w:jc w:val="both"/>
        <w:rPr>
          <w:rFonts w:asciiTheme="majorBidi" w:hAnsiTheme="majorBidi" w:cstheme="majorBidi"/>
          <w:color w:val="0070C0"/>
        </w:rPr>
      </w:pPr>
      <w:r w:rsidRPr="00260DD5">
        <w:rPr>
          <w:rFonts w:asciiTheme="majorBidi" w:hAnsiTheme="majorBidi" w:cstheme="majorBidi"/>
          <w:color w:val="0070C0"/>
        </w:rPr>
        <w:t>On the night before the interview, we should:</w:t>
      </w:r>
    </w:p>
    <w:p w14:paraId="59AA8CF0" w14:textId="77777777" w:rsidR="00E44A3F" w:rsidRPr="00260DD5" w:rsidRDefault="00E44A3F" w:rsidP="00260DD5">
      <w:pPr>
        <w:pStyle w:val="NormalWeb"/>
        <w:numPr>
          <w:ilvl w:val="0"/>
          <w:numId w:val="332"/>
        </w:numPr>
        <w:jc w:val="both"/>
        <w:rPr>
          <w:rFonts w:asciiTheme="majorBidi" w:hAnsiTheme="majorBidi" w:cstheme="majorBidi"/>
          <w:color w:val="0070C0"/>
        </w:rPr>
      </w:pPr>
      <w:r w:rsidRPr="00260DD5">
        <w:rPr>
          <w:rFonts w:asciiTheme="majorBidi" w:hAnsiTheme="majorBidi" w:cstheme="majorBidi"/>
          <w:color w:val="0070C0"/>
        </w:rPr>
        <w:t>Read through our resume and cover letter.</w:t>
      </w:r>
    </w:p>
    <w:p w14:paraId="7EEDB57D" w14:textId="77777777" w:rsidR="00E44A3F" w:rsidRPr="00260DD5" w:rsidRDefault="00E44A3F" w:rsidP="00260DD5">
      <w:pPr>
        <w:pStyle w:val="NormalWeb"/>
        <w:numPr>
          <w:ilvl w:val="0"/>
          <w:numId w:val="332"/>
        </w:numPr>
        <w:jc w:val="both"/>
        <w:rPr>
          <w:rFonts w:asciiTheme="majorBidi" w:hAnsiTheme="majorBidi" w:cstheme="majorBidi"/>
          <w:color w:val="0070C0"/>
        </w:rPr>
      </w:pPr>
      <w:r w:rsidRPr="00260DD5">
        <w:rPr>
          <w:rFonts w:asciiTheme="majorBidi" w:hAnsiTheme="majorBidi" w:cstheme="majorBidi"/>
          <w:color w:val="0070C0"/>
        </w:rPr>
        <w:t>Review the job description.</w:t>
      </w:r>
    </w:p>
    <w:p w14:paraId="0058889B" w14:textId="77777777" w:rsidR="00E44A3F" w:rsidRPr="00260DD5" w:rsidRDefault="00E44A3F" w:rsidP="00260DD5">
      <w:pPr>
        <w:pStyle w:val="NormalWeb"/>
        <w:numPr>
          <w:ilvl w:val="0"/>
          <w:numId w:val="332"/>
        </w:numPr>
        <w:jc w:val="both"/>
        <w:rPr>
          <w:rFonts w:asciiTheme="majorBidi" w:hAnsiTheme="majorBidi" w:cstheme="majorBidi"/>
          <w:color w:val="0070C0"/>
        </w:rPr>
      </w:pPr>
      <w:r w:rsidRPr="00260DD5">
        <w:rPr>
          <w:rFonts w:asciiTheme="majorBidi" w:hAnsiTheme="majorBidi" w:cstheme="majorBidi"/>
          <w:color w:val="0070C0"/>
        </w:rPr>
        <w:t>Research the company.</w:t>
      </w:r>
    </w:p>
    <w:p w14:paraId="5F7D5017" w14:textId="77777777" w:rsidR="00E44A3F" w:rsidRPr="00260DD5" w:rsidRDefault="00E44A3F" w:rsidP="00260DD5">
      <w:pPr>
        <w:pStyle w:val="NormalWeb"/>
        <w:numPr>
          <w:ilvl w:val="0"/>
          <w:numId w:val="332"/>
        </w:numPr>
        <w:jc w:val="both"/>
        <w:rPr>
          <w:rFonts w:asciiTheme="majorBidi" w:hAnsiTheme="majorBidi" w:cstheme="majorBidi"/>
          <w:color w:val="0070C0"/>
        </w:rPr>
      </w:pPr>
      <w:r w:rsidRPr="00260DD5">
        <w:rPr>
          <w:rFonts w:asciiTheme="majorBidi" w:hAnsiTheme="majorBidi" w:cstheme="majorBidi"/>
          <w:color w:val="0070C0"/>
        </w:rPr>
        <w:t>Review any notes we have made during the application process.</w:t>
      </w:r>
    </w:p>
    <w:p w14:paraId="65765B85" w14:textId="77777777" w:rsidR="00E44A3F" w:rsidRPr="00260DD5" w:rsidRDefault="00E44A3F" w:rsidP="00260DD5">
      <w:pPr>
        <w:pStyle w:val="NormalWeb"/>
        <w:numPr>
          <w:ilvl w:val="0"/>
          <w:numId w:val="332"/>
        </w:numPr>
        <w:jc w:val="both"/>
        <w:rPr>
          <w:rFonts w:asciiTheme="majorBidi" w:hAnsiTheme="majorBidi" w:cstheme="majorBidi"/>
          <w:color w:val="0070C0"/>
        </w:rPr>
      </w:pPr>
      <w:r w:rsidRPr="00260DD5">
        <w:rPr>
          <w:rFonts w:asciiTheme="majorBidi" w:hAnsiTheme="majorBidi" w:cstheme="majorBidi"/>
          <w:color w:val="0070C0"/>
        </w:rPr>
        <w:t>Make sure we are familiar with everything mentioned in our resume.</w:t>
      </w:r>
    </w:p>
    <w:p w14:paraId="08A1EB64" w14:textId="77777777" w:rsidR="00E44A3F" w:rsidRPr="00260DD5" w:rsidRDefault="00E44A3F" w:rsidP="00260DD5">
      <w:pPr>
        <w:pStyle w:val="NormalWeb"/>
        <w:numPr>
          <w:ilvl w:val="0"/>
          <w:numId w:val="332"/>
        </w:numPr>
        <w:jc w:val="both"/>
        <w:rPr>
          <w:rFonts w:asciiTheme="majorBidi" w:hAnsiTheme="majorBidi" w:cstheme="majorBidi"/>
          <w:color w:val="0070C0"/>
        </w:rPr>
      </w:pPr>
      <w:r w:rsidRPr="00260DD5">
        <w:rPr>
          <w:rFonts w:asciiTheme="majorBidi" w:hAnsiTheme="majorBidi" w:cstheme="majorBidi"/>
          <w:color w:val="0070C0"/>
        </w:rPr>
        <w:t>Rehearse our elevator pitch.</w:t>
      </w:r>
    </w:p>
    <w:p w14:paraId="46D00849" w14:textId="77777777" w:rsidR="00E44A3F" w:rsidRPr="00260DD5" w:rsidRDefault="00E44A3F" w:rsidP="00260DD5">
      <w:pPr>
        <w:pStyle w:val="NormalWeb"/>
        <w:numPr>
          <w:ilvl w:val="0"/>
          <w:numId w:val="332"/>
        </w:numPr>
        <w:jc w:val="both"/>
        <w:rPr>
          <w:rFonts w:asciiTheme="majorBidi" w:hAnsiTheme="majorBidi" w:cstheme="majorBidi"/>
          <w:color w:val="0070C0"/>
        </w:rPr>
      </w:pPr>
      <w:r w:rsidRPr="00260DD5">
        <w:rPr>
          <w:rFonts w:asciiTheme="majorBidi" w:hAnsiTheme="majorBidi" w:cstheme="majorBidi"/>
          <w:color w:val="0070C0"/>
        </w:rPr>
        <w:t>Practice answering common interview questions.</w:t>
      </w:r>
    </w:p>
    <w:p w14:paraId="35DAB1C3" w14:textId="77777777" w:rsidR="00E44A3F" w:rsidRPr="00260DD5" w:rsidRDefault="00E44A3F" w:rsidP="00260DD5">
      <w:pPr>
        <w:pStyle w:val="Heading3"/>
        <w:jc w:val="both"/>
      </w:pPr>
      <w:bookmarkStart w:id="326" w:name="_Toc236217635"/>
      <w:r w:rsidRPr="00260DD5">
        <w:t>Plan Our Appearance</w:t>
      </w:r>
      <w:bookmarkEnd w:id="326"/>
    </w:p>
    <w:p w14:paraId="21E24621"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We should prepare our appearance in advance so that our grooming and clothing are in excellent condition.</w:t>
      </w:r>
    </w:p>
    <w:p w14:paraId="00A933FD" w14:textId="77777777" w:rsidR="00E44A3F" w:rsidRPr="00260DD5" w:rsidRDefault="00E44A3F" w:rsidP="00260DD5">
      <w:pPr>
        <w:pStyle w:val="NormalWeb"/>
        <w:jc w:val="both"/>
        <w:rPr>
          <w:rFonts w:asciiTheme="majorBidi" w:hAnsiTheme="majorBidi" w:cstheme="majorBidi"/>
        </w:rPr>
      </w:pPr>
      <w:r w:rsidRPr="00260DD5">
        <w:rPr>
          <w:rStyle w:val="Strong"/>
          <w:rFonts w:asciiTheme="majorBidi" w:hAnsiTheme="majorBidi" w:cstheme="majorBidi"/>
        </w:rPr>
        <w:t>General guideline:</w:t>
      </w:r>
      <w:r w:rsidRPr="00260DD5">
        <w:rPr>
          <w:rFonts w:asciiTheme="majorBidi" w:hAnsiTheme="majorBidi" w:cstheme="majorBidi"/>
        </w:rPr>
        <w:t xml:space="preserve"> Wear professional attire appropriate for the company's work environment.</w:t>
      </w:r>
    </w:p>
    <w:p w14:paraId="763C15C6" w14:textId="77777777" w:rsidR="00E44A3F" w:rsidRPr="00260DD5" w:rsidRDefault="00E44A3F" w:rsidP="00260DD5">
      <w:pPr>
        <w:pStyle w:val="NormalWeb"/>
        <w:jc w:val="both"/>
        <w:rPr>
          <w:rFonts w:asciiTheme="majorBidi" w:hAnsiTheme="majorBidi" w:cstheme="majorBidi"/>
          <w:color w:val="0070C0"/>
        </w:rPr>
      </w:pPr>
      <w:r w:rsidRPr="00260DD5">
        <w:rPr>
          <w:rStyle w:val="Strong"/>
          <w:rFonts w:asciiTheme="majorBidi" w:hAnsiTheme="majorBidi" w:cstheme="majorBidi"/>
          <w:color w:val="0070C0"/>
        </w:rPr>
        <w:t>For men:</w:t>
      </w:r>
    </w:p>
    <w:p w14:paraId="7A1C34DA" w14:textId="77777777" w:rsidR="00E44A3F" w:rsidRPr="00260DD5" w:rsidRDefault="00E44A3F" w:rsidP="00260DD5">
      <w:pPr>
        <w:pStyle w:val="NormalWeb"/>
        <w:numPr>
          <w:ilvl w:val="0"/>
          <w:numId w:val="333"/>
        </w:numPr>
        <w:jc w:val="both"/>
        <w:rPr>
          <w:rFonts w:asciiTheme="majorBidi" w:hAnsiTheme="majorBidi" w:cstheme="majorBidi"/>
          <w:color w:val="0070C0"/>
        </w:rPr>
      </w:pPr>
      <w:r w:rsidRPr="00260DD5">
        <w:rPr>
          <w:rFonts w:asciiTheme="majorBidi" w:hAnsiTheme="majorBidi" w:cstheme="majorBidi"/>
          <w:color w:val="0070C0"/>
        </w:rPr>
        <w:t>Suit jacket (when appropriate)</w:t>
      </w:r>
    </w:p>
    <w:p w14:paraId="2724988A" w14:textId="77777777" w:rsidR="00E44A3F" w:rsidRPr="00260DD5" w:rsidRDefault="00E44A3F" w:rsidP="00260DD5">
      <w:pPr>
        <w:pStyle w:val="NormalWeb"/>
        <w:numPr>
          <w:ilvl w:val="0"/>
          <w:numId w:val="333"/>
        </w:numPr>
        <w:jc w:val="both"/>
        <w:rPr>
          <w:rFonts w:asciiTheme="majorBidi" w:hAnsiTheme="majorBidi" w:cstheme="majorBidi"/>
          <w:color w:val="0070C0"/>
        </w:rPr>
      </w:pPr>
      <w:r w:rsidRPr="00260DD5">
        <w:rPr>
          <w:rFonts w:asciiTheme="majorBidi" w:hAnsiTheme="majorBidi" w:cstheme="majorBidi"/>
          <w:color w:val="0070C0"/>
        </w:rPr>
        <w:t>Slacks</w:t>
      </w:r>
    </w:p>
    <w:p w14:paraId="41FCBE06" w14:textId="77777777" w:rsidR="00E44A3F" w:rsidRPr="00260DD5" w:rsidRDefault="00E44A3F" w:rsidP="00260DD5">
      <w:pPr>
        <w:pStyle w:val="NormalWeb"/>
        <w:numPr>
          <w:ilvl w:val="0"/>
          <w:numId w:val="333"/>
        </w:numPr>
        <w:jc w:val="both"/>
        <w:rPr>
          <w:rFonts w:asciiTheme="majorBidi" w:hAnsiTheme="majorBidi" w:cstheme="majorBidi"/>
          <w:color w:val="0070C0"/>
        </w:rPr>
      </w:pPr>
      <w:r w:rsidRPr="00260DD5">
        <w:rPr>
          <w:rFonts w:asciiTheme="majorBidi" w:hAnsiTheme="majorBidi" w:cstheme="majorBidi"/>
          <w:color w:val="0070C0"/>
        </w:rPr>
        <w:t>Tie (depending on the workplace)</w:t>
      </w:r>
    </w:p>
    <w:p w14:paraId="1812C87E" w14:textId="77777777" w:rsidR="00E44A3F" w:rsidRPr="00260DD5" w:rsidRDefault="00E44A3F" w:rsidP="00260DD5">
      <w:pPr>
        <w:pStyle w:val="NormalWeb"/>
        <w:jc w:val="both"/>
        <w:rPr>
          <w:rFonts w:asciiTheme="majorBidi" w:hAnsiTheme="majorBidi" w:cstheme="majorBidi"/>
          <w:color w:val="0070C0"/>
        </w:rPr>
      </w:pPr>
      <w:r w:rsidRPr="00260DD5">
        <w:rPr>
          <w:rFonts w:asciiTheme="majorBidi" w:hAnsiTheme="majorBidi" w:cstheme="majorBidi"/>
          <w:color w:val="0070C0"/>
        </w:rPr>
        <w:t>Many technology companies have a casual office environment, so we should avoid dressing too formally when it is not appropriate.</w:t>
      </w:r>
    </w:p>
    <w:p w14:paraId="23A25B39" w14:textId="77777777" w:rsidR="00E44A3F" w:rsidRPr="00260DD5" w:rsidRDefault="00E44A3F" w:rsidP="00260DD5">
      <w:pPr>
        <w:pStyle w:val="NormalWeb"/>
        <w:jc w:val="both"/>
        <w:rPr>
          <w:rFonts w:asciiTheme="majorBidi" w:hAnsiTheme="majorBidi" w:cstheme="majorBidi"/>
        </w:rPr>
      </w:pPr>
      <w:r w:rsidRPr="00260DD5">
        <w:rPr>
          <w:rStyle w:val="Strong"/>
          <w:rFonts w:asciiTheme="majorBidi" w:hAnsiTheme="majorBidi" w:cstheme="majorBidi"/>
        </w:rPr>
        <w:t>For women:</w:t>
      </w:r>
    </w:p>
    <w:p w14:paraId="26925E32" w14:textId="77777777" w:rsidR="00E44A3F" w:rsidRPr="00260DD5" w:rsidRDefault="00E44A3F" w:rsidP="00260DD5">
      <w:pPr>
        <w:pStyle w:val="NormalWeb"/>
        <w:numPr>
          <w:ilvl w:val="0"/>
          <w:numId w:val="334"/>
        </w:numPr>
        <w:jc w:val="both"/>
        <w:rPr>
          <w:rFonts w:asciiTheme="majorBidi" w:hAnsiTheme="majorBidi" w:cstheme="majorBidi"/>
        </w:rPr>
      </w:pPr>
      <w:r w:rsidRPr="00260DD5">
        <w:rPr>
          <w:rFonts w:asciiTheme="majorBidi" w:hAnsiTheme="majorBidi" w:cstheme="majorBidi"/>
        </w:rPr>
        <w:t>Blouse</w:t>
      </w:r>
    </w:p>
    <w:p w14:paraId="58345863" w14:textId="77777777" w:rsidR="00E44A3F" w:rsidRPr="00260DD5" w:rsidRDefault="00E44A3F" w:rsidP="00260DD5">
      <w:pPr>
        <w:pStyle w:val="NormalWeb"/>
        <w:numPr>
          <w:ilvl w:val="0"/>
          <w:numId w:val="334"/>
        </w:numPr>
        <w:jc w:val="both"/>
        <w:rPr>
          <w:rFonts w:asciiTheme="majorBidi" w:hAnsiTheme="majorBidi" w:cstheme="majorBidi"/>
        </w:rPr>
      </w:pPr>
      <w:r w:rsidRPr="00260DD5">
        <w:rPr>
          <w:rFonts w:asciiTheme="majorBidi" w:hAnsiTheme="majorBidi" w:cstheme="majorBidi"/>
        </w:rPr>
        <w:t>Dress pants</w:t>
      </w:r>
    </w:p>
    <w:p w14:paraId="6B2FBEF4" w14:textId="77777777" w:rsidR="00E44A3F" w:rsidRPr="00260DD5" w:rsidRDefault="00E44A3F" w:rsidP="00260DD5">
      <w:pPr>
        <w:pStyle w:val="NormalWeb"/>
        <w:numPr>
          <w:ilvl w:val="0"/>
          <w:numId w:val="334"/>
        </w:numPr>
        <w:jc w:val="both"/>
        <w:rPr>
          <w:rFonts w:asciiTheme="majorBidi" w:hAnsiTheme="majorBidi" w:cstheme="majorBidi"/>
        </w:rPr>
      </w:pPr>
      <w:r w:rsidRPr="00260DD5">
        <w:rPr>
          <w:rFonts w:asciiTheme="majorBidi" w:hAnsiTheme="majorBidi" w:cstheme="majorBidi"/>
        </w:rPr>
        <w:t>Business dress</w:t>
      </w:r>
    </w:p>
    <w:p w14:paraId="21BD938C"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We should avoid wearing anything bright or flashy that could become distracting.</w:t>
      </w:r>
    </w:p>
    <w:p w14:paraId="00D233E9"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Additional recommendations include:</w:t>
      </w:r>
    </w:p>
    <w:p w14:paraId="1B1E2127" w14:textId="77777777" w:rsidR="00E44A3F" w:rsidRPr="00260DD5" w:rsidRDefault="00E44A3F" w:rsidP="00260DD5">
      <w:pPr>
        <w:pStyle w:val="NormalWeb"/>
        <w:numPr>
          <w:ilvl w:val="0"/>
          <w:numId w:val="335"/>
        </w:numPr>
        <w:jc w:val="both"/>
        <w:rPr>
          <w:rFonts w:asciiTheme="majorBidi" w:hAnsiTheme="majorBidi" w:cstheme="majorBidi"/>
        </w:rPr>
      </w:pPr>
      <w:r w:rsidRPr="00260DD5">
        <w:rPr>
          <w:rFonts w:asciiTheme="majorBidi" w:hAnsiTheme="majorBidi" w:cstheme="majorBidi"/>
        </w:rPr>
        <w:lastRenderedPageBreak/>
        <w:t>Keep hair neat.</w:t>
      </w:r>
    </w:p>
    <w:p w14:paraId="6DEA8EC9" w14:textId="77777777" w:rsidR="00E44A3F" w:rsidRPr="00260DD5" w:rsidRDefault="00E44A3F" w:rsidP="00260DD5">
      <w:pPr>
        <w:pStyle w:val="NormalWeb"/>
        <w:numPr>
          <w:ilvl w:val="0"/>
          <w:numId w:val="335"/>
        </w:numPr>
        <w:jc w:val="both"/>
        <w:rPr>
          <w:rFonts w:asciiTheme="majorBidi" w:hAnsiTheme="majorBidi" w:cstheme="majorBidi"/>
        </w:rPr>
      </w:pPr>
      <w:r w:rsidRPr="00260DD5">
        <w:rPr>
          <w:rFonts w:asciiTheme="majorBidi" w:hAnsiTheme="majorBidi" w:cstheme="majorBidi"/>
        </w:rPr>
        <w:t>Light makeup is optional.</w:t>
      </w:r>
    </w:p>
    <w:p w14:paraId="5A74B482" w14:textId="77777777" w:rsidR="00E44A3F" w:rsidRPr="00260DD5" w:rsidRDefault="00E44A3F" w:rsidP="00260DD5">
      <w:pPr>
        <w:pStyle w:val="Heading2"/>
        <w:jc w:val="both"/>
      </w:pPr>
      <w:bookmarkStart w:id="327" w:name="_Toc236217636"/>
      <w:r w:rsidRPr="00260DD5">
        <w:t>Preparing for a Virtual Interview</w:t>
      </w:r>
      <w:bookmarkEnd w:id="327"/>
    </w:p>
    <w:p w14:paraId="4A3DCEA5"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If our interview is virtual, we should still dress professionally for the camera.</w:t>
      </w:r>
    </w:p>
    <w:p w14:paraId="402D6D9A" w14:textId="77777777" w:rsidR="00E44A3F" w:rsidRPr="00260DD5" w:rsidRDefault="00E44A3F" w:rsidP="00260DD5">
      <w:pPr>
        <w:pStyle w:val="NormalWeb"/>
        <w:jc w:val="both"/>
        <w:rPr>
          <w:rFonts w:asciiTheme="majorBidi" w:hAnsiTheme="majorBidi" w:cstheme="majorBidi"/>
          <w:color w:val="0070C0"/>
        </w:rPr>
      </w:pPr>
      <w:r w:rsidRPr="00260DD5">
        <w:rPr>
          <w:rFonts w:asciiTheme="majorBidi" w:hAnsiTheme="majorBidi" w:cstheme="majorBidi"/>
          <w:color w:val="0070C0"/>
        </w:rPr>
        <w:t>Before the interview:</w:t>
      </w:r>
    </w:p>
    <w:p w14:paraId="29D288BC" w14:textId="77777777" w:rsidR="00E44A3F" w:rsidRPr="00260DD5" w:rsidRDefault="00E44A3F" w:rsidP="00260DD5">
      <w:pPr>
        <w:pStyle w:val="NormalWeb"/>
        <w:numPr>
          <w:ilvl w:val="0"/>
          <w:numId w:val="336"/>
        </w:numPr>
        <w:jc w:val="both"/>
        <w:rPr>
          <w:rFonts w:asciiTheme="majorBidi" w:hAnsiTheme="majorBidi" w:cstheme="majorBidi"/>
          <w:color w:val="0070C0"/>
        </w:rPr>
      </w:pPr>
      <w:r w:rsidRPr="00260DD5">
        <w:rPr>
          <w:rFonts w:asciiTheme="majorBidi" w:hAnsiTheme="majorBidi" w:cstheme="majorBidi"/>
          <w:color w:val="0070C0"/>
        </w:rPr>
        <w:t>Test the camera.</w:t>
      </w:r>
    </w:p>
    <w:p w14:paraId="0CD45B55" w14:textId="77777777" w:rsidR="00E44A3F" w:rsidRPr="00260DD5" w:rsidRDefault="00E44A3F" w:rsidP="00260DD5">
      <w:pPr>
        <w:pStyle w:val="NormalWeb"/>
        <w:numPr>
          <w:ilvl w:val="0"/>
          <w:numId w:val="336"/>
        </w:numPr>
        <w:jc w:val="both"/>
        <w:rPr>
          <w:rFonts w:asciiTheme="majorBidi" w:hAnsiTheme="majorBidi" w:cstheme="majorBidi"/>
          <w:color w:val="0070C0"/>
        </w:rPr>
      </w:pPr>
      <w:r w:rsidRPr="00260DD5">
        <w:rPr>
          <w:rFonts w:asciiTheme="majorBidi" w:hAnsiTheme="majorBidi" w:cstheme="majorBidi"/>
          <w:color w:val="0070C0"/>
        </w:rPr>
        <w:t>Test the microphone.</w:t>
      </w:r>
    </w:p>
    <w:p w14:paraId="49C086D9" w14:textId="77777777" w:rsidR="00E44A3F" w:rsidRPr="00260DD5" w:rsidRDefault="00E44A3F" w:rsidP="00260DD5">
      <w:pPr>
        <w:pStyle w:val="NormalWeb"/>
        <w:numPr>
          <w:ilvl w:val="0"/>
          <w:numId w:val="336"/>
        </w:numPr>
        <w:jc w:val="both"/>
        <w:rPr>
          <w:rFonts w:asciiTheme="majorBidi" w:hAnsiTheme="majorBidi" w:cstheme="majorBidi"/>
          <w:color w:val="0070C0"/>
        </w:rPr>
      </w:pPr>
      <w:r w:rsidRPr="00260DD5">
        <w:rPr>
          <w:rFonts w:asciiTheme="majorBidi" w:hAnsiTheme="majorBidi" w:cstheme="majorBidi"/>
          <w:color w:val="0070C0"/>
        </w:rPr>
        <w:t>Ensure the Internet connection is stable.</w:t>
      </w:r>
    </w:p>
    <w:p w14:paraId="7A020ACB" w14:textId="77777777" w:rsidR="00E44A3F" w:rsidRPr="00260DD5" w:rsidRDefault="00E44A3F" w:rsidP="00260DD5">
      <w:pPr>
        <w:pStyle w:val="NormalWeb"/>
        <w:jc w:val="both"/>
        <w:rPr>
          <w:rFonts w:asciiTheme="majorBidi" w:hAnsiTheme="majorBidi" w:cstheme="majorBidi"/>
          <w:color w:val="0070C0"/>
        </w:rPr>
      </w:pPr>
      <w:r w:rsidRPr="00260DD5">
        <w:rPr>
          <w:rFonts w:asciiTheme="majorBidi" w:hAnsiTheme="majorBidi" w:cstheme="majorBidi"/>
          <w:color w:val="0070C0"/>
        </w:rPr>
        <w:t>On the day of the interview:</w:t>
      </w:r>
    </w:p>
    <w:p w14:paraId="3B651764" w14:textId="77777777" w:rsidR="00E44A3F" w:rsidRPr="00260DD5" w:rsidRDefault="00E44A3F" w:rsidP="00260DD5">
      <w:pPr>
        <w:pStyle w:val="NormalWeb"/>
        <w:numPr>
          <w:ilvl w:val="0"/>
          <w:numId w:val="337"/>
        </w:numPr>
        <w:jc w:val="both"/>
        <w:rPr>
          <w:rFonts w:asciiTheme="majorBidi" w:hAnsiTheme="majorBidi" w:cstheme="majorBidi"/>
          <w:color w:val="0070C0"/>
        </w:rPr>
      </w:pPr>
      <w:r w:rsidRPr="00260DD5">
        <w:rPr>
          <w:rFonts w:asciiTheme="majorBidi" w:hAnsiTheme="majorBidi" w:cstheme="majorBidi"/>
          <w:color w:val="0070C0"/>
        </w:rPr>
        <w:t>Get a good night's sleep.</w:t>
      </w:r>
    </w:p>
    <w:p w14:paraId="303F24BB" w14:textId="77777777" w:rsidR="00E44A3F" w:rsidRPr="00260DD5" w:rsidRDefault="00E44A3F" w:rsidP="00260DD5">
      <w:pPr>
        <w:pStyle w:val="NormalWeb"/>
        <w:numPr>
          <w:ilvl w:val="0"/>
          <w:numId w:val="337"/>
        </w:numPr>
        <w:jc w:val="both"/>
        <w:rPr>
          <w:rFonts w:asciiTheme="majorBidi" w:hAnsiTheme="majorBidi" w:cstheme="majorBidi"/>
          <w:color w:val="0070C0"/>
        </w:rPr>
      </w:pPr>
      <w:r w:rsidRPr="00260DD5">
        <w:rPr>
          <w:rFonts w:asciiTheme="majorBidi" w:hAnsiTheme="majorBidi" w:cstheme="majorBidi"/>
          <w:color w:val="0070C0"/>
        </w:rPr>
        <w:t>Have breakfast.</w:t>
      </w:r>
    </w:p>
    <w:p w14:paraId="0170E5C4" w14:textId="77777777" w:rsidR="00E44A3F" w:rsidRPr="00260DD5" w:rsidRDefault="00E44A3F" w:rsidP="00260DD5">
      <w:pPr>
        <w:pStyle w:val="NormalWeb"/>
        <w:numPr>
          <w:ilvl w:val="0"/>
          <w:numId w:val="337"/>
        </w:numPr>
        <w:jc w:val="both"/>
        <w:rPr>
          <w:rFonts w:asciiTheme="majorBidi" w:hAnsiTheme="majorBidi" w:cstheme="majorBidi"/>
          <w:color w:val="0070C0"/>
        </w:rPr>
      </w:pPr>
      <w:r w:rsidRPr="00260DD5">
        <w:rPr>
          <w:rFonts w:asciiTheme="majorBidi" w:hAnsiTheme="majorBidi" w:cstheme="majorBidi"/>
          <w:color w:val="0070C0"/>
        </w:rPr>
        <w:t>Drink coffee if it is part of our routine.</w:t>
      </w:r>
    </w:p>
    <w:p w14:paraId="632B3CC9" w14:textId="77777777" w:rsidR="00E44A3F" w:rsidRPr="00260DD5" w:rsidRDefault="00E44A3F" w:rsidP="00260DD5">
      <w:pPr>
        <w:pStyle w:val="NormalWeb"/>
        <w:numPr>
          <w:ilvl w:val="0"/>
          <w:numId w:val="337"/>
        </w:numPr>
        <w:jc w:val="both"/>
        <w:rPr>
          <w:rFonts w:asciiTheme="majorBidi" w:hAnsiTheme="majorBidi" w:cstheme="majorBidi"/>
          <w:color w:val="0070C0"/>
        </w:rPr>
      </w:pPr>
      <w:r w:rsidRPr="00260DD5">
        <w:rPr>
          <w:rFonts w:asciiTheme="majorBidi" w:hAnsiTheme="majorBidi" w:cstheme="majorBidi"/>
          <w:color w:val="0070C0"/>
        </w:rPr>
        <w:t>Exercise if it is part of our routine.</w:t>
      </w:r>
    </w:p>
    <w:p w14:paraId="0CC7C7C9" w14:textId="77777777" w:rsidR="00E44A3F" w:rsidRPr="00260DD5" w:rsidRDefault="00E44A3F" w:rsidP="00260DD5">
      <w:pPr>
        <w:pStyle w:val="NormalWeb"/>
        <w:numPr>
          <w:ilvl w:val="0"/>
          <w:numId w:val="337"/>
        </w:numPr>
        <w:jc w:val="both"/>
        <w:rPr>
          <w:rFonts w:asciiTheme="majorBidi" w:hAnsiTheme="majorBidi" w:cstheme="majorBidi"/>
          <w:color w:val="0070C0"/>
        </w:rPr>
      </w:pPr>
      <w:r w:rsidRPr="00260DD5">
        <w:rPr>
          <w:rFonts w:asciiTheme="majorBidi" w:hAnsiTheme="majorBidi" w:cstheme="majorBidi"/>
          <w:color w:val="0070C0"/>
        </w:rPr>
        <w:t>Make sure we are comfortable and alert.</w:t>
      </w:r>
    </w:p>
    <w:p w14:paraId="67482403" w14:textId="77777777" w:rsidR="00E44A3F" w:rsidRPr="00260DD5" w:rsidRDefault="00E44A3F" w:rsidP="00260DD5">
      <w:pPr>
        <w:pStyle w:val="NormalWeb"/>
        <w:numPr>
          <w:ilvl w:val="0"/>
          <w:numId w:val="337"/>
        </w:numPr>
        <w:jc w:val="both"/>
        <w:rPr>
          <w:rFonts w:asciiTheme="majorBidi" w:hAnsiTheme="majorBidi" w:cstheme="majorBidi"/>
          <w:color w:val="0070C0"/>
        </w:rPr>
      </w:pPr>
      <w:r w:rsidRPr="00260DD5">
        <w:rPr>
          <w:rFonts w:asciiTheme="majorBidi" w:hAnsiTheme="majorBidi" w:cstheme="majorBidi"/>
          <w:color w:val="0070C0"/>
        </w:rPr>
        <w:t>Dress and groom ourselves professionally.</w:t>
      </w:r>
    </w:p>
    <w:p w14:paraId="559A778E" w14:textId="77777777" w:rsidR="00E44A3F" w:rsidRPr="00260DD5" w:rsidRDefault="00E44A3F" w:rsidP="00260DD5">
      <w:pPr>
        <w:pStyle w:val="Heading2"/>
        <w:jc w:val="both"/>
      </w:pPr>
      <w:bookmarkStart w:id="328" w:name="_Toc236217637"/>
      <w:r w:rsidRPr="00260DD5">
        <w:t>Preparing for an On-Site Interview</w:t>
      </w:r>
      <w:bookmarkEnd w:id="328"/>
    </w:p>
    <w:p w14:paraId="21E97514" w14:textId="77777777" w:rsidR="00E44A3F" w:rsidRPr="00260DD5" w:rsidRDefault="00E44A3F" w:rsidP="00260DD5">
      <w:pPr>
        <w:pStyle w:val="NormalWeb"/>
        <w:jc w:val="both"/>
        <w:rPr>
          <w:rFonts w:asciiTheme="majorBidi" w:hAnsiTheme="majorBidi" w:cstheme="majorBidi"/>
          <w:color w:val="0070C0"/>
        </w:rPr>
      </w:pPr>
      <w:r w:rsidRPr="00260DD5">
        <w:rPr>
          <w:rFonts w:asciiTheme="majorBidi" w:hAnsiTheme="majorBidi" w:cstheme="majorBidi"/>
          <w:color w:val="0070C0"/>
        </w:rPr>
        <w:t>If the interview takes place on-site, we should:</w:t>
      </w:r>
    </w:p>
    <w:p w14:paraId="143D48B9" w14:textId="77777777" w:rsidR="00E44A3F" w:rsidRPr="00260DD5" w:rsidRDefault="00E44A3F" w:rsidP="00260DD5">
      <w:pPr>
        <w:pStyle w:val="NormalWeb"/>
        <w:numPr>
          <w:ilvl w:val="0"/>
          <w:numId w:val="338"/>
        </w:numPr>
        <w:jc w:val="both"/>
        <w:rPr>
          <w:rFonts w:asciiTheme="majorBidi" w:hAnsiTheme="majorBidi" w:cstheme="majorBidi"/>
          <w:color w:val="0070C0"/>
        </w:rPr>
      </w:pPr>
      <w:r w:rsidRPr="00260DD5">
        <w:rPr>
          <w:rFonts w:asciiTheme="majorBidi" w:hAnsiTheme="majorBidi" w:cstheme="majorBidi"/>
          <w:color w:val="0070C0"/>
        </w:rPr>
        <w:t>Plan the route to the interview location.</w:t>
      </w:r>
    </w:p>
    <w:p w14:paraId="0E1BAD7D" w14:textId="77777777" w:rsidR="00E44A3F" w:rsidRPr="00260DD5" w:rsidRDefault="00E44A3F" w:rsidP="00260DD5">
      <w:pPr>
        <w:pStyle w:val="NormalWeb"/>
        <w:numPr>
          <w:ilvl w:val="0"/>
          <w:numId w:val="338"/>
        </w:numPr>
        <w:jc w:val="both"/>
        <w:rPr>
          <w:rFonts w:asciiTheme="majorBidi" w:hAnsiTheme="majorBidi" w:cstheme="majorBidi"/>
          <w:color w:val="0070C0"/>
        </w:rPr>
      </w:pPr>
      <w:r w:rsidRPr="00260DD5">
        <w:rPr>
          <w:rFonts w:asciiTheme="majorBidi" w:hAnsiTheme="majorBidi" w:cstheme="majorBidi"/>
          <w:color w:val="0070C0"/>
        </w:rPr>
        <w:t>Arrange transportation.</w:t>
      </w:r>
    </w:p>
    <w:p w14:paraId="56DB4470" w14:textId="77777777" w:rsidR="00E44A3F" w:rsidRPr="00260DD5" w:rsidRDefault="00E44A3F" w:rsidP="00260DD5">
      <w:pPr>
        <w:pStyle w:val="NormalWeb"/>
        <w:numPr>
          <w:ilvl w:val="0"/>
          <w:numId w:val="338"/>
        </w:numPr>
        <w:jc w:val="both"/>
        <w:rPr>
          <w:rFonts w:asciiTheme="majorBidi" w:hAnsiTheme="majorBidi" w:cstheme="majorBidi"/>
          <w:color w:val="0070C0"/>
        </w:rPr>
      </w:pPr>
      <w:r w:rsidRPr="00260DD5">
        <w:rPr>
          <w:rFonts w:asciiTheme="majorBidi" w:hAnsiTheme="majorBidi" w:cstheme="majorBidi"/>
          <w:color w:val="0070C0"/>
        </w:rPr>
        <w:t>Estimate travel time.</w:t>
      </w:r>
    </w:p>
    <w:p w14:paraId="34DD6716" w14:textId="77777777" w:rsidR="00E44A3F" w:rsidRPr="00260DD5" w:rsidRDefault="00E44A3F" w:rsidP="00260DD5">
      <w:pPr>
        <w:pStyle w:val="NormalWeb"/>
        <w:numPr>
          <w:ilvl w:val="0"/>
          <w:numId w:val="338"/>
        </w:numPr>
        <w:jc w:val="both"/>
        <w:rPr>
          <w:rFonts w:asciiTheme="majorBidi" w:hAnsiTheme="majorBidi" w:cstheme="majorBidi"/>
          <w:color w:val="0070C0"/>
        </w:rPr>
      </w:pPr>
      <w:r w:rsidRPr="00260DD5">
        <w:rPr>
          <w:rFonts w:asciiTheme="majorBidi" w:hAnsiTheme="majorBidi" w:cstheme="majorBidi"/>
          <w:color w:val="0070C0"/>
        </w:rPr>
        <w:t>Consider traffic patterns.</w:t>
      </w:r>
    </w:p>
    <w:p w14:paraId="2CC88E23" w14:textId="77777777" w:rsidR="00E44A3F" w:rsidRPr="00260DD5" w:rsidRDefault="00E44A3F" w:rsidP="00260DD5">
      <w:pPr>
        <w:pStyle w:val="NormalWeb"/>
        <w:numPr>
          <w:ilvl w:val="0"/>
          <w:numId w:val="338"/>
        </w:numPr>
        <w:jc w:val="both"/>
        <w:rPr>
          <w:rFonts w:asciiTheme="majorBidi" w:hAnsiTheme="majorBidi" w:cstheme="majorBidi"/>
          <w:color w:val="0070C0"/>
        </w:rPr>
      </w:pPr>
      <w:r w:rsidRPr="00260DD5">
        <w:rPr>
          <w:rFonts w:asciiTheme="majorBidi" w:hAnsiTheme="majorBidi" w:cstheme="majorBidi"/>
          <w:color w:val="0070C0"/>
        </w:rPr>
        <w:t>Allow time for parking.</w:t>
      </w:r>
    </w:p>
    <w:p w14:paraId="250191B5" w14:textId="77777777" w:rsidR="00E44A3F" w:rsidRPr="00260DD5" w:rsidRDefault="00E44A3F" w:rsidP="00260DD5">
      <w:pPr>
        <w:pStyle w:val="NormalWeb"/>
        <w:numPr>
          <w:ilvl w:val="0"/>
          <w:numId w:val="338"/>
        </w:numPr>
        <w:jc w:val="both"/>
        <w:rPr>
          <w:rFonts w:asciiTheme="majorBidi" w:hAnsiTheme="majorBidi" w:cstheme="majorBidi"/>
          <w:color w:val="0070C0"/>
        </w:rPr>
      </w:pPr>
      <w:r w:rsidRPr="00260DD5">
        <w:rPr>
          <w:rFonts w:asciiTheme="majorBidi" w:hAnsiTheme="majorBidi" w:cstheme="majorBidi"/>
          <w:color w:val="0070C0"/>
        </w:rPr>
        <w:t>Account for building check-in procedures.</w:t>
      </w:r>
    </w:p>
    <w:p w14:paraId="483FA10C" w14:textId="77777777" w:rsidR="00E44A3F" w:rsidRPr="00260DD5" w:rsidRDefault="00E44A3F" w:rsidP="00260DD5">
      <w:pPr>
        <w:pStyle w:val="NormalWeb"/>
        <w:numPr>
          <w:ilvl w:val="0"/>
          <w:numId w:val="338"/>
        </w:numPr>
        <w:jc w:val="both"/>
        <w:rPr>
          <w:rFonts w:asciiTheme="majorBidi" w:hAnsiTheme="majorBidi" w:cstheme="majorBidi"/>
          <w:color w:val="0070C0"/>
        </w:rPr>
      </w:pPr>
      <w:r w:rsidRPr="00260DD5">
        <w:rPr>
          <w:rFonts w:asciiTheme="majorBidi" w:hAnsiTheme="majorBidi" w:cstheme="majorBidi"/>
          <w:color w:val="0070C0"/>
        </w:rPr>
        <w:t>Leave early enough to avoid arriving late.</w:t>
      </w:r>
    </w:p>
    <w:p w14:paraId="4C123076" w14:textId="77777777" w:rsidR="00E44A3F" w:rsidRPr="00260DD5" w:rsidRDefault="00E44A3F" w:rsidP="00260DD5">
      <w:pPr>
        <w:pStyle w:val="Heading2"/>
        <w:jc w:val="both"/>
      </w:pPr>
      <w:bookmarkStart w:id="329" w:name="_Toc236217638"/>
      <w:r w:rsidRPr="00260DD5">
        <w:t>Understanding Technical Interviews</w:t>
      </w:r>
      <w:bookmarkEnd w:id="329"/>
    </w:p>
    <w:p w14:paraId="70D9F64E"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A technical interview is often very different from other job interviews.</w:t>
      </w:r>
    </w:p>
    <w:p w14:paraId="74CB0D90"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Technical interviews typically include:</w:t>
      </w:r>
    </w:p>
    <w:p w14:paraId="2CD437A3" w14:textId="77777777" w:rsidR="00E44A3F" w:rsidRPr="00260DD5" w:rsidRDefault="00E44A3F" w:rsidP="00260DD5">
      <w:pPr>
        <w:pStyle w:val="NormalWeb"/>
        <w:numPr>
          <w:ilvl w:val="0"/>
          <w:numId w:val="339"/>
        </w:numPr>
        <w:jc w:val="both"/>
        <w:rPr>
          <w:rFonts w:asciiTheme="majorBidi" w:hAnsiTheme="majorBidi" w:cstheme="majorBidi"/>
        </w:rPr>
      </w:pPr>
      <w:r w:rsidRPr="00260DD5">
        <w:rPr>
          <w:rFonts w:asciiTheme="majorBidi" w:hAnsiTheme="majorBidi" w:cstheme="majorBidi"/>
        </w:rPr>
        <w:t>Role-related technical questions</w:t>
      </w:r>
    </w:p>
    <w:p w14:paraId="64673876" w14:textId="77777777" w:rsidR="00E44A3F" w:rsidRPr="00260DD5" w:rsidRDefault="00E44A3F" w:rsidP="00260DD5">
      <w:pPr>
        <w:pStyle w:val="NormalWeb"/>
        <w:numPr>
          <w:ilvl w:val="0"/>
          <w:numId w:val="339"/>
        </w:numPr>
        <w:jc w:val="both"/>
        <w:rPr>
          <w:rFonts w:asciiTheme="majorBidi" w:hAnsiTheme="majorBidi" w:cstheme="majorBidi"/>
        </w:rPr>
      </w:pPr>
      <w:r w:rsidRPr="00260DD5">
        <w:rPr>
          <w:rFonts w:asciiTheme="majorBidi" w:hAnsiTheme="majorBidi" w:cstheme="majorBidi"/>
        </w:rPr>
        <w:t>Behavioral questions</w:t>
      </w:r>
    </w:p>
    <w:p w14:paraId="66EDF54F" w14:textId="77777777" w:rsidR="00E44A3F" w:rsidRPr="00260DD5" w:rsidRDefault="00E44A3F" w:rsidP="00260DD5">
      <w:pPr>
        <w:pStyle w:val="NormalWeb"/>
        <w:numPr>
          <w:ilvl w:val="0"/>
          <w:numId w:val="339"/>
        </w:numPr>
        <w:jc w:val="both"/>
        <w:rPr>
          <w:rFonts w:asciiTheme="majorBidi" w:hAnsiTheme="majorBidi" w:cstheme="majorBidi"/>
        </w:rPr>
      </w:pPr>
      <w:r w:rsidRPr="00260DD5">
        <w:rPr>
          <w:rFonts w:asciiTheme="majorBidi" w:hAnsiTheme="majorBidi" w:cstheme="majorBidi"/>
        </w:rPr>
        <w:t>Situational questions</w:t>
      </w:r>
    </w:p>
    <w:p w14:paraId="51E8CDDC" w14:textId="77777777" w:rsidR="00E44A3F" w:rsidRPr="00260DD5" w:rsidRDefault="00E44A3F" w:rsidP="00260DD5">
      <w:pPr>
        <w:pStyle w:val="NormalWeb"/>
        <w:numPr>
          <w:ilvl w:val="0"/>
          <w:numId w:val="339"/>
        </w:numPr>
        <w:jc w:val="both"/>
        <w:rPr>
          <w:rFonts w:asciiTheme="majorBidi" w:hAnsiTheme="majorBidi" w:cstheme="majorBidi"/>
        </w:rPr>
      </w:pPr>
      <w:r w:rsidRPr="00260DD5">
        <w:rPr>
          <w:rFonts w:asciiTheme="majorBidi" w:hAnsiTheme="majorBidi" w:cstheme="majorBidi"/>
        </w:rPr>
        <w:t>Hands-on problem-solving questions</w:t>
      </w:r>
    </w:p>
    <w:p w14:paraId="6B2E5BEB" w14:textId="77777777" w:rsidR="00E44A3F" w:rsidRPr="00260DD5" w:rsidRDefault="00E44A3F" w:rsidP="00260DD5">
      <w:pPr>
        <w:pStyle w:val="NormalWeb"/>
        <w:numPr>
          <w:ilvl w:val="0"/>
          <w:numId w:val="339"/>
        </w:numPr>
        <w:jc w:val="both"/>
        <w:rPr>
          <w:rFonts w:asciiTheme="majorBidi" w:hAnsiTheme="majorBidi" w:cstheme="majorBidi"/>
        </w:rPr>
      </w:pPr>
      <w:r w:rsidRPr="00260DD5">
        <w:rPr>
          <w:rFonts w:asciiTheme="majorBidi" w:hAnsiTheme="majorBidi" w:cstheme="majorBidi"/>
        </w:rPr>
        <w:t>Trick questions</w:t>
      </w:r>
    </w:p>
    <w:p w14:paraId="6C892EE5"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Interviewers usually begin by asking about our:</w:t>
      </w:r>
    </w:p>
    <w:p w14:paraId="65D8F004" w14:textId="77777777" w:rsidR="00E44A3F" w:rsidRPr="00260DD5" w:rsidRDefault="00E44A3F" w:rsidP="00260DD5">
      <w:pPr>
        <w:pStyle w:val="NormalWeb"/>
        <w:numPr>
          <w:ilvl w:val="0"/>
          <w:numId w:val="340"/>
        </w:numPr>
        <w:jc w:val="both"/>
        <w:rPr>
          <w:rFonts w:asciiTheme="majorBidi" w:hAnsiTheme="majorBidi" w:cstheme="majorBidi"/>
        </w:rPr>
      </w:pPr>
      <w:r w:rsidRPr="00260DD5">
        <w:rPr>
          <w:rFonts w:asciiTheme="majorBidi" w:hAnsiTheme="majorBidi" w:cstheme="majorBidi"/>
        </w:rPr>
        <w:t>Technical knowledge</w:t>
      </w:r>
    </w:p>
    <w:p w14:paraId="4E7CA7CA" w14:textId="77777777" w:rsidR="00E44A3F" w:rsidRPr="00260DD5" w:rsidRDefault="00E44A3F" w:rsidP="00260DD5">
      <w:pPr>
        <w:pStyle w:val="NormalWeb"/>
        <w:numPr>
          <w:ilvl w:val="0"/>
          <w:numId w:val="340"/>
        </w:numPr>
        <w:jc w:val="both"/>
        <w:rPr>
          <w:rFonts w:asciiTheme="majorBidi" w:hAnsiTheme="majorBidi" w:cstheme="majorBidi"/>
        </w:rPr>
      </w:pPr>
      <w:r w:rsidRPr="00260DD5">
        <w:rPr>
          <w:rFonts w:asciiTheme="majorBidi" w:hAnsiTheme="majorBidi" w:cstheme="majorBidi"/>
        </w:rPr>
        <w:lastRenderedPageBreak/>
        <w:t>Technical skills</w:t>
      </w:r>
    </w:p>
    <w:p w14:paraId="1F3DBE29" w14:textId="77777777" w:rsidR="00E44A3F" w:rsidRPr="00260DD5" w:rsidRDefault="00E44A3F" w:rsidP="00260DD5">
      <w:pPr>
        <w:pStyle w:val="NormalWeb"/>
        <w:numPr>
          <w:ilvl w:val="0"/>
          <w:numId w:val="340"/>
        </w:numPr>
        <w:jc w:val="both"/>
        <w:rPr>
          <w:rFonts w:asciiTheme="majorBidi" w:hAnsiTheme="majorBidi" w:cstheme="majorBidi"/>
        </w:rPr>
      </w:pPr>
      <w:r w:rsidRPr="00260DD5">
        <w:rPr>
          <w:rFonts w:asciiTheme="majorBidi" w:hAnsiTheme="majorBidi" w:cstheme="majorBidi"/>
        </w:rPr>
        <w:t>Professional experience</w:t>
      </w:r>
    </w:p>
    <w:p w14:paraId="1EB4F334"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During these discussions, we should:</w:t>
      </w:r>
    </w:p>
    <w:p w14:paraId="1EE2D03C" w14:textId="77777777" w:rsidR="00E44A3F" w:rsidRPr="00260DD5" w:rsidRDefault="00E44A3F" w:rsidP="00260DD5">
      <w:pPr>
        <w:pStyle w:val="NormalWeb"/>
        <w:numPr>
          <w:ilvl w:val="0"/>
          <w:numId w:val="341"/>
        </w:numPr>
        <w:jc w:val="both"/>
        <w:rPr>
          <w:rFonts w:asciiTheme="majorBidi" w:hAnsiTheme="majorBidi" w:cstheme="majorBidi"/>
          <w:color w:val="0070C0"/>
        </w:rPr>
      </w:pPr>
      <w:r w:rsidRPr="00260DD5">
        <w:rPr>
          <w:rFonts w:asciiTheme="majorBidi" w:hAnsiTheme="majorBidi" w:cstheme="majorBidi"/>
          <w:color w:val="0070C0"/>
        </w:rPr>
        <w:t>Explain technical concepts in an easy-to-understand manner.</w:t>
      </w:r>
    </w:p>
    <w:p w14:paraId="7E5B4611" w14:textId="77777777" w:rsidR="00E44A3F" w:rsidRPr="00260DD5" w:rsidRDefault="00E44A3F" w:rsidP="00260DD5">
      <w:pPr>
        <w:pStyle w:val="NormalWeb"/>
        <w:numPr>
          <w:ilvl w:val="0"/>
          <w:numId w:val="341"/>
        </w:numPr>
        <w:jc w:val="both"/>
        <w:rPr>
          <w:rFonts w:asciiTheme="majorBidi" w:hAnsiTheme="majorBidi" w:cstheme="majorBidi"/>
          <w:color w:val="0070C0"/>
        </w:rPr>
      </w:pPr>
      <w:r w:rsidRPr="00260DD5">
        <w:rPr>
          <w:rFonts w:asciiTheme="majorBidi" w:hAnsiTheme="majorBidi" w:cstheme="majorBidi"/>
          <w:color w:val="0070C0"/>
        </w:rPr>
        <w:t>Describe our work processes clearly.</w:t>
      </w:r>
    </w:p>
    <w:p w14:paraId="0E9BE3D4" w14:textId="77777777" w:rsidR="00E44A3F" w:rsidRPr="00260DD5" w:rsidRDefault="00E44A3F" w:rsidP="00260DD5">
      <w:pPr>
        <w:pStyle w:val="NormalWeb"/>
        <w:numPr>
          <w:ilvl w:val="0"/>
          <w:numId w:val="341"/>
        </w:numPr>
        <w:jc w:val="both"/>
        <w:rPr>
          <w:rFonts w:asciiTheme="majorBidi" w:hAnsiTheme="majorBidi" w:cstheme="majorBidi"/>
          <w:color w:val="0070C0"/>
        </w:rPr>
      </w:pPr>
      <w:r w:rsidRPr="00260DD5">
        <w:rPr>
          <w:rFonts w:asciiTheme="majorBidi" w:hAnsiTheme="majorBidi" w:cstheme="majorBidi"/>
          <w:color w:val="0070C0"/>
        </w:rPr>
        <w:t>Explain our problem-solving process.</w:t>
      </w:r>
    </w:p>
    <w:p w14:paraId="0D7FF3FE" w14:textId="77777777" w:rsidR="00E44A3F" w:rsidRPr="00260DD5" w:rsidRDefault="00E44A3F" w:rsidP="00260DD5">
      <w:pPr>
        <w:pStyle w:val="NormalWeb"/>
        <w:numPr>
          <w:ilvl w:val="0"/>
          <w:numId w:val="341"/>
        </w:numPr>
        <w:jc w:val="both"/>
        <w:rPr>
          <w:rFonts w:asciiTheme="majorBidi" w:hAnsiTheme="majorBidi" w:cstheme="majorBidi"/>
          <w:color w:val="0070C0"/>
        </w:rPr>
      </w:pPr>
      <w:r w:rsidRPr="00260DD5">
        <w:rPr>
          <w:rFonts w:asciiTheme="majorBidi" w:hAnsiTheme="majorBidi" w:cstheme="majorBidi"/>
          <w:color w:val="0070C0"/>
        </w:rPr>
        <w:t>Demonstrate that we understand multiple methods for reaching a solution when more than one approach is possible.</w:t>
      </w:r>
    </w:p>
    <w:p w14:paraId="00BFFEB1" w14:textId="77777777" w:rsidR="00E44A3F" w:rsidRPr="00260DD5" w:rsidRDefault="00E44A3F" w:rsidP="00260DD5">
      <w:pPr>
        <w:pStyle w:val="Heading2"/>
        <w:jc w:val="both"/>
      </w:pPr>
      <w:bookmarkStart w:id="330" w:name="_Toc236217639"/>
      <w:r w:rsidRPr="00260DD5">
        <w:t>Situational and Behavioral Questions</w:t>
      </w:r>
      <w:bookmarkEnd w:id="330"/>
    </w:p>
    <w:p w14:paraId="609A6E3E"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Interviewers ask situational and behavioral questions to understand:</w:t>
      </w:r>
    </w:p>
    <w:p w14:paraId="1F84253B" w14:textId="77777777" w:rsidR="00E44A3F" w:rsidRPr="00260DD5" w:rsidRDefault="00E44A3F" w:rsidP="00260DD5">
      <w:pPr>
        <w:pStyle w:val="NormalWeb"/>
        <w:numPr>
          <w:ilvl w:val="0"/>
          <w:numId w:val="342"/>
        </w:numPr>
        <w:jc w:val="both"/>
        <w:rPr>
          <w:rFonts w:asciiTheme="majorBidi" w:hAnsiTheme="majorBidi" w:cstheme="majorBidi"/>
          <w:color w:val="0070C0"/>
        </w:rPr>
      </w:pPr>
      <w:r w:rsidRPr="00260DD5">
        <w:rPr>
          <w:rFonts w:asciiTheme="majorBidi" w:hAnsiTheme="majorBidi" w:cstheme="majorBidi"/>
          <w:color w:val="0070C0"/>
        </w:rPr>
        <w:t>How well we will fit into the project team.</w:t>
      </w:r>
    </w:p>
    <w:p w14:paraId="2B950C2C" w14:textId="77777777" w:rsidR="00E44A3F" w:rsidRPr="00260DD5" w:rsidRDefault="00E44A3F" w:rsidP="00260DD5">
      <w:pPr>
        <w:pStyle w:val="NormalWeb"/>
        <w:numPr>
          <w:ilvl w:val="0"/>
          <w:numId w:val="342"/>
        </w:numPr>
        <w:jc w:val="both"/>
        <w:rPr>
          <w:rFonts w:asciiTheme="majorBidi" w:hAnsiTheme="majorBidi" w:cstheme="majorBidi"/>
          <w:color w:val="0070C0"/>
        </w:rPr>
      </w:pPr>
      <w:r w:rsidRPr="00260DD5">
        <w:rPr>
          <w:rFonts w:asciiTheme="majorBidi" w:hAnsiTheme="majorBidi" w:cstheme="majorBidi"/>
          <w:color w:val="0070C0"/>
        </w:rPr>
        <w:t>Whether we align with the company's culture.</w:t>
      </w:r>
    </w:p>
    <w:p w14:paraId="1000AF42" w14:textId="77777777" w:rsidR="00E44A3F" w:rsidRPr="00260DD5" w:rsidRDefault="00E44A3F" w:rsidP="00260DD5">
      <w:pPr>
        <w:pStyle w:val="NormalWeb"/>
        <w:numPr>
          <w:ilvl w:val="0"/>
          <w:numId w:val="342"/>
        </w:numPr>
        <w:jc w:val="both"/>
        <w:rPr>
          <w:rFonts w:asciiTheme="majorBidi" w:hAnsiTheme="majorBidi" w:cstheme="majorBidi"/>
          <w:color w:val="0070C0"/>
        </w:rPr>
      </w:pPr>
      <w:r w:rsidRPr="00260DD5">
        <w:rPr>
          <w:rFonts w:asciiTheme="majorBidi" w:hAnsiTheme="majorBidi" w:cstheme="majorBidi"/>
          <w:color w:val="0070C0"/>
        </w:rPr>
        <w:t>How we approach workplace situations.</w:t>
      </w:r>
    </w:p>
    <w:p w14:paraId="05501E18" w14:textId="77777777" w:rsidR="00E44A3F" w:rsidRPr="00260DD5" w:rsidRDefault="00E44A3F" w:rsidP="00260DD5">
      <w:pPr>
        <w:pStyle w:val="NormalWeb"/>
        <w:numPr>
          <w:ilvl w:val="0"/>
          <w:numId w:val="342"/>
        </w:numPr>
        <w:jc w:val="both"/>
        <w:rPr>
          <w:rFonts w:asciiTheme="majorBidi" w:hAnsiTheme="majorBidi" w:cstheme="majorBidi"/>
          <w:color w:val="0070C0"/>
        </w:rPr>
      </w:pPr>
      <w:r w:rsidRPr="00260DD5">
        <w:rPr>
          <w:rFonts w:asciiTheme="majorBidi" w:hAnsiTheme="majorBidi" w:cstheme="majorBidi"/>
          <w:color w:val="0070C0"/>
        </w:rPr>
        <w:t>How we solve problems.</w:t>
      </w:r>
    </w:p>
    <w:p w14:paraId="6D9F2B26"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 xml:space="preserve">The recommended approach for answering these questions is the </w:t>
      </w:r>
      <w:r w:rsidRPr="00260DD5">
        <w:rPr>
          <w:rStyle w:val="Strong"/>
          <w:rFonts w:asciiTheme="majorBidi" w:hAnsiTheme="majorBidi" w:cstheme="majorBidi"/>
        </w:rPr>
        <w:t>STAR method</w:t>
      </w:r>
      <w:r w:rsidRPr="00260DD5">
        <w:rPr>
          <w:rFonts w:asciiTheme="majorBidi" w:hAnsiTheme="majorBidi" w:cstheme="majorBidi"/>
        </w:rPr>
        <w:t>.</w:t>
      </w:r>
    </w:p>
    <w:p w14:paraId="0E4745FF" w14:textId="77777777" w:rsidR="00E44A3F" w:rsidRPr="00260DD5" w:rsidRDefault="00E44A3F" w:rsidP="00260DD5">
      <w:pPr>
        <w:pStyle w:val="Heading2"/>
        <w:jc w:val="both"/>
        <w:rPr>
          <w:color w:val="EE0000"/>
        </w:rPr>
      </w:pPr>
      <w:bookmarkStart w:id="331" w:name="_Toc236217640"/>
      <w:r w:rsidRPr="00260DD5">
        <w:rPr>
          <w:color w:val="EE0000"/>
        </w:rPr>
        <w:t>STAR Method</w:t>
      </w:r>
      <w:bookmarkEnd w:id="331"/>
    </w:p>
    <w:p w14:paraId="5F54FE68" w14:textId="77777777" w:rsidR="00E44A3F" w:rsidRPr="00260DD5" w:rsidRDefault="00E44A3F" w:rsidP="00260DD5">
      <w:pPr>
        <w:pStyle w:val="NormalWeb"/>
        <w:jc w:val="both"/>
        <w:rPr>
          <w:rFonts w:asciiTheme="majorBidi" w:hAnsiTheme="majorBidi" w:cstheme="majorBidi"/>
          <w:color w:val="EE0000"/>
        </w:rPr>
      </w:pPr>
      <w:r w:rsidRPr="00260DD5">
        <w:rPr>
          <w:rFonts w:asciiTheme="majorBidi" w:hAnsiTheme="majorBidi" w:cstheme="majorBidi"/>
          <w:color w:val="EE0000"/>
        </w:rPr>
        <w:t xml:space="preserve">The </w:t>
      </w:r>
      <w:r w:rsidRPr="00260DD5">
        <w:rPr>
          <w:rStyle w:val="Strong"/>
          <w:rFonts w:asciiTheme="majorBidi" w:hAnsiTheme="majorBidi" w:cstheme="majorBidi"/>
          <w:color w:val="EE0000"/>
        </w:rPr>
        <w:t>STAR</w:t>
      </w:r>
      <w:r w:rsidRPr="00260DD5">
        <w:rPr>
          <w:rFonts w:asciiTheme="majorBidi" w:hAnsiTheme="majorBidi" w:cstheme="majorBidi"/>
          <w:color w:val="EE0000"/>
        </w:rPr>
        <w:t xml:space="preserve"> method helps us explain how we handled specific work challenges in a clear and effective way.</w:t>
      </w:r>
    </w:p>
    <w:p w14:paraId="5AB0D384" w14:textId="77777777" w:rsidR="00E44A3F" w:rsidRPr="00260DD5" w:rsidRDefault="00E44A3F" w:rsidP="00260DD5">
      <w:pPr>
        <w:pStyle w:val="Heading3"/>
        <w:jc w:val="both"/>
        <w:rPr>
          <w:color w:val="EE0000"/>
        </w:rPr>
      </w:pPr>
      <w:bookmarkStart w:id="332" w:name="_Toc236217641"/>
      <w:r w:rsidRPr="00260DD5">
        <w:rPr>
          <w:color w:val="EE0000"/>
        </w:rPr>
        <w:t>Situation</w:t>
      </w:r>
      <w:bookmarkEnd w:id="332"/>
    </w:p>
    <w:p w14:paraId="4CAF52D5" w14:textId="77777777" w:rsidR="00E44A3F" w:rsidRPr="00260DD5" w:rsidRDefault="00E44A3F" w:rsidP="00260DD5">
      <w:pPr>
        <w:pStyle w:val="NormalWeb"/>
        <w:jc w:val="both"/>
        <w:rPr>
          <w:rFonts w:asciiTheme="majorBidi" w:hAnsiTheme="majorBidi" w:cstheme="majorBidi"/>
          <w:color w:val="EE0000"/>
        </w:rPr>
      </w:pPr>
      <w:r w:rsidRPr="00260DD5">
        <w:rPr>
          <w:rFonts w:asciiTheme="majorBidi" w:hAnsiTheme="majorBidi" w:cstheme="majorBidi"/>
          <w:color w:val="EE0000"/>
        </w:rPr>
        <w:t>Describe the project or challenge we faced.</w:t>
      </w:r>
    </w:p>
    <w:p w14:paraId="7D099416" w14:textId="77777777" w:rsidR="00E44A3F" w:rsidRPr="00260DD5" w:rsidRDefault="00E44A3F" w:rsidP="00260DD5">
      <w:pPr>
        <w:pStyle w:val="Heading3"/>
        <w:jc w:val="both"/>
        <w:rPr>
          <w:color w:val="EE0000"/>
        </w:rPr>
      </w:pPr>
      <w:bookmarkStart w:id="333" w:name="_Toc236217642"/>
      <w:r w:rsidRPr="00260DD5">
        <w:rPr>
          <w:color w:val="EE0000"/>
        </w:rPr>
        <w:t>Task</w:t>
      </w:r>
      <w:bookmarkEnd w:id="333"/>
    </w:p>
    <w:p w14:paraId="7383009B" w14:textId="77777777" w:rsidR="00E44A3F" w:rsidRPr="00260DD5" w:rsidRDefault="00E44A3F" w:rsidP="00260DD5">
      <w:pPr>
        <w:pStyle w:val="NormalWeb"/>
        <w:jc w:val="both"/>
        <w:rPr>
          <w:rFonts w:asciiTheme="majorBidi" w:hAnsiTheme="majorBidi" w:cstheme="majorBidi"/>
          <w:color w:val="EE0000"/>
        </w:rPr>
      </w:pPr>
      <w:r w:rsidRPr="00260DD5">
        <w:rPr>
          <w:rFonts w:asciiTheme="majorBidi" w:hAnsiTheme="majorBidi" w:cstheme="majorBidi"/>
          <w:color w:val="EE0000"/>
        </w:rPr>
        <w:t>Explain our responsibility in that situation and what we specifically needed to solve.</w:t>
      </w:r>
    </w:p>
    <w:p w14:paraId="03BB3AD1" w14:textId="77777777" w:rsidR="00E44A3F" w:rsidRPr="00260DD5" w:rsidRDefault="00E44A3F" w:rsidP="00260DD5">
      <w:pPr>
        <w:pStyle w:val="Heading3"/>
        <w:jc w:val="both"/>
        <w:rPr>
          <w:color w:val="EE0000"/>
        </w:rPr>
      </w:pPr>
      <w:bookmarkStart w:id="334" w:name="_Toc236217643"/>
      <w:r w:rsidRPr="00260DD5">
        <w:rPr>
          <w:color w:val="EE0000"/>
        </w:rPr>
        <w:t>Action</w:t>
      </w:r>
      <w:bookmarkEnd w:id="334"/>
    </w:p>
    <w:p w14:paraId="40CC04D2" w14:textId="77777777" w:rsidR="00E44A3F" w:rsidRPr="00260DD5" w:rsidRDefault="00E44A3F" w:rsidP="00260DD5">
      <w:pPr>
        <w:pStyle w:val="NormalWeb"/>
        <w:jc w:val="both"/>
        <w:rPr>
          <w:rFonts w:asciiTheme="majorBidi" w:hAnsiTheme="majorBidi" w:cstheme="majorBidi"/>
          <w:color w:val="EE0000"/>
        </w:rPr>
      </w:pPr>
      <w:r w:rsidRPr="00260DD5">
        <w:rPr>
          <w:rFonts w:asciiTheme="majorBidi" w:hAnsiTheme="majorBidi" w:cstheme="majorBidi"/>
          <w:color w:val="EE0000"/>
        </w:rPr>
        <w:t>Describe:</w:t>
      </w:r>
    </w:p>
    <w:p w14:paraId="6DE1BC29" w14:textId="77777777" w:rsidR="00E44A3F" w:rsidRPr="00260DD5" w:rsidRDefault="00E44A3F" w:rsidP="00260DD5">
      <w:pPr>
        <w:pStyle w:val="NormalWeb"/>
        <w:numPr>
          <w:ilvl w:val="0"/>
          <w:numId w:val="343"/>
        </w:numPr>
        <w:jc w:val="both"/>
        <w:rPr>
          <w:rFonts w:asciiTheme="majorBidi" w:hAnsiTheme="majorBidi" w:cstheme="majorBidi"/>
          <w:color w:val="EE0000"/>
        </w:rPr>
      </w:pPr>
      <w:r w:rsidRPr="00260DD5">
        <w:rPr>
          <w:rFonts w:asciiTheme="majorBidi" w:hAnsiTheme="majorBidi" w:cstheme="majorBidi"/>
          <w:color w:val="EE0000"/>
        </w:rPr>
        <w:t>The steps we followed.</w:t>
      </w:r>
    </w:p>
    <w:p w14:paraId="07FC62DD" w14:textId="77777777" w:rsidR="00E44A3F" w:rsidRPr="00260DD5" w:rsidRDefault="00E44A3F" w:rsidP="00260DD5">
      <w:pPr>
        <w:pStyle w:val="NormalWeb"/>
        <w:numPr>
          <w:ilvl w:val="0"/>
          <w:numId w:val="343"/>
        </w:numPr>
        <w:jc w:val="both"/>
        <w:rPr>
          <w:rFonts w:asciiTheme="majorBidi" w:hAnsiTheme="majorBidi" w:cstheme="majorBidi"/>
          <w:color w:val="EE0000"/>
        </w:rPr>
      </w:pPr>
      <w:r w:rsidRPr="00260DD5">
        <w:rPr>
          <w:rFonts w:asciiTheme="majorBidi" w:hAnsiTheme="majorBidi" w:cstheme="majorBidi"/>
          <w:color w:val="EE0000"/>
        </w:rPr>
        <w:t>The procedure we used.</w:t>
      </w:r>
    </w:p>
    <w:p w14:paraId="78697666" w14:textId="77777777" w:rsidR="00E44A3F" w:rsidRPr="00260DD5" w:rsidRDefault="00E44A3F" w:rsidP="00260DD5">
      <w:pPr>
        <w:pStyle w:val="NormalWeb"/>
        <w:numPr>
          <w:ilvl w:val="0"/>
          <w:numId w:val="343"/>
        </w:numPr>
        <w:jc w:val="both"/>
        <w:rPr>
          <w:rFonts w:asciiTheme="majorBidi" w:hAnsiTheme="majorBidi" w:cstheme="majorBidi"/>
          <w:color w:val="EE0000"/>
        </w:rPr>
      </w:pPr>
      <w:r w:rsidRPr="00260DD5">
        <w:rPr>
          <w:rFonts w:asciiTheme="majorBidi" w:hAnsiTheme="majorBidi" w:cstheme="majorBidi"/>
          <w:color w:val="EE0000"/>
        </w:rPr>
        <w:t>The decisions we made to solve the problem.</w:t>
      </w:r>
    </w:p>
    <w:p w14:paraId="00F01727" w14:textId="77777777" w:rsidR="00E44A3F" w:rsidRPr="00260DD5" w:rsidRDefault="00E44A3F" w:rsidP="00260DD5">
      <w:pPr>
        <w:pStyle w:val="Heading3"/>
        <w:jc w:val="both"/>
        <w:rPr>
          <w:color w:val="EE0000"/>
        </w:rPr>
      </w:pPr>
      <w:bookmarkStart w:id="335" w:name="_Toc236217644"/>
      <w:r w:rsidRPr="00260DD5">
        <w:rPr>
          <w:color w:val="EE0000"/>
        </w:rPr>
        <w:t>Result</w:t>
      </w:r>
      <w:bookmarkEnd w:id="335"/>
    </w:p>
    <w:p w14:paraId="15B4DC75" w14:textId="77777777" w:rsidR="00E44A3F" w:rsidRPr="00260DD5" w:rsidRDefault="00E44A3F" w:rsidP="00260DD5">
      <w:pPr>
        <w:pStyle w:val="NormalWeb"/>
        <w:jc w:val="both"/>
        <w:rPr>
          <w:rFonts w:asciiTheme="majorBidi" w:hAnsiTheme="majorBidi" w:cstheme="majorBidi"/>
          <w:color w:val="EE0000"/>
        </w:rPr>
      </w:pPr>
      <w:r w:rsidRPr="00260DD5">
        <w:rPr>
          <w:rFonts w:asciiTheme="majorBidi" w:hAnsiTheme="majorBidi" w:cstheme="majorBidi"/>
          <w:color w:val="EE0000"/>
        </w:rPr>
        <w:t>Explain what happened after our actions, preferably using measurable or quantifiable results.</w:t>
      </w:r>
    </w:p>
    <w:p w14:paraId="567A2B34" w14:textId="77777777" w:rsidR="00E44A3F" w:rsidRPr="00260DD5" w:rsidRDefault="00E44A3F" w:rsidP="00260DD5">
      <w:pPr>
        <w:pStyle w:val="Heading2"/>
        <w:jc w:val="both"/>
      </w:pPr>
      <w:bookmarkStart w:id="336" w:name="_Toc236217645"/>
      <w:r w:rsidRPr="00260DD5">
        <w:lastRenderedPageBreak/>
        <w:t>STAR Method Example</w:t>
      </w:r>
      <w:bookmarkEnd w:id="336"/>
    </w:p>
    <w:p w14:paraId="27D83FCC" w14:textId="77777777" w:rsidR="00E44A3F" w:rsidRPr="00260DD5" w:rsidRDefault="00E44A3F" w:rsidP="00260DD5">
      <w:pPr>
        <w:pStyle w:val="Heading3"/>
        <w:jc w:val="both"/>
      </w:pPr>
      <w:bookmarkStart w:id="337" w:name="_Toc236217646"/>
      <w:r w:rsidRPr="00260DD5">
        <w:t>Interview Question</w:t>
      </w:r>
      <w:bookmarkEnd w:id="337"/>
    </w:p>
    <w:p w14:paraId="2E14456F" w14:textId="77777777" w:rsidR="00E44A3F" w:rsidRPr="00260DD5" w:rsidRDefault="00E44A3F" w:rsidP="00260DD5">
      <w:pPr>
        <w:pStyle w:val="NormalWeb"/>
        <w:jc w:val="both"/>
        <w:rPr>
          <w:rFonts w:asciiTheme="majorBidi" w:hAnsiTheme="majorBidi" w:cstheme="majorBidi"/>
        </w:rPr>
      </w:pPr>
      <w:r w:rsidRPr="00260DD5">
        <w:rPr>
          <w:rStyle w:val="Strong"/>
          <w:rFonts w:asciiTheme="majorBidi" w:hAnsiTheme="majorBidi" w:cstheme="majorBidi"/>
        </w:rPr>
        <w:t>Can you tell us about the most recent project you worked on?</w:t>
      </w:r>
    </w:p>
    <w:p w14:paraId="5AB8825F" w14:textId="77777777" w:rsidR="00E44A3F" w:rsidRPr="00260DD5" w:rsidRDefault="00E44A3F" w:rsidP="00260DD5">
      <w:pPr>
        <w:pStyle w:val="Heading3"/>
        <w:jc w:val="both"/>
      </w:pPr>
      <w:bookmarkStart w:id="338" w:name="_Toc236217647"/>
      <w:r w:rsidRPr="00260DD5">
        <w:t>Example Answer</w:t>
      </w:r>
      <w:bookmarkEnd w:id="338"/>
    </w:p>
    <w:p w14:paraId="736E688D" w14:textId="77777777" w:rsidR="00E44A3F" w:rsidRPr="00260DD5" w:rsidRDefault="00E44A3F" w:rsidP="00260DD5">
      <w:pPr>
        <w:pStyle w:val="NormalWeb"/>
        <w:numPr>
          <w:ilvl w:val="0"/>
          <w:numId w:val="344"/>
        </w:numPr>
        <w:jc w:val="both"/>
        <w:rPr>
          <w:rFonts w:asciiTheme="majorBidi" w:hAnsiTheme="majorBidi" w:cstheme="majorBidi"/>
        </w:rPr>
      </w:pPr>
      <w:r w:rsidRPr="00260DD5">
        <w:rPr>
          <w:rStyle w:val="Strong"/>
          <w:rFonts w:asciiTheme="majorBidi" w:hAnsiTheme="majorBidi" w:cstheme="majorBidi"/>
        </w:rPr>
        <w:t>Situation:</w:t>
      </w:r>
      <w:r w:rsidRPr="00260DD5">
        <w:rPr>
          <w:rFonts w:asciiTheme="majorBidi" w:hAnsiTheme="majorBidi" w:cstheme="majorBidi"/>
        </w:rPr>
        <w:t xml:space="preserve"> We were on a team that was tasked with moving a database to a new server.</w:t>
      </w:r>
    </w:p>
    <w:p w14:paraId="6DADD498" w14:textId="77777777" w:rsidR="00E44A3F" w:rsidRPr="00260DD5" w:rsidRDefault="00E44A3F" w:rsidP="00260DD5">
      <w:pPr>
        <w:pStyle w:val="NormalWeb"/>
        <w:numPr>
          <w:ilvl w:val="0"/>
          <w:numId w:val="344"/>
        </w:numPr>
        <w:jc w:val="both"/>
        <w:rPr>
          <w:rFonts w:asciiTheme="majorBidi" w:hAnsiTheme="majorBidi" w:cstheme="majorBidi"/>
        </w:rPr>
      </w:pPr>
      <w:r w:rsidRPr="00260DD5">
        <w:rPr>
          <w:rStyle w:val="Strong"/>
          <w:rFonts w:asciiTheme="majorBidi" w:hAnsiTheme="majorBidi" w:cstheme="majorBidi"/>
        </w:rPr>
        <w:t>Task:</w:t>
      </w:r>
      <w:r w:rsidRPr="00260DD5">
        <w:rPr>
          <w:rFonts w:asciiTheme="majorBidi" w:hAnsiTheme="majorBidi" w:cstheme="majorBidi"/>
        </w:rPr>
        <w:t xml:space="preserve"> We were responsible for increasing the query speed of the new deployment.</w:t>
      </w:r>
    </w:p>
    <w:p w14:paraId="40C1B04C" w14:textId="77777777" w:rsidR="00E44A3F" w:rsidRPr="00260DD5" w:rsidRDefault="00E44A3F" w:rsidP="00260DD5">
      <w:pPr>
        <w:pStyle w:val="NormalWeb"/>
        <w:numPr>
          <w:ilvl w:val="0"/>
          <w:numId w:val="344"/>
        </w:numPr>
        <w:jc w:val="both"/>
        <w:rPr>
          <w:rFonts w:asciiTheme="majorBidi" w:hAnsiTheme="majorBidi" w:cstheme="majorBidi"/>
        </w:rPr>
      </w:pPr>
      <w:r w:rsidRPr="00260DD5">
        <w:rPr>
          <w:rStyle w:val="Strong"/>
          <w:rFonts w:asciiTheme="majorBidi" w:hAnsiTheme="majorBidi" w:cstheme="majorBidi"/>
        </w:rPr>
        <w:t>Action:</w:t>
      </w:r>
      <w:r w:rsidRPr="00260DD5">
        <w:rPr>
          <w:rFonts w:asciiTheme="majorBidi" w:hAnsiTheme="majorBidi" w:cstheme="majorBidi"/>
        </w:rPr>
        <w:t xml:space="preserve"> We employed a data optimizer, improved the indexes, and updated the software.</w:t>
      </w:r>
    </w:p>
    <w:p w14:paraId="61952ECC" w14:textId="77777777" w:rsidR="00E44A3F" w:rsidRPr="00260DD5" w:rsidRDefault="00E44A3F" w:rsidP="00260DD5">
      <w:pPr>
        <w:pStyle w:val="NormalWeb"/>
        <w:numPr>
          <w:ilvl w:val="0"/>
          <w:numId w:val="344"/>
        </w:numPr>
        <w:jc w:val="both"/>
        <w:rPr>
          <w:rFonts w:asciiTheme="majorBidi" w:hAnsiTheme="majorBidi" w:cstheme="majorBidi"/>
        </w:rPr>
      </w:pPr>
      <w:r w:rsidRPr="00260DD5">
        <w:rPr>
          <w:rStyle w:val="Strong"/>
          <w:rFonts w:asciiTheme="majorBidi" w:hAnsiTheme="majorBidi" w:cstheme="majorBidi"/>
        </w:rPr>
        <w:t>Result:</w:t>
      </w:r>
      <w:r w:rsidRPr="00260DD5">
        <w:rPr>
          <w:rFonts w:asciiTheme="majorBidi" w:hAnsiTheme="majorBidi" w:cstheme="majorBidi"/>
        </w:rPr>
        <w:t xml:space="preserve"> This produced a </w:t>
      </w:r>
      <w:r w:rsidRPr="00260DD5">
        <w:rPr>
          <w:rStyle w:val="Strong"/>
          <w:rFonts w:asciiTheme="majorBidi" w:hAnsiTheme="majorBidi" w:cstheme="majorBidi"/>
        </w:rPr>
        <w:t>40% increase in query response time</w:t>
      </w:r>
      <w:r w:rsidRPr="00260DD5">
        <w:rPr>
          <w:rFonts w:asciiTheme="majorBidi" w:hAnsiTheme="majorBidi" w:cstheme="majorBidi"/>
        </w:rPr>
        <w:t>.</w:t>
      </w:r>
    </w:p>
    <w:p w14:paraId="3331241F" w14:textId="77777777" w:rsidR="00E44A3F" w:rsidRPr="00260DD5" w:rsidRDefault="00E44A3F" w:rsidP="00260DD5">
      <w:pPr>
        <w:pStyle w:val="Heading2"/>
        <w:jc w:val="both"/>
      </w:pPr>
      <w:bookmarkStart w:id="339" w:name="_Toc236217648"/>
      <w:r w:rsidRPr="00260DD5">
        <w:t>Common Behavioral Interview Questions</w:t>
      </w:r>
      <w:bookmarkEnd w:id="339"/>
    </w:p>
    <w:p w14:paraId="7F439532"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Some common behavioral interview questions include:</w:t>
      </w:r>
    </w:p>
    <w:p w14:paraId="5EBF9A7F" w14:textId="77777777" w:rsidR="00E44A3F" w:rsidRPr="00260DD5" w:rsidRDefault="00E44A3F" w:rsidP="00260DD5">
      <w:pPr>
        <w:pStyle w:val="NormalWeb"/>
        <w:numPr>
          <w:ilvl w:val="0"/>
          <w:numId w:val="345"/>
        </w:numPr>
        <w:jc w:val="both"/>
        <w:rPr>
          <w:rFonts w:asciiTheme="majorBidi" w:hAnsiTheme="majorBidi" w:cstheme="majorBidi"/>
          <w:color w:val="0070C0"/>
        </w:rPr>
      </w:pPr>
      <w:r w:rsidRPr="00260DD5">
        <w:rPr>
          <w:rFonts w:asciiTheme="majorBidi" w:hAnsiTheme="majorBidi" w:cstheme="majorBidi"/>
          <w:color w:val="0070C0"/>
        </w:rPr>
        <w:t>What would you do if you were asked to perform a task and were not sure how to complete it?</w:t>
      </w:r>
    </w:p>
    <w:p w14:paraId="7796D360" w14:textId="77777777" w:rsidR="00E44A3F" w:rsidRPr="00260DD5" w:rsidRDefault="00E44A3F" w:rsidP="00260DD5">
      <w:pPr>
        <w:pStyle w:val="NormalWeb"/>
        <w:numPr>
          <w:ilvl w:val="0"/>
          <w:numId w:val="345"/>
        </w:numPr>
        <w:jc w:val="both"/>
        <w:rPr>
          <w:rFonts w:asciiTheme="majorBidi" w:hAnsiTheme="majorBidi" w:cstheme="majorBidi"/>
          <w:color w:val="0070C0"/>
        </w:rPr>
      </w:pPr>
      <w:r w:rsidRPr="00260DD5">
        <w:rPr>
          <w:rFonts w:asciiTheme="majorBidi" w:hAnsiTheme="majorBidi" w:cstheme="majorBidi"/>
          <w:color w:val="0070C0"/>
        </w:rPr>
        <w:t>Tell me about a time when you went above and beyond your expected tasks while working on a project.</w:t>
      </w:r>
    </w:p>
    <w:p w14:paraId="7037F086" w14:textId="77777777" w:rsidR="00E44A3F" w:rsidRPr="00260DD5" w:rsidRDefault="00E44A3F" w:rsidP="00260DD5">
      <w:pPr>
        <w:pStyle w:val="NormalWeb"/>
        <w:numPr>
          <w:ilvl w:val="0"/>
          <w:numId w:val="345"/>
        </w:numPr>
        <w:jc w:val="both"/>
        <w:rPr>
          <w:rFonts w:asciiTheme="majorBidi" w:hAnsiTheme="majorBidi" w:cstheme="majorBidi"/>
          <w:color w:val="0070C0"/>
        </w:rPr>
      </w:pPr>
      <w:r w:rsidRPr="00260DD5">
        <w:rPr>
          <w:rFonts w:asciiTheme="majorBidi" w:hAnsiTheme="majorBidi" w:cstheme="majorBidi"/>
          <w:color w:val="0070C0"/>
        </w:rPr>
        <w:t>How would you overcome the challenge of working with a difficult coworker on a team project?</w:t>
      </w:r>
    </w:p>
    <w:p w14:paraId="2D133F30"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If we need additional information to answer a question properly, we should ask the interviewer for clarification. This demonstrates that we are comfortable asking questions when necessary and want to provide an accurate response.</w:t>
      </w:r>
    </w:p>
    <w:p w14:paraId="566BEDAD" w14:textId="77777777" w:rsidR="00E44A3F" w:rsidRPr="00260DD5" w:rsidRDefault="00E44A3F" w:rsidP="00260DD5">
      <w:pPr>
        <w:pStyle w:val="Heading2"/>
        <w:jc w:val="both"/>
      </w:pPr>
      <w:bookmarkStart w:id="340" w:name="_Toc236217649"/>
      <w:r w:rsidRPr="00260DD5">
        <w:t>Questions to Ask the Interviewer</w:t>
      </w:r>
      <w:bookmarkEnd w:id="340"/>
    </w:p>
    <w:p w14:paraId="0589EC81"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At the end of the interview, we are usually given an opportunity to ask questions.</w:t>
      </w:r>
    </w:p>
    <w:p w14:paraId="1742BE7F"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This allows us to:</w:t>
      </w:r>
    </w:p>
    <w:p w14:paraId="7692D95D" w14:textId="77777777" w:rsidR="00E44A3F" w:rsidRPr="00260DD5" w:rsidRDefault="00E44A3F" w:rsidP="00260DD5">
      <w:pPr>
        <w:pStyle w:val="NormalWeb"/>
        <w:numPr>
          <w:ilvl w:val="0"/>
          <w:numId w:val="346"/>
        </w:numPr>
        <w:jc w:val="both"/>
        <w:rPr>
          <w:rFonts w:asciiTheme="majorBidi" w:hAnsiTheme="majorBidi" w:cstheme="majorBidi"/>
        </w:rPr>
      </w:pPr>
      <w:r w:rsidRPr="00260DD5">
        <w:rPr>
          <w:rFonts w:asciiTheme="majorBidi" w:hAnsiTheme="majorBidi" w:cstheme="majorBidi"/>
        </w:rPr>
        <w:t>Demonstrate genuine interest in the role.</w:t>
      </w:r>
    </w:p>
    <w:p w14:paraId="7AA9ACB5" w14:textId="77777777" w:rsidR="00E44A3F" w:rsidRPr="00260DD5" w:rsidRDefault="00E44A3F" w:rsidP="00260DD5">
      <w:pPr>
        <w:pStyle w:val="NormalWeb"/>
        <w:numPr>
          <w:ilvl w:val="0"/>
          <w:numId w:val="346"/>
        </w:numPr>
        <w:jc w:val="both"/>
        <w:rPr>
          <w:rFonts w:asciiTheme="majorBidi" w:hAnsiTheme="majorBidi" w:cstheme="majorBidi"/>
        </w:rPr>
      </w:pPr>
      <w:r w:rsidRPr="00260DD5">
        <w:rPr>
          <w:rFonts w:asciiTheme="majorBidi" w:hAnsiTheme="majorBidi" w:cstheme="majorBidi"/>
        </w:rPr>
        <w:t>Show that we have researched the company.</w:t>
      </w:r>
    </w:p>
    <w:p w14:paraId="5A53998F" w14:textId="77777777" w:rsidR="00E44A3F" w:rsidRPr="00260DD5" w:rsidRDefault="00E44A3F" w:rsidP="00260DD5">
      <w:pPr>
        <w:pStyle w:val="NormalWeb"/>
        <w:numPr>
          <w:ilvl w:val="0"/>
          <w:numId w:val="346"/>
        </w:numPr>
        <w:jc w:val="both"/>
        <w:rPr>
          <w:rFonts w:asciiTheme="majorBidi" w:hAnsiTheme="majorBidi" w:cstheme="majorBidi"/>
        </w:rPr>
      </w:pPr>
      <w:r w:rsidRPr="00260DD5">
        <w:rPr>
          <w:rFonts w:asciiTheme="majorBidi" w:hAnsiTheme="majorBidi" w:cstheme="majorBidi"/>
        </w:rPr>
        <w:t>Learn whether the position is the right fit for us.</w:t>
      </w:r>
    </w:p>
    <w:p w14:paraId="5436DBE3"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Some good questions include:</w:t>
      </w:r>
    </w:p>
    <w:p w14:paraId="579E849B" w14:textId="77777777" w:rsidR="00E44A3F" w:rsidRPr="00260DD5" w:rsidRDefault="00E44A3F" w:rsidP="00260DD5">
      <w:pPr>
        <w:pStyle w:val="NormalWeb"/>
        <w:numPr>
          <w:ilvl w:val="0"/>
          <w:numId w:val="347"/>
        </w:numPr>
        <w:jc w:val="both"/>
        <w:rPr>
          <w:rFonts w:asciiTheme="majorBidi" w:hAnsiTheme="majorBidi" w:cstheme="majorBidi"/>
          <w:color w:val="0070C0"/>
        </w:rPr>
      </w:pPr>
      <w:r w:rsidRPr="00260DD5">
        <w:rPr>
          <w:rFonts w:asciiTheme="majorBidi" w:hAnsiTheme="majorBidi" w:cstheme="majorBidi"/>
          <w:color w:val="0070C0"/>
        </w:rPr>
        <w:t>What is the next step in the interview or hiring process?</w:t>
      </w:r>
    </w:p>
    <w:p w14:paraId="775212C9" w14:textId="77777777" w:rsidR="00E44A3F" w:rsidRPr="00260DD5" w:rsidRDefault="00E44A3F" w:rsidP="00260DD5">
      <w:pPr>
        <w:pStyle w:val="NormalWeb"/>
        <w:numPr>
          <w:ilvl w:val="0"/>
          <w:numId w:val="347"/>
        </w:numPr>
        <w:jc w:val="both"/>
        <w:rPr>
          <w:rFonts w:asciiTheme="majorBidi" w:hAnsiTheme="majorBidi" w:cstheme="majorBidi"/>
          <w:color w:val="0070C0"/>
        </w:rPr>
      </w:pPr>
      <w:r w:rsidRPr="00260DD5">
        <w:rPr>
          <w:rFonts w:asciiTheme="majorBidi" w:hAnsiTheme="majorBidi" w:cstheme="majorBidi"/>
          <w:color w:val="0070C0"/>
        </w:rPr>
        <w:t>How long does your recruitment process usually take?</w:t>
      </w:r>
    </w:p>
    <w:p w14:paraId="22A7991D" w14:textId="77777777" w:rsidR="00E44A3F" w:rsidRPr="00260DD5" w:rsidRDefault="00E44A3F" w:rsidP="00260DD5">
      <w:pPr>
        <w:pStyle w:val="NormalWeb"/>
        <w:numPr>
          <w:ilvl w:val="0"/>
          <w:numId w:val="347"/>
        </w:numPr>
        <w:jc w:val="both"/>
        <w:rPr>
          <w:rFonts w:asciiTheme="majorBidi" w:hAnsiTheme="majorBidi" w:cstheme="majorBidi"/>
          <w:color w:val="0070C0"/>
        </w:rPr>
      </w:pPr>
      <w:r w:rsidRPr="00260DD5">
        <w:rPr>
          <w:rFonts w:asciiTheme="majorBidi" w:hAnsiTheme="majorBidi" w:cstheme="majorBidi"/>
          <w:color w:val="0070C0"/>
        </w:rPr>
        <w:t>What are the primary responsibilities of this position?</w:t>
      </w:r>
    </w:p>
    <w:p w14:paraId="12A9BD30" w14:textId="77777777" w:rsidR="00E44A3F" w:rsidRPr="00260DD5" w:rsidRDefault="00E44A3F" w:rsidP="00260DD5">
      <w:pPr>
        <w:pStyle w:val="NormalWeb"/>
        <w:numPr>
          <w:ilvl w:val="0"/>
          <w:numId w:val="347"/>
        </w:numPr>
        <w:jc w:val="both"/>
        <w:rPr>
          <w:rFonts w:asciiTheme="majorBidi" w:hAnsiTheme="majorBidi" w:cstheme="majorBidi"/>
          <w:color w:val="0070C0"/>
        </w:rPr>
      </w:pPr>
      <w:r w:rsidRPr="00260DD5">
        <w:rPr>
          <w:rFonts w:asciiTheme="majorBidi" w:hAnsiTheme="majorBidi" w:cstheme="majorBidi"/>
          <w:color w:val="0070C0"/>
        </w:rPr>
        <w:t>What would my day-to-day routine look like if I got the job?</w:t>
      </w:r>
    </w:p>
    <w:p w14:paraId="14CB9123" w14:textId="77777777" w:rsidR="00E44A3F" w:rsidRPr="00260DD5" w:rsidRDefault="00E44A3F" w:rsidP="00260DD5">
      <w:pPr>
        <w:pStyle w:val="NormalWeb"/>
        <w:numPr>
          <w:ilvl w:val="0"/>
          <w:numId w:val="347"/>
        </w:numPr>
        <w:jc w:val="both"/>
        <w:rPr>
          <w:rFonts w:asciiTheme="majorBidi" w:hAnsiTheme="majorBidi" w:cstheme="majorBidi"/>
          <w:color w:val="0070C0"/>
        </w:rPr>
      </w:pPr>
      <w:r w:rsidRPr="00260DD5">
        <w:rPr>
          <w:rFonts w:asciiTheme="majorBidi" w:hAnsiTheme="majorBidi" w:cstheme="majorBidi"/>
          <w:color w:val="0070C0"/>
        </w:rPr>
        <w:t>What can you tell me about the job apart from what was included in the description?</w:t>
      </w:r>
    </w:p>
    <w:p w14:paraId="608BB61E" w14:textId="77777777" w:rsidR="00E44A3F" w:rsidRPr="00260DD5" w:rsidRDefault="00E44A3F" w:rsidP="00260DD5">
      <w:pPr>
        <w:pStyle w:val="Heading2"/>
        <w:jc w:val="both"/>
      </w:pPr>
      <w:bookmarkStart w:id="341" w:name="_Toc236217650"/>
      <w:r w:rsidRPr="00260DD5">
        <w:lastRenderedPageBreak/>
        <w:t>Questions to Avoid</w:t>
      </w:r>
      <w:bookmarkEnd w:id="341"/>
    </w:p>
    <w:p w14:paraId="6AD684E6"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We should avoid asking questions such as:</w:t>
      </w:r>
    </w:p>
    <w:p w14:paraId="42B549E4" w14:textId="77777777" w:rsidR="00E44A3F" w:rsidRPr="00260DD5" w:rsidRDefault="00E44A3F" w:rsidP="00260DD5">
      <w:pPr>
        <w:pStyle w:val="NormalWeb"/>
        <w:numPr>
          <w:ilvl w:val="0"/>
          <w:numId w:val="348"/>
        </w:numPr>
        <w:jc w:val="both"/>
        <w:rPr>
          <w:rFonts w:asciiTheme="majorBidi" w:hAnsiTheme="majorBidi" w:cstheme="majorBidi"/>
          <w:color w:val="0070C0"/>
        </w:rPr>
      </w:pPr>
      <w:r w:rsidRPr="00260DD5">
        <w:rPr>
          <w:rFonts w:asciiTheme="majorBidi" w:hAnsiTheme="majorBidi" w:cstheme="majorBidi"/>
          <w:color w:val="0070C0"/>
        </w:rPr>
        <w:t>How many holidays do you offer?</w:t>
      </w:r>
    </w:p>
    <w:p w14:paraId="3FE07DAE" w14:textId="77777777" w:rsidR="00E44A3F" w:rsidRPr="00260DD5" w:rsidRDefault="00E44A3F" w:rsidP="00260DD5">
      <w:pPr>
        <w:pStyle w:val="NormalWeb"/>
        <w:numPr>
          <w:ilvl w:val="0"/>
          <w:numId w:val="348"/>
        </w:numPr>
        <w:jc w:val="both"/>
        <w:rPr>
          <w:rFonts w:asciiTheme="majorBidi" w:hAnsiTheme="majorBidi" w:cstheme="majorBidi"/>
          <w:color w:val="0070C0"/>
        </w:rPr>
      </w:pPr>
      <w:r w:rsidRPr="00260DD5">
        <w:rPr>
          <w:rFonts w:asciiTheme="majorBidi" w:hAnsiTheme="majorBidi" w:cstheme="majorBidi"/>
          <w:color w:val="0070C0"/>
        </w:rPr>
        <w:t>Do you have long working hours?</w:t>
      </w:r>
    </w:p>
    <w:p w14:paraId="22424B7D" w14:textId="77777777" w:rsidR="00E44A3F" w:rsidRPr="00260DD5" w:rsidRDefault="00E44A3F" w:rsidP="00260DD5">
      <w:pPr>
        <w:pStyle w:val="NormalWeb"/>
        <w:numPr>
          <w:ilvl w:val="0"/>
          <w:numId w:val="348"/>
        </w:numPr>
        <w:jc w:val="both"/>
        <w:rPr>
          <w:rFonts w:asciiTheme="majorBidi" w:hAnsiTheme="majorBidi" w:cstheme="majorBidi"/>
          <w:color w:val="0070C0"/>
        </w:rPr>
      </w:pPr>
      <w:r w:rsidRPr="00260DD5">
        <w:rPr>
          <w:rFonts w:asciiTheme="majorBidi" w:hAnsiTheme="majorBidi" w:cstheme="majorBidi"/>
          <w:color w:val="0070C0"/>
        </w:rPr>
        <w:t>Do you have another open position?</w:t>
      </w:r>
    </w:p>
    <w:p w14:paraId="6456B4A1" w14:textId="77777777" w:rsidR="00E44A3F" w:rsidRPr="00260DD5" w:rsidRDefault="00E44A3F" w:rsidP="00260DD5">
      <w:pPr>
        <w:pStyle w:val="NormalWeb"/>
        <w:numPr>
          <w:ilvl w:val="0"/>
          <w:numId w:val="348"/>
        </w:numPr>
        <w:jc w:val="both"/>
        <w:rPr>
          <w:rFonts w:asciiTheme="majorBidi" w:hAnsiTheme="majorBidi" w:cstheme="majorBidi"/>
          <w:color w:val="0070C0"/>
        </w:rPr>
      </w:pPr>
      <w:r w:rsidRPr="00260DD5">
        <w:rPr>
          <w:rFonts w:asciiTheme="majorBidi" w:hAnsiTheme="majorBidi" w:cstheme="majorBidi"/>
          <w:color w:val="0070C0"/>
        </w:rPr>
        <w:t>What does the company do?</w:t>
      </w:r>
    </w:p>
    <w:p w14:paraId="6D5C637F"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Generally, we should avoid questions that make us appear:</w:t>
      </w:r>
    </w:p>
    <w:p w14:paraId="0C61E544" w14:textId="77777777" w:rsidR="00E44A3F" w:rsidRPr="00260DD5" w:rsidRDefault="00E44A3F" w:rsidP="00260DD5">
      <w:pPr>
        <w:pStyle w:val="NormalWeb"/>
        <w:numPr>
          <w:ilvl w:val="0"/>
          <w:numId w:val="349"/>
        </w:numPr>
        <w:jc w:val="both"/>
        <w:rPr>
          <w:rFonts w:asciiTheme="majorBidi" w:hAnsiTheme="majorBidi" w:cstheme="majorBidi"/>
          <w:color w:val="0070C0"/>
        </w:rPr>
      </w:pPr>
      <w:r w:rsidRPr="00260DD5">
        <w:rPr>
          <w:rFonts w:asciiTheme="majorBidi" w:hAnsiTheme="majorBidi" w:cstheme="majorBidi"/>
          <w:color w:val="0070C0"/>
        </w:rPr>
        <w:t>Uninterested</w:t>
      </w:r>
    </w:p>
    <w:p w14:paraId="22A52B5C" w14:textId="77777777" w:rsidR="00E44A3F" w:rsidRPr="00260DD5" w:rsidRDefault="00E44A3F" w:rsidP="00260DD5">
      <w:pPr>
        <w:pStyle w:val="NormalWeb"/>
        <w:numPr>
          <w:ilvl w:val="0"/>
          <w:numId w:val="349"/>
        </w:numPr>
        <w:jc w:val="both"/>
        <w:rPr>
          <w:rFonts w:asciiTheme="majorBidi" w:hAnsiTheme="majorBidi" w:cstheme="majorBidi"/>
          <w:color w:val="0070C0"/>
        </w:rPr>
      </w:pPr>
      <w:r w:rsidRPr="00260DD5">
        <w:rPr>
          <w:rFonts w:asciiTheme="majorBidi" w:hAnsiTheme="majorBidi" w:cstheme="majorBidi"/>
          <w:color w:val="0070C0"/>
        </w:rPr>
        <w:t>Careless</w:t>
      </w:r>
    </w:p>
    <w:p w14:paraId="357D311A" w14:textId="77777777" w:rsidR="00E44A3F" w:rsidRPr="00260DD5" w:rsidRDefault="00E44A3F" w:rsidP="00260DD5">
      <w:pPr>
        <w:pStyle w:val="NormalWeb"/>
        <w:numPr>
          <w:ilvl w:val="0"/>
          <w:numId w:val="349"/>
        </w:numPr>
        <w:jc w:val="both"/>
        <w:rPr>
          <w:rFonts w:asciiTheme="majorBidi" w:hAnsiTheme="majorBidi" w:cstheme="majorBidi"/>
          <w:color w:val="0070C0"/>
        </w:rPr>
      </w:pPr>
      <w:r w:rsidRPr="00260DD5">
        <w:rPr>
          <w:rFonts w:asciiTheme="majorBidi" w:hAnsiTheme="majorBidi" w:cstheme="majorBidi"/>
          <w:color w:val="0070C0"/>
        </w:rPr>
        <w:t>Ill-informed</w:t>
      </w:r>
    </w:p>
    <w:p w14:paraId="1ED193A1"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It is also better not to ask very specific questions about compensation during the final interview. However, it is usually acceptable to ask about:</w:t>
      </w:r>
    </w:p>
    <w:p w14:paraId="69195184" w14:textId="77777777" w:rsidR="00E44A3F" w:rsidRPr="00260DD5" w:rsidRDefault="00E44A3F" w:rsidP="00260DD5">
      <w:pPr>
        <w:pStyle w:val="NormalWeb"/>
        <w:numPr>
          <w:ilvl w:val="0"/>
          <w:numId w:val="350"/>
        </w:numPr>
        <w:jc w:val="both"/>
        <w:rPr>
          <w:rFonts w:asciiTheme="majorBidi" w:hAnsiTheme="majorBidi" w:cstheme="majorBidi"/>
          <w:color w:val="0070C0"/>
        </w:rPr>
      </w:pPr>
      <w:r w:rsidRPr="00260DD5">
        <w:rPr>
          <w:rFonts w:asciiTheme="majorBidi" w:hAnsiTheme="majorBidi" w:cstheme="majorBidi"/>
          <w:color w:val="0070C0"/>
        </w:rPr>
        <w:t>A salary range or pay scale.</w:t>
      </w:r>
    </w:p>
    <w:p w14:paraId="0B59207B" w14:textId="77777777" w:rsidR="00E44A3F" w:rsidRPr="00260DD5" w:rsidRDefault="00E44A3F" w:rsidP="00260DD5">
      <w:pPr>
        <w:pStyle w:val="NormalWeb"/>
        <w:numPr>
          <w:ilvl w:val="0"/>
          <w:numId w:val="350"/>
        </w:numPr>
        <w:jc w:val="both"/>
        <w:rPr>
          <w:rFonts w:asciiTheme="majorBidi" w:hAnsiTheme="majorBidi" w:cstheme="majorBidi"/>
          <w:color w:val="0070C0"/>
        </w:rPr>
      </w:pPr>
      <w:r w:rsidRPr="00260DD5">
        <w:rPr>
          <w:rFonts w:asciiTheme="majorBidi" w:hAnsiTheme="majorBidi" w:cstheme="majorBidi"/>
          <w:color w:val="0070C0"/>
        </w:rPr>
        <w:t>General employee benefits.</w:t>
      </w:r>
    </w:p>
    <w:p w14:paraId="753FB4E5"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 xml:space="preserve">If we have reached the final interview stage, the employer is seriously considering us and should be willing to provide this information. However, the final interview is generally </w:t>
      </w:r>
      <w:r w:rsidRPr="00260DD5">
        <w:rPr>
          <w:rStyle w:val="Strong"/>
          <w:rFonts w:asciiTheme="majorBidi" w:hAnsiTheme="majorBidi" w:cstheme="majorBidi"/>
        </w:rPr>
        <w:t>not the appropriate time to negotiate compensation</w:t>
      </w:r>
      <w:r w:rsidRPr="00260DD5">
        <w:rPr>
          <w:rFonts w:asciiTheme="majorBidi" w:hAnsiTheme="majorBidi" w:cstheme="majorBidi"/>
        </w:rPr>
        <w:t>. We will usually have the opportunity to discuss negotiation if we receive a job offer.</w:t>
      </w:r>
    </w:p>
    <w:p w14:paraId="280BA775" w14:textId="77777777" w:rsidR="00E44A3F" w:rsidRPr="00260DD5" w:rsidRDefault="00E44A3F" w:rsidP="00260DD5">
      <w:pPr>
        <w:pStyle w:val="Heading2"/>
        <w:jc w:val="both"/>
      </w:pPr>
      <w:bookmarkStart w:id="342" w:name="_Toc236217651"/>
      <w:r w:rsidRPr="00260DD5">
        <w:t>Key Takeaways</w:t>
      </w:r>
      <w:bookmarkEnd w:id="342"/>
    </w:p>
    <w:p w14:paraId="62240D7E" w14:textId="77777777" w:rsidR="00E44A3F" w:rsidRPr="00260DD5" w:rsidRDefault="00E44A3F" w:rsidP="00260DD5">
      <w:pPr>
        <w:pStyle w:val="NormalWeb"/>
        <w:jc w:val="both"/>
        <w:rPr>
          <w:rFonts w:asciiTheme="majorBidi" w:hAnsiTheme="majorBidi" w:cstheme="majorBidi"/>
        </w:rPr>
      </w:pPr>
      <w:r w:rsidRPr="00260DD5">
        <w:rPr>
          <w:rFonts w:asciiTheme="majorBidi" w:hAnsiTheme="majorBidi" w:cstheme="majorBidi"/>
        </w:rPr>
        <w:t>In this topic, we learned that:</w:t>
      </w:r>
    </w:p>
    <w:p w14:paraId="1C267A62" w14:textId="77777777" w:rsidR="00E44A3F" w:rsidRPr="00260DD5" w:rsidRDefault="00E44A3F" w:rsidP="00260DD5">
      <w:pPr>
        <w:pStyle w:val="NormalWeb"/>
        <w:numPr>
          <w:ilvl w:val="0"/>
          <w:numId w:val="351"/>
        </w:numPr>
        <w:jc w:val="both"/>
        <w:rPr>
          <w:rFonts w:asciiTheme="majorBidi" w:hAnsiTheme="majorBidi" w:cstheme="majorBidi"/>
        </w:rPr>
      </w:pPr>
      <w:r w:rsidRPr="00260DD5">
        <w:rPr>
          <w:rFonts w:asciiTheme="majorBidi" w:hAnsiTheme="majorBidi" w:cstheme="majorBidi"/>
        </w:rPr>
        <w:t>Arriving at an interview well-prepared and presenting ourselves professionally is important.</w:t>
      </w:r>
    </w:p>
    <w:p w14:paraId="0B31D2C1" w14:textId="77777777" w:rsidR="00E44A3F" w:rsidRPr="00260DD5" w:rsidRDefault="00E44A3F" w:rsidP="00260DD5">
      <w:pPr>
        <w:pStyle w:val="NormalWeb"/>
        <w:numPr>
          <w:ilvl w:val="0"/>
          <w:numId w:val="351"/>
        </w:numPr>
        <w:jc w:val="both"/>
        <w:rPr>
          <w:rFonts w:asciiTheme="majorBidi" w:hAnsiTheme="majorBidi" w:cstheme="majorBidi"/>
        </w:rPr>
      </w:pPr>
      <w:r w:rsidRPr="00260DD5">
        <w:rPr>
          <w:rFonts w:asciiTheme="majorBidi" w:hAnsiTheme="majorBidi" w:cstheme="majorBidi"/>
        </w:rPr>
        <w:t>There are several types of questions we can expect during a final interview.</w:t>
      </w:r>
    </w:p>
    <w:p w14:paraId="116EDEBA" w14:textId="77777777" w:rsidR="00E44A3F" w:rsidRPr="00260DD5" w:rsidRDefault="00E44A3F" w:rsidP="00260DD5">
      <w:pPr>
        <w:pStyle w:val="NormalWeb"/>
        <w:numPr>
          <w:ilvl w:val="0"/>
          <w:numId w:val="351"/>
        </w:numPr>
        <w:jc w:val="both"/>
        <w:rPr>
          <w:rFonts w:asciiTheme="majorBidi" w:hAnsiTheme="majorBidi" w:cstheme="majorBidi"/>
        </w:rPr>
      </w:pPr>
      <w:r w:rsidRPr="00260DD5">
        <w:rPr>
          <w:rFonts w:asciiTheme="majorBidi" w:hAnsiTheme="majorBidi" w:cstheme="majorBidi"/>
        </w:rPr>
        <w:t xml:space="preserve">The </w:t>
      </w:r>
      <w:r w:rsidRPr="00260DD5">
        <w:rPr>
          <w:rStyle w:val="Strong"/>
          <w:rFonts w:asciiTheme="majorBidi" w:hAnsiTheme="majorBidi" w:cstheme="majorBidi"/>
        </w:rPr>
        <w:t>STAR</w:t>
      </w:r>
      <w:r w:rsidRPr="00260DD5">
        <w:rPr>
          <w:rFonts w:asciiTheme="majorBidi" w:hAnsiTheme="majorBidi" w:cstheme="majorBidi"/>
        </w:rPr>
        <w:t xml:space="preserve"> method helps us provide strong, structured answers to situational interview questions.</w:t>
      </w:r>
    </w:p>
    <w:p w14:paraId="65634A47" w14:textId="77777777" w:rsidR="00E44A3F" w:rsidRPr="00260DD5" w:rsidRDefault="00E44A3F" w:rsidP="00260DD5">
      <w:pPr>
        <w:pStyle w:val="NormalWeb"/>
        <w:numPr>
          <w:ilvl w:val="0"/>
          <w:numId w:val="351"/>
        </w:numPr>
        <w:jc w:val="both"/>
        <w:rPr>
          <w:rFonts w:asciiTheme="majorBidi" w:hAnsiTheme="majorBidi" w:cstheme="majorBidi"/>
        </w:rPr>
      </w:pPr>
      <w:r w:rsidRPr="00260DD5">
        <w:rPr>
          <w:rFonts w:asciiTheme="majorBidi" w:hAnsiTheme="majorBidi" w:cstheme="majorBidi"/>
        </w:rPr>
        <w:t>Asking thoughtful questions helps us gather valuable information and demonstrate our interest in the role.</w:t>
      </w:r>
    </w:p>
    <w:p w14:paraId="2D25754A" w14:textId="77777777" w:rsidR="00E44A3F" w:rsidRPr="00260DD5" w:rsidRDefault="00E44A3F" w:rsidP="00260DD5">
      <w:pPr>
        <w:pStyle w:val="NormalWeb"/>
        <w:numPr>
          <w:ilvl w:val="0"/>
          <w:numId w:val="351"/>
        </w:numPr>
        <w:jc w:val="both"/>
        <w:rPr>
          <w:rFonts w:asciiTheme="majorBidi" w:hAnsiTheme="majorBidi" w:cstheme="majorBidi"/>
        </w:rPr>
      </w:pPr>
      <w:r w:rsidRPr="00260DD5">
        <w:rPr>
          <w:rFonts w:asciiTheme="majorBidi" w:hAnsiTheme="majorBidi" w:cstheme="majorBidi"/>
        </w:rPr>
        <w:t>Some interview questions should be avoided because they may create a negative impression.</w:t>
      </w:r>
    </w:p>
    <w:p w14:paraId="11115627" w14:textId="1CC608A2" w:rsidR="00E44A3F" w:rsidRPr="00260DD5" w:rsidRDefault="00E44A3F" w:rsidP="00260DD5">
      <w:pPr>
        <w:pStyle w:val="NormalWeb"/>
        <w:numPr>
          <w:ilvl w:val="0"/>
          <w:numId w:val="351"/>
        </w:numPr>
        <w:jc w:val="both"/>
        <w:rPr>
          <w:rFonts w:asciiTheme="majorBidi" w:hAnsiTheme="majorBidi" w:cstheme="majorBidi"/>
        </w:rPr>
      </w:pPr>
      <w:r w:rsidRPr="00260DD5">
        <w:rPr>
          <w:rFonts w:asciiTheme="majorBidi" w:hAnsiTheme="majorBidi" w:cstheme="majorBidi"/>
        </w:rPr>
        <w:t>Final interviews can be stressful, but with proper preparation, we can present ourselves confidently, demonstrate that we are an excellent fit for the role, and show that we would be a positive addition to the team.</w:t>
      </w:r>
    </w:p>
    <w:p w14:paraId="05B64CE2" w14:textId="77777777" w:rsidR="00E50CC5" w:rsidRPr="00260DD5" w:rsidRDefault="00E50CC5" w:rsidP="00260DD5">
      <w:pPr>
        <w:pStyle w:val="Heading1"/>
        <w:jc w:val="both"/>
        <w:rPr>
          <w:rFonts w:cstheme="majorBidi"/>
        </w:rPr>
      </w:pPr>
      <w:bookmarkStart w:id="343" w:name="_Toc236217652"/>
      <w:r w:rsidRPr="00260DD5">
        <w:rPr>
          <w:rFonts w:cstheme="majorBidi"/>
        </w:rPr>
        <w:t>After the Interview</w:t>
      </w:r>
      <w:bookmarkEnd w:id="343"/>
    </w:p>
    <w:p w14:paraId="3DB02077"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Waiting for a response after any job interview can be stressful. After sending a thank-you note to the person or interview panel who took the time to interview us, we should reflect constructively on the experience and consider what would happen next if we receive an offer—or if we do not.</w:t>
      </w:r>
    </w:p>
    <w:p w14:paraId="28DA4F12"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lastRenderedPageBreak/>
        <w:t>It is useful to track the process by noting:</w:t>
      </w:r>
    </w:p>
    <w:p w14:paraId="5A183736" w14:textId="77777777" w:rsidR="00E50CC5" w:rsidRPr="00260DD5" w:rsidRDefault="00E50CC5" w:rsidP="00260DD5">
      <w:pPr>
        <w:pStyle w:val="NormalWeb"/>
        <w:numPr>
          <w:ilvl w:val="0"/>
          <w:numId w:val="352"/>
        </w:numPr>
        <w:jc w:val="both"/>
        <w:rPr>
          <w:rFonts w:asciiTheme="majorBidi" w:hAnsiTheme="majorBidi" w:cstheme="majorBidi"/>
        </w:rPr>
      </w:pPr>
      <w:r w:rsidRPr="00260DD5">
        <w:rPr>
          <w:rFonts w:asciiTheme="majorBidi" w:hAnsiTheme="majorBidi" w:cstheme="majorBidi"/>
        </w:rPr>
        <w:t>The company that interviewed us.</w:t>
      </w:r>
    </w:p>
    <w:p w14:paraId="6E0AEC01" w14:textId="77777777" w:rsidR="00E50CC5" w:rsidRPr="00260DD5" w:rsidRDefault="00E50CC5" w:rsidP="00260DD5">
      <w:pPr>
        <w:pStyle w:val="NormalWeb"/>
        <w:numPr>
          <w:ilvl w:val="0"/>
          <w:numId w:val="352"/>
        </w:numPr>
        <w:jc w:val="both"/>
        <w:rPr>
          <w:rFonts w:asciiTheme="majorBidi" w:hAnsiTheme="majorBidi" w:cstheme="majorBidi"/>
        </w:rPr>
      </w:pPr>
      <w:r w:rsidRPr="00260DD5">
        <w:rPr>
          <w:rFonts w:asciiTheme="majorBidi" w:hAnsiTheme="majorBidi" w:cstheme="majorBidi"/>
        </w:rPr>
        <w:t>The interview date.</w:t>
      </w:r>
    </w:p>
    <w:p w14:paraId="340CD6F4" w14:textId="77777777" w:rsidR="00E50CC5" w:rsidRPr="00260DD5" w:rsidRDefault="00E50CC5" w:rsidP="00260DD5">
      <w:pPr>
        <w:pStyle w:val="NormalWeb"/>
        <w:numPr>
          <w:ilvl w:val="0"/>
          <w:numId w:val="352"/>
        </w:numPr>
        <w:jc w:val="both"/>
        <w:rPr>
          <w:rFonts w:asciiTheme="majorBidi" w:hAnsiTheme="majorBidi" w:cstheme="majorBidi"/>
        </w:rPr>
      </w:pPr>
      <w:r w:rsidRPr="00260DD5">
        <w:rPr>
          <w:rFonts w:asciiTheme="majorBidi" w:hAnsiTheme="majorBidi" w:cstheme="majorBidi"/>
        </w:rPr>
        <w:t>The personnel we met.</w:t>
      </w:r>
    </w:p>
    <w:p w14:paraId="6B9F1A64" w14:textId="77777777" w:rsidR="00E50CC5" w:rsidRPr="00260DD5" w:rsidRDefault="00E50CC5" w:rsidP="00260DD5">
      <w:pPr>
        <w:pStyle w:val="NormalWeb"/>
        <w:numPr>
          <w:ilvl w:val="0"/>
          <w:numId w:val="352"/>
        </w:numPr>
        <w:jc w:val="both"/>
        <w:rPr>
          <w:rFonts w:asciiTheme="majorBidi" w:hAnsiTheme="majorBidi" w:cstheme="majorBidi"/>
        </w:rPr>
      </w:pPr>
      <w:r w:rsidRPr="00260DD5">
        <w:rPr>
          <w:rFonts w:asciiTheme="majorBidi" w:hAnsiTheme="majorBidi" w:cstheme="majorBidi"/>
        </w:rPr>
        <w:t>The outcome of the interview.</w:t>
      </w:r>
    </w:p>
    <w:p w14:paraId="51C460AB" w14:textId="77777777" w:rsidR="00E50CC5" w:rsidRPr="00260DD5" w:rsidRDefault="00E50CC5" w:rsidP="00260DD5">
      <w:pPr>
        <w:pStyle w:val="NormalWeb"/>
        <w:numPr>
          <w:ilvl w:val="0"/>
          <w:numId w:val="352"/>
        </w:numPr>
        <w:jc w:val="both"/>
        <w:rPr>
          <w:rFonts w:asciiTheme="majorBidi" w:hAnsiTheme="majorBidi" w:cstheme="majorBidi"/>
        </w:rPr>
      </w:pPr>
      <w:r w:rsidRPr="00260DD5">
        <w:rPr>
          <w:rFonts w:asciiTheme="majorBidi" w:hAnsiTheme="majorBidi" w:cstheme="majorBidi"/>
        </w:rPr>
        <w:t>The questions we were asked and our answers.</w:t>
      </w:r>
    </w:p>
    <w:p w14:paraId="75BD6126" w14:textId="77777777" w:rsidR="00E50CC5" w:rsidRPr="00260DD5" w:rsidRDefault="00E50CC5" w:rsidP="00260DD5">
      <w:pPr>
        <w:pStyle w:val="NormalWeb"/>
        <w:numPr>
          <w:ilvl w:val="0"/>
          <w:numId w:val="352"/>
        </w:numPr>
        <w:jc w:val="both"/>
        <w:rPr>
          <w:rFonts w:asciiTheme="majorBidi" w:hAnsiTheme="majorBidi" w:cstheme="majorBidi"/>
        </w:rPr>
      </w:pPr>
      <w:r w:rsidRPr="00260DD5">
        <w:rPr>
          <w:rFonts w:asciiTheme="majorBidi" w:hAnsiTheme="majorBidi" w:cstheme="majorBidi"/>
        </w:rPr>
        <w:t>Whether we would answer any questions differently in the future.</w:t>
      </w:r>
    </w:p>
    <w:p w14:paraId="7D44F79F"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We should remember that our job search is not over until we secure a new position, so we need to continue preparing ourselves throughout the process.</w:t>
      </w:r>
    </w:p>
    <w:p w14:paraId="59DC82AD" w14:textId="77777777" w:rsidR="00E50CC5" w:rsidRPr="00260DD5" w:rsidRDefault="00E50CC5" w:rsidP="00260DD5">
      <w:pPr>
        <w:pStyle w:val="Heading2"/>
        <w:jc w:val="both"/>
      </w:pPr>
      <w:bookmarkStart w:id="344" w:name="_Toc236217653"/>
      <w:r w:rsidRPr="00260DD5">
        <w:t>If We Get an Offer</w:t>
      </w:r>
      <w:bookmarkEnd w:id="344"/>
    </w:p>
    <w:p w14:paraId="7B8E00AF"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Receiving a job offer is always exciting. However, we should not get swept up in the excitement and forget that we do not have to accept the offer immediately. We should carefully evaluate every aspect of the offer before making a decision.</w:t>
      </w:r>
    </w:p>
    <w:p w14:paraId="11BD319D"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We can tell the hiring manager that we need some time to review the offer before deciding. The recruiter may suggest a decision timeline and encourage us to ask questions about the offer package if needed.</w:t>
      </w:r>
    </w:p>
    <w:p w14:paraId="22250737"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 xml:space="preserve">Generally, we should make our decision within </w:t>
      </w:r>
      <w:r w:rsidRPr="00260DD5">
        <w:rPr>
          <w:rStyle w:val="Strong"/>
          <w:rFonts w:asciiTheme="majorBidi" w:hAnsiTheme="majorBidi" w:cstheme="majorBidi"/>
        </w:rPr>
        <w:t>two business days</w:t>
      </w:r>
      <w:r w:rsidRPr="00260DD5">
        <w:rPr>
          <w:rFonts w:asciiTheme="majorBidi" w:hAnsiTheme="majorBidi" w:cstheme="majorBidi"/>
        </w:rPr>
        <w:t>, as companies often want to complete the hiring process quickly. Waiting too long may cause the employer to move on to another candidate.</w:t>
      </w:r>
    </w:p>
    <w:p w14:paraId="01927EC8" w14:textId="77777777" w:rsidR="00E50CC5" w:rsidRPr="00260DD5" w:rsidRDefault="00E50CC5" w:rsidP="00260DD5">
      <w:pPr>
        <w:pStyle w:val="Heading3"/>
        <w:jc w:val="both"/>
      </w:pPr>
      <w:bookmarkStart w:id="345" w:name="_Toc236217654"/>
      <w:r w:rsidRPr="00260DD5">
        <w:t>Evaluating Compensation</w:t>
      </w:r>
      <w:bookmarkEnd w:id="345"/>
    </w:p>
    <w:p w14:paraId="6C16822A" w14:textId="77777777" w:rsidR="00E50CC5" w:rsidRPr="00260DD5" w:rsidRDefault="00E50CC5" w:rsidP="00260DD5">
      <w:pPr>
        <w:pStyle w:val="NormalWeb"/>
        <w:jc w:val="both"/>
        <w:rPr>
          <w:rFonts w:asciiTheme="majorBidi" w:hAnsiTheme="majorBidi" w:cstheme="majorBidi"/>
          <w:color w:val="0070C0"/>
        </w:rPr>
      </w:pPr>
      <w:r w:rsidRPr="00260DD5">
        <w:rPr>
          <w:rFonts w:asciiTheme="majorBidi" w:hAnsiTheme="majorBidi" w:cstheme="majorBidi"/>
          <w:color w:val="0070C0"/>
        </w:rPr>
        <w:t>If the salary or employee benefits do not match what we consider fair, we should:</w:t>
      </w:r>
    </w:p>
    <w:p w14:paraId="368C785A" w14:textId="77777777" w:rsidR="00E50CC5" w:rsidRPr="00260DD5" w:rsidRDefault="00E50CC5" w:rsidP="00260DD5">
      <w:pPr>
        <w:pStyle w:val="NormalWeb"/>
        <w:numPr>
          <w:ilvl w:val="0"/>
          <w:numId w:val="353"/>
        </w:numPr>
        <w:jc w:val="both"/>
        <w:rPr>
          <w:rFonts w:asciiTheme="majorBidi" w:hAnsiTheme="majorBidi" w:cstheme="majorBidi"/>
          <w:color w:val="0070C0"/>
        </w:rPr>
      </w:pPr>
      <w:r w:rsidRPr="00260DD5">
        <w:rPr>
          <w:rFonts w:asciiTheme="majorBidi" w:hAnsiTheme="majorBidi" w:cstheme="majorBidi"/>
          <w:color w:val="0070C0"/>
        </w:rPr>
        <w:t>Research the current market.</w:t>
      </w:r>
    </w:p>
    <w:p w14:paraId="45F1D3B6" w14:textId="77777777" w:rsidR="00E50CC5" w:rsidRPr="00260DD5" w:rsidRDefault="00E50CC5" w:rsidP="00260DD5">
      <w:pPr>
        <w:pStyle w:val="NormalWeb"/>
        <w:numPr>
          <w:ilvl w:val="0"/>
          <w:numId w:val="353"/>
        </w:numPr>
        <w:jc w:val="both"/>
        <w:rPr>
          <w:rFonts w:asciiTheme="majorBidi" w:hAnsiTheme="majorBidi" w:cstheme="majorBidi"/>
          <w:color w:val="0070C0"/>
        </w:rPr>
      </w:pPr>
      <w:r w:rsidRPr="00260DD5">
        <w:rPr>
          <w:rFonts w:asciiTheme="majorBidi" w:hAnsiTheme="majorBidi" w:cstheme="majorBidi"/>
          <w:color w:val="0070C0"/>
        </w:rPr>
        <w:t>Present our strengths and selling points.</w:t>
      </w:r>
    </w:p>
    <w:p w14:paraId="6953BDBD" w14:textId="77777777" w:rsidR="00E50CC5" w:rsidRPr="00260DD5" w:rsidRDefault="00E50CC5" w:rsidP="00260DD5">
      <w:pPr>
        <w:pStyle w:val="NormalWeb"/>
        <w:numPr>
          <w:ilvl w:val="0"/>
          <w:numId w:val="353"/>
        </w:numPr>
        <w:jc w:val="both"/>
        <w:rPr>
          <w:rFonts w:asciiTheme="majorBidi" w:hAnsiTheme="majorBidi" w:cstheme="majorBidi"/>
          <w:color w:val="0070C0"/>
        </w:rPr>
      </w:pPr>
      <w:r w:rsidRPr="00260DD5">
        <w:rPr>
          <w:rFonts w:asciiTheme="majorBidi" w:hAnsiTheme="majorBidi" w:cstheme="majorBidi"/>
          <w:color w:val="0070C0"/>
        </w:rPr>
        <w:t>Explain the valid reasons why we believe a higher salary is appropriate.</w:t>
      </w:r>
    </w:p>
    <w:p w14:paraId="4CA2E695"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Requesting a fair compensation package is completely acceptable.</w:t>
      </w:r>
    </w:p>
    <w:p w14:paraId="2074C3B0"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When evaluating compensation, we should consider both salary and employee benefits, including:</w:t>
      </w:r>
    </w:p>
    <w:p w14:paraId="3A83FD72" w14:textId="77777777" w:rsidR="00E50CC5" w:rsidRPr="00260DD5" w:rsidRDefault="00E50CC5" w:rsidP="00260DD5">
      <w:pPr>
        <w:pStyle w:val="NormalWeb"/>
        <w:numPr>
          <w:ilvl w:val="0"/>
          <w:numId w:val="354"/>
        </w:numPr>
        <w:jc w:val="both"/>
        <w:rPr>
          <w:rFonts w:asciiTheme="majorBidi" w:hAnsiTheme="majorBidi" w:cstheme="majorBidi"/>
        </w:rPr>
      </w:pPr>
      <w:r w:rsidRPr="00260DD5">
        <w:rPr>
          <w:rFonts w:asciiTheme="majorBidi" w:hAnsiTheme="majorBidi" w:cstheme="majorBidi"/>
        </w:rPr>
        <w:t>Signing bonuses.</w:t>
      </w:r>
    </w:p>
    <w:p w14:paraId="749ED554" w14:textId="77777777" w:rsidR="00E50CC5" w:rsidRPr="00260DD5" w:rsidRDefault="00E50CC5" w:rsidP="00260DD5">
      <w:pPr>
        <w:pStyle w:val="NormalWeb"/>
        <w:numPr>
          <w:ilvl w:val="0"/>
          <w:numId w:val="354"/>
        </w:numPr>
        <w:jc w:val="both"/>
        <w:rPr>
          <w:rFonts w:asciiTheme="majorBidi" w:hAnsiTheme="majorBidi" w:cstheme="majorBidi"/>
        </w:rPr>
      </w:pPr>
      <w:r w:rsidRPr="00260DD5">
        <w:rPr>
          <w:rFonts w:asciiTheme="majorBidi" w:hAnsiTheme="majorBidi" w:cstheme="majorBidi"/>
        </w:rPr>
        <w:t>Moving or relocation allowances.</w:t>
      </w:r>
    </w:p>
    <w:p w14:paraId="0C6AEC55" w14:textId="77777777" w:rsidR="00E50CC5" w:rsidRPr="00260DD5" w:rsidRDefault="00E50CC5" w:rsidP="00260DD5">
      <w:pPr>
        <w:pStyle w:val="NormalWeb"/>
        <w:numPr>
          <w:ilvl w:val="0"/>
          <w:numId w:val="354"/>
        </w:numPr>
        <w:jc w:val="both"/>
        <w:rPr>
          <w:rFonts w:asciiTheme="majorBidi" w:hAnsiTheme="majorBidi" w:cstheme="majorBidi"/>
        </w:rPr>
      </w:pPr>
      <w:r w:rsidRPr="00260DD5">
        <w:rPr>
          <w:rFonts w:asciiTheme="majorBidi" w:hAnsiTheme="majorBidi" w:cstheme="majorBidi"/>
        </w:rPr>
        <w:t>Stock options.</w:t>
      </w:r>
    </w:p>
    <w:p w14:paraId="7CF9333F" w14:textId="77777777" w:rsidR="00E50CC5" w:rsidRPr="00260DD5" w:rsidRDefault="00E50CC5" w:rsidP="00260DD5">
      <w:pPr>
        <w:pStyle w:val="NormalWeb"/>
        <w:numPr>
          <w:ilvl w:val="0"/>
          <w:numId w:val="354"/>
        </w:numPr>
        <w:jc w:val="both"/>
        <w:rPr>
          <w:rFonts w:asciiTheme="majorBidi" w:hAnsiTheme="majorBidi" w:cstheme="majorBidi"/>
        </w:rPr>
      </w:pPr>
      <w:r w:rsidRPr="00260DD5">
        <w:rPr>
          <w:rFonts w:asciiTheme="majorBidi" w:hAnsiTheme="majorBidi" w:cstheme="majorBidi"/>
        </w:rPr>
        <w:t>Other non-salary compensation.</w:t>
      </w:r>
    </w:p>
    <w:p w14:paraId="7F2FE4D4" w14:textId="77777777" w:rsidR="00E50CC5" w:rsidRPr="00260DD5" w:rsidRDefault="00E50CC5" w:rsidP="00260DD5">
      <w:pPr>
        <w:pStyle w:val="NormalWeb"/>
        <w:numPr>
          <w:ilvl w:val="0"/>
          <w:numId w:val="354"/>
        </w:numPr>
        <w:jc w:val="both"/>
        <w:rPr>
          <w:rFonts w:asciiTheme="majorBidi" w:hAnsiTheme="majorBidi" w:cstheme="majorBidi"/>
        </w:rPr>
      </w:pPr>
      <w:r w:rsidRPr="00260DD5">
        <w:rPr>
          <w:rFonts w:asciiTheme="majorBidi" w:hAnsiTheme="majorBidi" w:cstheme="majorBidi"/>
        </w:rPr>
        <w:t>Flexible work schedules.</w:t>
      </w:r>
    </w:p>
    <w:p w14:paraId="6B6A9D69" w14:textId="77777777" w:rsidR="00E50CC5" w:rsidRPr="00260DD5" w:rsidRDefault="00E50CC5" w:rsidP="00260DD5">
      <w:pPr>
        <w:pStyle w:val="NormalWeb"/>
        <w:numPr>
          <w:ilvl w:val="0"/>
          <w:numId w:val="354"/>
        </w:numPr>
        <w:jc w:val="both"/>
        <w:rPr>
          <w:rFonts w:asciiTheme="majorBidi" w:hAnsiTheme="majorBidi" w:cstheme="majorBidi"/>
        </w:rPr>
      </w:pPr>
      <w:r w:rsidRPr="00260DD5">
        <w:rPr>
          <w:rFonts w:asciiTheme="majorBidi" w:hAnsiTheme="majorBidi" w:cstheme="majorBidi"/>
        </w:rPr>
        <w:t>A shorter or more convenient commute.</w:t>
      </w:r>
    </w:p>
    <w:p w14:paraId="7425C3D8" w14:textId="77777777" w:rsidR="00E50CC5" w:rsidRPr="00260DD5" w:rsidRDefault="00E50CC5" w:rsidP="00260DD5">
      <w:pPr>
        <w:pStyle w:val="NormalWeb"/>
        <w:numPr>
          <w:ilvl w:val="0"/>
          <w:numId w:val="354"/>
        </w:numPr>
        <w:jc w:val="both"/>
        <w:rPr>
          <w:rFonts w:asciiTheme="majorBidi" w:hAnsiTheme="majorBidi" w:cstheme="majorBidi"/>
        </w:rPr>
      </w:pPr>
      <w:r w:rsidRPr="00260DD5">
        <w:rPr>
          <w:rFonts w:asciiTheme="majorBidi" w:hAnsiTheme="majorBidi" w:cstheme="majorBidi"/>
        </w:rPr>
        <w:t>Other valuable workplace benefits.</w:t>
      </w:r>
    </w:p>
    <w:p w14:paraId="67D73BAA" w14:textId="77777777" w:rsidR="00E50CC5" w:rsidRPr="00260DD5" w:rsidRDefault="00E50CC5" w:rsidP="00260DD5">
      <w:pPr>
        <w:pStyle w:val="Heading3"/>
        <w:jc w:val="both"/>
      </w:pPr>
      <w:bookmarkStart w:id="346" w:name="_Toc236217655"/>
      <w:r w:rsidRPr="00260DD5">
        <w:lastRenderedPageBreak/>
        <w:t>Negotiating a Salary</w:t>
      </w:r>
      <w:bookmarkEnd w:id="346"/>
    </w:p>
    <w:p w14:paraId="4718CEE3"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Negotiating a salary offer may feel uncomfortable, but if the offer is below our expectations after considering the entire compensation package, we may choose to negotiate.</w:t>
      </w:r>
    </w:p>
    <w:p w14:paraId="1DC5A40C" w14:textId="77777777" w:rsidR="00E50CC5" w:rsidRPr="00260DD5" w:rsidRDefault="00E50CC5" w:rsidP="00260DD5">
      <w:pPr>
        <w:pStyle w:val="NormalWeb"/>
        <w:jc w:val="both"/>
        <w:rPr>
          <w:rFonts w:asciiTheme="majorBidi" w:hAnsiTheme="majorBidi" w:cstheme="majorBidi"/>
          <w:color w:val="0070C0"/>
        </w:rPr>
      </w:pPr>
      <w:r w:rsidRPr="00260DD5">
        <w:rPr>
          <w:rFonts w:asciiTheme="majorBidi" w:hAnsiTheme="majorBidi" w:cstheme="majorBidi"/>
          <w:color w:val="0070C0"/>
        </w:rPr>
        <w:t>We can respond by phone or email and should:</w:t>
      </w:r>
    </w:p>
    <w:p w14:paraId="42332212" w14:textId="77777777" w:rsidR="00E50CC5" w:rsidRPr="00260DD5" w:rsidRDefault="00E50CC5" w:rsidP="00260DD5">
      <w:pPr>
        <w:pStyle w:val="NormalWeb"/>
        <w:numPr>
          <w:ilvl w:val="0"/>
          <w:numId w:val="355"/>
        </w:numPr>
        <w:jc w:val="both"/>
        <w:rPr>
          <w:rFonts w:asciiTheme="majorBidi" w:hAnsiTheme="majorBidi" w:cstheme="majorBidi"/>
          <w:color w:val="0070C0"/>
        </w:rPr>
      </w:pPr>
      <w:r w:rsidRPr="00260DD5">
        <w:rPr>
          <w:rFonts w:asciiTheme="majorBidi" w:hAnsiTheme="majorBidi" w:cstheme="majorBidi"/>
          <w:color w:val="0070C0"/>
        </w:rPr>
        <w:t>Express excitement and appreciation for receiving the offer.</w:t>
      </w:r>
    </w:p>
    <w:p w14:paraId="3EAEF1D8" w14:textId="77777777" w:rsidR="00E50CC5" w:rsidRPr="00260DD5" w:rsidRDefault="00E50CC5" w:rsidP="00260DD5">
      <w:pPr>
        <w:pStyle w:val="NormalWeb"/>
        <w:numPr>
          <w:ilvl w:val="0"/>
          <w:numId w:val="355"/>
        </w:numPr>
        <w:jc w:val="both"/>
        <w:rPr>
          <w:rFonts w:asciiTheme="majorBidi" w:hAnsiTheme="majorBidi" w:cstheme="majorBidi"/>
          <w:color w:val="0070C0"/>
        </w:rPr>
      </w:pPr>
      <w:r w:rsidRPr="00260DD5">
        <w:rPr>
          <w:rFonts w:asciiTheme="majorBidi" w:hAnsiTheme="majorBidi" w:cstheme="majorBidi"/>
          <w:color w:val="0070C0"/>
        </w:rPr>
        <w:t>Explain how we plan to contribute to achieving the company's goals.</w:t>
      </w:r>
    </w:p>
    <w:p w14:paraId="5880B51F" w14:textId="77777777" w:rsidR="00E50CC5" w:rsidRPr="00260DD5" w:rsidRDefault="00E50CC5" w:rsidP="00260DD5">
      <w:pPr>
        <w:pStyle w:val="NormalWeb"/>
        <w:numPr>
          <w:ilvl w:val="0"/>
          <w:numId w:val="355"/>
        </w:numPr>
        <w:jc w:val="both"/>
        <w:rPr>
          <w:rFonts w:asciiTheme="majorBidi" w:hAnsiTheme="majorBidi" w:cstheme="majorBidi"/>
          <w:color w:val="0070C0"/>
        </w:rPr>
      </w:pPr>
      <w:r w:rsidRPr="00260DD5">
        <w:rPr>
          <w:rFonts w:asciiTheme="majorBidi" w:hAnsiTheme="majorBidi" w:cstheme="majorBidi"/>
          <w:color w:val="0070C0"/>
        </w:rPr>
        <w:t>Base our counteroffer on market research and verifiable evidence of the value we bring to the organization.</w:t>
      </w:r>
    </w:p>
    <w:p w14:paraId="5CB1554E"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Some legitimate arguments that can support salary negotiations include:</w:t>
      </w:r>
    </w:p>
    <w:p w14:paraId="1A227285" w14:textId="77777777" w:rsidR="00E50CC5" w:rsidRPr="00260DD5" w:rsidRDefault="00E50CC5" w:rsidP="00260DD5">
      <w:pPr>
        <w:pStyle w:val="NormalWeb"/>
        <w:numPr>
          <w:ilvl w:val="0"/>
          <w:numId w:val="356"/>
        </w:numPr>
        <w:jc w:val="both"/>
        <w:rPr>
          <w:rFonts w:asciiTheme="majorBidi" w:hAnsiTheme="majorBidi" w:cstheme="majorBidi"/>
          <w:color w:val="0070C0"/>
        </w:rPr>
      </w:pPr>
      <w:r w:rsidRPr="00260DD5">
        <w:rPr>
          <w:rFonts w:asciiTheme="majorBidi" w:hAnsiTheme="majorBidi" w:cstheme="majorBidi"/>
          <w:color w:val="0070C0"/>
        </w:rPr>
        <w:t>Commute and relocation expenses.</w:t>
      </w:r>
    </w:p>
    <w:p w14:paraId="36902259" w14:textId="77777777" w:rsidR="00E50CC5" w:rsidRPr="00260DD5" w:rsidRDefault="00E50CC5" w:rsidP="00260DD5">
      <w:pPr>
        <w:pStyle w:val="NormalWeb"/>
        <w:numPr>
          <w:ilvl w:val="0"/>
          <w:numId w:val="356"/>
        </w:numPr>
        <w:jc w:val="both"/>
        <w:rPr>
          <w:rFonts w:asciiTheme="majorBidi" w:hAnsiTheme="majorBidi" w:cstheme="majorBidi"/>
          <w:color w:val="0070C0"/>
        </w:rPr>
      </w:pPr>
      <w:r w:rsidRPr="00260DD5">
        <w:rPr>
          <w:rFonts w:asciiTheme="majorBidi" w:hAnsiTheme="majorBidi" w:cstheme="majorBidi"/>
          <w:color w:val="0070C0"/>
        </w:rPr>
        <w:t>Having a university degree that was not required for the position but provides academic preparation that can help exceed job performance expectations.</w:t>
      </w:r>
    </w:p>
    <w:p w14:paraId="5282757D" w14:textId="77777777" w:rsidR="00E50CC5" w:rsidRPr="00260DD5" w:rsidRDefault="00E50CC5" w:rsidP="00260DD5">
      <w:pPr>
        <w:pStyle w:val="NormalWeb"/>
        <w:numPr>
          <w:ilvl w:val="0"/>
          <w:numId w:val="356"/>
        </w:numPr>
        <w:jc w:val="both"/>
        <w:rPr>
          <w:rFonts w:asciiTheme="majorBidi" w:hAnsiTheme="majorBidi" w:cstheme="majorBidi"/>
          <w:color w:val="0070C0"/>
        </w:rPr>
      </w:pPr>
      <w:r w:rsidRPr="00260DD5">
        <w:rPr>
          <w:rFonts w:asciiTheme="majorBidi" w:hAnsiTheme="majorBidi" w:cstheme="majorBidi"/>
          <w:color w:val="0070C0"/>
        </w:rPr>
        <w:t>Possessing specialized skills or certifications that required extensive or costly training, particularly if they were listed as preferred qualifications in the job posting.</w:t>
      </w:r>
    </w:p>
    <w:p w14:paraId="71E22F59"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Regardless of the company's response, we should always thank them for considering our request. The company may be unable to increase the offer because of budget limitations or company policies regarding salary ranges, but respectfully asking is acceptable.</w:t>
      </w:r>
    </w:p>
    <w:p w14:paraId="0D3F5B9A" w14:textId="77777777" w:rsidR="00E50CC5" w:rsidRPr="00260DD5" w:rsidRDefault="00E50CC5" w:rsidP="00260DD5">
      <w:pPr>
        <w:pStyle w:val="Heading3"/>
        <w:jc w:val="both"/>
      </w:pPr>
      <w:bookmarkStart w:id="347" w:name="_Toc236217656"/>
      <w:r w:rsidRPr="00260DD5">
        <w:t>Withdrawing Other Applications</w:t>
      </w:r>
      <w:bookmarkEnd w:id="347"/>
    </w:p>
    <w:p w14:paraId="52A9D692"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If we are between interview rounds or waiting for another offer after accepting a position, we should contact the other companies and formally withdraw our applications.</w:t>
      </w:r>
    </w:p>
    <w:p w14:paraId="58997EA5"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When doing so, we should:</w:t>
      </w:r>
    </w:p>
    <w:p w14:paraId="139C7774" w14:textId="77777777" w:rsidR="00E50CC5" w:rsidRPr="00260DD5" w:rsidRDefault="00E50CC5" w:rsidP="00260DD5">
      <w:pPr>
        <w:pStyle w:val="NormalWeb"/>
        <w:numPr>
          <w:ilvl w:val="0"/>
          <w:numId w:val="357"/>
        </w:numPr>
        <w:jc w:val="both"/>
        <w:rPr>
          <w:rFonts w:asciiTheme="majorBidi" w:hAnsiTheme="majorBidi" w:cstheme="majorBidi"/>
        </w:rPr>
      </w:pPr>
      <w:r w:rsidRPr="00260DD5">
        <w:rPr>
          <w:rFonts w:asciiTheme="majorBidi" w:hAnsiTheme="majorBidi" w:cstheme="majorBidi"/>
        </w:rPr>
        <w:t>Thank them for their consideration.</w:t>
      </w:r>
    </w:p>
    <w:p w14:paraId="749F6C1D" w14:textId="77777777" w:rsidR="00E50CC5" w:rsidRPr="00260DD5" w:rsidRDefault="00E50CC5" w:rsidP="00260DD5">
      <w:pPr>
        <w:pStyle w:val="NormalWeb"/>
        <w:numPr>
          <w:ilvl w:val="0"/>
          <w:numId w:val="357"/>
        </w:numPr>
        <w:jc w:val="both"/>
        <w:rPr>
          <w:rFonts w:asciiTheme="majorBidi" w:hAnsiTheme="majorBidi" w:cstheme="majorBidi"/>
        </w:rPr>
      </w:pPr>
      <w:r w:rsidRPr="00260DD5">
        <w:rPr>
          <w:rFonts w:asciiTheme="majorBidi" w:hAnsiTheme="majorBidi" w:cstheme="majorBidi"/>
        </w:rPr>
        <w:t>Inform them that we have accepted another offer.</w:t>
      </w:r>
    </w:p>
    <w:p w14:paraId="23037F9C" w14:textId="77777777" w:rsidR="00E50CC5" w:rsidRPr="00260DD5" w:rsidRDefault="00E50CC5" w:rsidP="00260DD5">
      <w:pPr>
        <w:pStyle w:val="NormalWeb"/>
        <w:numPr>
          <w:ilvl w:val="0"/>
          <w:numId w:val="357"/>
        </w:numPr>
        <w:jc w:val="both"/>
        <w:rPr>
          <w:rFonts w:asciiTheme="majorBidi" w:hAnsiTheme="majorBidi" w:cstheme="majorBidi"/>
        </w:rPr>
      </w:pPr>
      <w:r w:rsidRPr="00260DD5">
        <w:rPr>
          <w:rFonts w:asciiTheme="majorBidi" w:hAnsiTheme="majorBidi" w:cstheme="majorBidi"/>
        </w:rPr>
        <w:t>Ask them to keep our information on file for future opportunities.</w:t>
      </w:r>
    </w:p>
    <w:p w14:paraId="58434CE0" w14:textId="77777777" w:rsidR="00E50CC5" w:rsidRPr="00260DD5" w:rsidRDefault="00E50CC5" w:rsidP="00260DD5">
      <w:pPr>
        <w:pStyle w:val="NormalWeb"/>
        <w:numPr>
          <w:ilvl w:val="0"/>
          <w:numId w:val="357"/>
        </w:numPr>
        <w:jc w:val="both"/>
        <w:rPr>
          <w:rFonts w:asciiTheme="majorBidi" w:hAnsiTheme="majorBidi" w:cstheme="majorBidi"/>
        </w:rPr>
      </w:pPr>
      <w:r w:rsidRPr="00260DD5">
        <w:rPr>
          <w:rFonts w:asciiTheme="majorBidi" w:hAnsiTheme="majorBidi" w:cstheme="majorBidi"/>
        </w:rPr>
        <w:t>Remain professional and courteous.</w:t>
      </w:r>
    </w:p>
    <w:p w14:paraId="28E918F9"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Maintaining a positive relationship is important because we may want to apply there again in the future.</w:t>
      </w:r>
    </w:p>
    <w:p w14:paraId="116FDC01" w14:textId="77777777" w:rsidR="00E50CC5" w:rsidRPr="00260DD5" w:rsidRDefault="00E50CC5" w:rsidP="00260DD5">
      <w:pPr>
        <w:pStyle w:val="Heading3"/>
        <w:jc w:val="both"/>
      </w:pPr>
      <w:bookmarkStart w:id="348" w:name="_Toc236217657"/>
      <w:r w:rsidRPr="00260DD5">
        <w:t>Resigning from a Current Job</w:t>
      </w:r>
      <w:bookmarkEnd w:id="348"/>
    </w:p>
    <w:p w14:paraId="0B57DA26"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 xml:space="preserve">If we need to resign from our current position, we should provide the employer with the standard </w:t>
      </w:r>
      <w:r w:rsidRPr="00260DD5">
        <w:rPr>
          <w:rStyle w:val="Strong"/>
          <w:rFonts w:asciiTheme="majorBidi" w:hAnsiTheme="majorBidi" w:cstheme="majorBidi"/>
        </w:rPr>
        <w:t>two weeks' notice</w:t>
      </w:r>
      <w:r w:rsidRPr="00260DD5">
        <w:rPr>
          <w:rFonts w:asciiTheme="majorBidi" w:hAnsiTheme="majorBidi" w:cstheme="majorBidi"/>
        </w:rPr>
        <w:t xml:space="preserve"> whenever possible.</w:t>
      </w:r>
    </w:p>
    <w:p w14:paraId="445897BB"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We should always behave professionally and preserve a good reputation, since we may need a reference in the future or even return to the company in a different role.</w:t>
      </w:r>
    </w:p>
    <w:p w14:paraId="15C1B60E" w14:textId="77777777" w:rsidR="00E50CC5" w:rsidRPr="00260DD5" w:rsidRDefault="00E50CC5" w:rsidP="00260DD5">
      <w:pPr>
        <w:pStyle w:val="NormalWeb"/>
        <w:jc w:val="both"/>
        <w:rPr>
          <w:rFonts w:asciiTheme="majorBidi" w:hAnsiTheme="majorBidi" w:cstheme="majorBidi"/>
          <w:color w:val="0070C0"/>
        </w:rPr>
      </w:pPr>
      <w:r w:rsidRPr="00260DD5">
        <w:rPr>
          <w:rFonts w:asciiTheme="majorBidi" w:hAnsiTheme="majorBidi" w:cstheme="majorBidi"/>
          <w:color w:val="0070C0"/>
        </w:rPr>
        <w:lastRenderedPageBreak/>
        <w:t>If possible, we should arrange our start date with the new employer so that we can take a short break between jobs. Beginning a new position after a few days of rest can make the transition and onboarding process smoother than starting immediately after leaving the previous job.</w:t>
      </w:r>
    </w:p>
    <w:p w14:paraId="4371F7C0" w14:textId="77777777" w:rsidR="00E50CC5" w:rsidRPr="00260DD5" w:rsidRDefault="00E50CC5" w:rsidP="00260DD5">
      <w:pPr>
        <w:pStyle w:val="Heading2"/>
        <w:jc w:val="both"/>
      </w:pPr>
      <w:bookmarkStart w:id="349" w:name="_Toc236217658"/>
      <w:r w:rsidRPr="00260DD5">
        <w:t>If We Are Declined</w:t>
      </w:r>
      <w:bookmarkEnd w:id="349"/>
    </w:p>
    <w:p w14:paraId="063A513A"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If we are not selected for a position, the most important step is to learn from the experience.</w:t>
      </w:r>
    </w:p>
    <w:p w14:paraId="064AD4B2"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Every job interview provides valuable lessons and serves as an excellent reference for future job applications.</w:t>
      </w:r>
    </w:p>
    <w:p w14:paraId="7FCE7419"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We should remember that not being selected is not a personal reflection of our abilities. Only one candidate can be hired, even when several applicants are highly qualified. Since we may never know all the factors behind the hiring decision, we should avoid dwelling on the outcome.</w:t>
      </w:r>
    </w:p>
    <w:p w14:paraId="2E48CF34" w14:textId="77777777" w:rsidR="00E50CC5" w:rsidRPr="00260DD5" w:rsidRDefault="00E50CC5" w:rsidP="00260DD5">
      <w:pPr>
        <w:pStyle w:val="Heading3"/>
        <w:jc w:val="both"/>
      </w:pPr>
      <w:bookmarkStart w:id="350" w:name="_Toc236217659"/>
      <w:r w:rsidRPr="00260DD5">
        <w:t>Requesting Feedback</w:t>
      </w:r>
      <w:bookmarkEnd w:id="350"/>
    </w:p>
    <w:p w14:paraId="3A41DBED" w14:textId="77777777" w:rsidR="00E50CC5" w:rsidRPr="00260DD5" w:rsidRDefault="00E50CC5" w:rsidP="00260DD5">
      <w:pPr>
        <w:pStyle w:val="NormalWeb"/>
        <w:jc w:val="both"/>
        <w:rPr>
          <w:rFonts w:asciiTheme="majorBidi" w:hAnsiTheme="majorBidi" w:cstheme="majorBidi"/>
          <w:color w:val="0070C0"/>
        </w:rPr>
      </w:pPr>
      <w:r w:rsidRPr="00260DD5">
        <w:rPr>
          <w:rFonts w:asciiTheme="majorBidi" w:hAnsiTheme="majorBidi" w:cstheme="majorBidi"/>
          <w:color w:val="0070C0"/>
        </w:rPr>
        <w:t>We should contact the interviewer by phone or email to:</w:t>
      </w:r>
    </w:p>
    <w:p w14:paraId="0B9EEB5E" w14:textId="77777777" w:rsidR="00E50CC5" w:rsidRPr="00260DD5" w:rsidRDefault="00E50CC5" w:rsidP="00260DD5">
      <w:pPr>
        <w:pStyle w:val="NormalWeb"/>
        <w:numPr>
          <w:ilvl w:val="0"/>
          <w:numId w:val="358"/>
        </w:numPr>
        <w:jc w:val="both"/>
        <w:rPr>
          <w:rFonts w:asciiTheme="majorBidi" w:hAnsiTheme="majorBidi" w:cstheme="majorBidi"/>
          <w:color w:val="0070C0"/>
        </w:rPr>
      </w:pPr>
      <w:r w:rsidRPr="00260DD5">
        <w:rPr>
          <w:rFonts w:asciiTheme="majorBidi" w:hAnsiTheme="majorBidi" w:cstheme="majorBidi"/>
          <w:color w:val="0070C0"/>
        </w:rPr>
        <w:t>Thank them for notifying us of the decision.</w:t>
      </w:r>
    </w:p>
    <w:p w14:paraId="6AB82793" w14:textId="77777777" w:rsidR="00E50CC5" w:rsidRPr="00260DD5" w:rsidRDefault="00E50CC5" w:rsidP="00260DD5">
      <w:pPr>
        <w:pStyle w:val="NormalWeb"/>
        <w:numPr>
          <w:ilvl w:val="0"/>
          <w:numId w:val="358"/>
        </w:numPr>
        <w:jc w:val="both"/>
        <w:rPr>
          <w:rFonts w:asciiTheme="majorBidi" w:hAnsiTheme="majorBidi" w:cstheme="majorBidi"/>
          <w:color w:val="0070C0"/>
        </w:rPr>
      </w:pPr>
      <w:r w:rsidRPr="00260DD5">
        <w:rPr>
          <w:rFonts w:asciiTheme="majorBidi" w:hAnsiTheme="majorBidi" w:cstheme="majorBidi"/>
          <w:color w:val="0070C0"/>
        </w:rPr>
        <w:t>Express appreciation for their time and consideration.</w:t>
      </w:r>
    </w:p>
    <w:p w14:paraId="35D3159C" w14:textId="77777777" w:rsidR="00E50CC5" w:rsidRPr="00260DD5" w:rsidRDefault="00E50CC5" w:rsidP="00260DD5">
      <w:pPr>
        <w:pStyle w:val="NormalWeb"/>
        <w:numPr>
          <w:ilvl w:val="0"/>
          <w:numId w:val="358"/>
        </w:numPr>
        <w:jc w:val="both"/>
        <w:rPr>
          <w:rFonts w:asciiTheme="majorBidi" w:hAnsiTheme="majorBidi" w:cstheme="majorBidi"/>
          <w:color w:val="0070C0"/>
        </w:rPr>
      </w:pPr>
      <w:r w:rsidRPr="00260DD5">
        <w:rPr>
          <w:rFonts w:asciiTheme="majorBidi" w:hAnsiTheme="majorBidi" w:cstheme="majorBidi"/>
          <w:color w:val="0070C0"/>
        </w:rPr>
        <w:t>Request honest feedback about our interview performance.</w:t>
      </w:r>
    </w:p>
    <w:p w14:paraId="7DF0C807" w14:textId="77777777" w:rsidR="00E50CC5" w:rsidRPr="00260DD5" w:rsidRDefault="00E50CC5" w:rsidP="00260DD5">
      <w:pPr>
        <w:pStyle w:val="NormalWeb"/>
        <w:numPr>
          <w:ilvl w:val="0"/>
          <w:numId w:val="358"/>
        </w:numPr>
        <w:jc w:val="both"/>
        <w:rPr>
          <w:rFonts w:asciiTheme="majorBidi" w:hAnsiTheme="majorBidi" w:cstheme="majorBidi"/>
          <w:color w:val="0070C0"/>
        </w:rPr>
      </w:pPr>
      <w:r w:rsidRPr="00260DD5">
        <w:rPr>
          <w:rFonts w:asciiTheme="majorBidi" w:hAnsiTheme="majorBidi" w:cstheme="majorBidi"/>
          <w:color w:val="0070C0"/>
        </w:rPr>
        <w:t>Ask for advice on areas where we can improve.</w:t>
      </w:r>
    </w:p>
    <w:p w14:paraId="1936A3E4"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We should keep an open mind, especially if the feedback highlights areas we had not previously considered.</w:t>
      </w:r>
    </w:p>
    <w:p w14:paraId="603A124E" w14:textId="77777777" w:rsidR="00E50CC5" w:rsidRPr="00260DD5" w:rsidRDefault="00E50CC5" w:rsidP="00260DD5">
      <w:pPr>
        <w:pStyle w:val="NormalWeb"/>
        <w:jc w:val="both"/>
        <w:rPr>
          <w:rFonts w:asciiTheme="majorBidi" w:hAnsiTheme="majorBidi" w:cstheme="majorBidi"/>
          <w:color w:val="0070C0"/>
        </w:rPr>
      </w:pPr>
      <w:r w:rsidRPr="00260DD5">
        <w:rPr>
          <w:rFonts w:asciiTheme="majorBidi" w:hAnsiTheme="majorBidi" w:cstheme="majorBidi"/>
          <w:color w:val="0070C0"/>
        </w:rPr>
        <w:t>However, we should also understand that many organizations prohibit employees from providing interview feedback because of legal or company policy reasons.</w:t>
      </w:r>
    </w:p>
    <w:p w14:paraId="2EDD282F" w14:textId="77777777" w:rsidR="00E50CC5" w:rsidRPr="00260DD5" w:rsidRDefault="00E50CC5" w:rsidP="00260DD5">
      <w:pPr>
        <w:pStyle w:val="Heading3"/>
        <w:jc w:val="both"/>
      </w:pPr>
      <w:bookmarkStart w:id="351" w:name="_Toc236217660"/>
      <w:r w:rsidRPr="00260DD5">
        <w:t>Reflecting and Improving</w:t>
      </w:r>
      <w:bookmarkEnd w:id="351"/>
    </w:p>
    <w:p w14:paraId="755B517D"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If we receive feedback, we should review the entire hiring process, including:</w:t>
      </w:r>
    </w:p>
    <w:p w14:paraId="4B520E03" w14:textId="77777777" w:rsidR="00E50CC5" w:rsidRPr="00260DD5" w:rsidRDefault="00E50CC5" w:rsidP="00260DD5">
      <w:pPr>
        <w:pStyle w:val="NormalWeb"/>
        <w:numPr>
          <w:ilvl w:val="0"/>
          <w:numId w:val="359"/>
        </w:numPr>
        <w:jc w:val="both"/>
        <w:rPr>
          <w:rFonts w:asciiTheme="majorBidi" w:hAnsiTheme="majorBidi" w:cstheme="majorBidi"/>
        </w:rPr>
      </w:pPr>
      <w:r w:rsidRPr="00260DD5">
        <w:rPr>
          <w:rFonts w:asciiTheme="majorBidi" w:hAnsiTheme="majorBidi" w:cstheme="majorBidi"/>
        </w:rPr>
        <w:t>Our application materials.</w:t>
      </w:r>
    </w:p>
    <w:p w14:paraId="25F06E9F" w14:textId="77777777" w:rsidR="00E50CC5" w:rsidRPr="00260DD5" w:rsidRDefault="00E50CC5" w:rsidP="00260DD5">
      <w:pPr>
        <w:pStyle w:val="NormalWeb"/>
        <w:numPr>
          <w:ilvl w:val="0"/>
          <w:numId w:val="359"/>
        </w:numPr>
        <w:jc w:val="both"/>
        <w:rPr>
          <w:rFonts w:asciiTheme="majorBidi" w:hAnsiTheme="majorBidi" w:cstheme="majorBidi"/>
        </w:rPr>
      </w:pPr>
      <w:r w:rsidRPr="00260DD5">
        <w:rPr>
          <w:rFonts w:asciiTheme="majorBidi" w:hAnsiTheme="majorBidi" w:cstheme="majorBidi"/>
        </w:rPr>
        <w:t>How we prepared for the interview.</w:t>
      </w:r>
    </w:p>
    <w:p w14:paraId="13D081F6" w14:textId="77777777" w:rsidR="00E50CC5" w:rsidRPr="00260DD5" w:rsidRDefault="00E50CC5" w:rsidP="00260DD5">
      <w:pPr>
        <w:pStyle w:val="NormalWeb"/>
        <w:numPr>
          <w:ilvl w:val="0"/>
          <w:numId w:val="359"/>
        </w:numPr>
        <w:jc w:val="both"/>
        <w:rPr>
          <w:rFonts w:asciiTheme="majorBidi" w:hAnsiTheme="majorBidi" w:cstheme="majorBidi"/>
        </w:rPr>
      </w:pPr>
      <w:r w:rsidRPr="00260DD5">
        <w:rPr>
          <w:rFonts w:asciiTheme="majorBidi" w:hAnsiTheme="majorBidi" w:cstheme="majorBidi"/>
        </w:rPr>
        <w:t>The research we conducted about the company.</w:t>
      </w:r>
    </w:p>
    <w:p w14:paraId="411676AF" w14:textId="77777777" w:rsidR="00E50CC5" w:rsidRPr="00260DD5" w:rsidRDefault="00E50CC5" w:rsidP="00260DD5">
      <w:pPr>
        <w:pStyle w:val="NormalWeb"/>
        <w:numPr>
          <w:ilvl w:val="0"/>
          <w:numId w:val="359"/>
        </w:numPr>
        <w:jc w:val="both"/>
        <w:rPr>
          <w:rFonts w:asciiTheme="majorBidi" w:hAnsiTheme="majorBidi" w:cstheme="majorBidi"/>
        </w:rPr>
      </w:pPr>
      <w:r w:rsidRPr="00260DD5">
        <w:rPr>
          <w:rFonts w:asciiTheme="majorBidi" w:hAnsiTheme="majorBidi" w:cstheme="majorBidi"/>
        </w:rPr>
        <w:t>Our interview performance.</w:t>
      </w:r>
    </w:p>
    <w:p w14:paraId="15D3F9E2"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We should focus on areas we can improve and create a plan for future interviews.</w:t>
      </w:r>
    </w:p>
    <w:p w14:paraId="00261292"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Some questions to consider include:</w:t>
      </w:r>
    </w:p>
    <w:p w14:paraId="4FA318BF" w14:textId="77777777" w:rsidR="00E50CC5" w:rsidRPr="00260DD5" w:rsidRDefault="00E50CC5" w:rsidP="00260DD5">
      <w:pPr>
        <w:pStyle w:val="NormalWeb"/>
        <w:numPr>
          <w:ilvl w:val="0"/>
          <w:numId w:val="360"/>
        </w:numPr>
        <w:jc w:val="both"/>
        <w:rPr>
          <w:rFonts w:asciiTheme="majorBidi" w:hAnsiTheme="majorBidi" w:cstheme="majorBidi"/>
          <w:color w:val="0070C0"/>
        </w:rPr>
      </w:pPr>
      <w:r w:rsidRPr="00260DD5">
        <w:rPr>
          <w:rFonts w:asciiTheme="majorBidi" w:hAnsiTheme="majorBidi" w:cstheme="majorBidi"/>
          <w:color w:val="0070C0"/>
        </w:rPr>
        <w:t>Should we spend more time writing stronger interview answers?</w:t>
      </w:r>
    </w:p>
    <w:p w14:paraId="3EF92996" w14:textId="77777777" w:rsidR="00E50CC5" w:rsidRPr="00260DD5" w:rsidRDefault="00E50CC5" w:rsidP="00260DD5">
      <w:pPr>
        <w:pStyle w:val="NormalWeb"/>
        <w:numPr>
          <w:ilvl w:val="0"/>
          <w:numId w:val="360"/>
        </w:numPr>
        <w:jc w:val="both"/>
        <w:rPr>
          <w:rFonts w:asciiTheme="majorBidi" w:hAnsiTheme="majorBidi" w:cstheme="majorBidi"/>
          <w:color w:val="0070C0"/>
        </w:rPr>
      </w:pPr>
      <w:r w:rsidRPr="00260DD5">
        <w:rPr>
          <w:rFonts w:asciiTheme="majorBidi" w:hAnsiTheme="majorBidi" w:cstheme="majorBidi"/>
          <w:color w:val="0070C0"/>
        </w:rPr>
        <w:t>Should we practice more so that we appear more confident and less awkward?</w:t>
      </w:r>
    </w:p>
    <w:p w14:paraId="77BD2B51" w14:textId="77777777" w:rsidR="00E50CC5" w:rsidRPr="00260DD5" w:rsidRDefault="00E50CC5" w:rsidP="00260DD5">
      <w:pPr>
        <w:pStyle w:val="NormalWeb"/>
        <w:numPr>
          <w:ilvl w:val="0"/>
          <w:numId w:val="360"/>
        </w:numPr>
        <w:jc w:val="both"/>
        <w:rPr>
          <w:rFonts w:asciiTheme="majorBidi" w:hAnsiTheme="majorBidi" w:cstheme="majorBidi"/>
          <w:color w:val="0070C0"/>
        </w:rPr>
      </w:pPr>
      <w:r w:rsidRPr="00260DD5">
        <w:rPr>
          <w:rFonts w:asciiTheme="majorBidi" w:hAnsiTheme="majorBidi" w:cstheme="majorBidi"/>
          <w:color w:val="0070C0"/>
        </w:rPr>
        <w:t>Would additional training, reading a relevant book, or receiving coaching from a teacher or professor improve our interview performance?</w:t>
      </w:r>
    </w:p>
    <w:p w14:paraId="2F33BBBC"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lastRenderedPageBreak/>
        <w:t>After identifying areas for improvement, we should develop an action plan and put it into practice.</w:t>
      </w:r>
    </w:p>
    <w:p w14:paraId="6EB5F821" w14:textId="77777777" w:rsidR="00E50CC5" w:rsidRPr="00260DD5" w:rsidRDefault="00E50CC5" w:rsidP="00260DD5">
      <w:pPr>
        <w:pStyle w:val="Heading1"/>
        <w:jc w:val="both"/>
        <w:rPr>
          <w:rFonts w:cstheme="majorBidi"/>
        </w:rPr>
      </w:pPr>
      <w:bookmarkStart w:id="352" w:name="_Toc236217661"/>
      <w:r w:rsidRPr="00260DD5">
        <w:rPr>
          <w:rFonts w:cstheme="majorBidi"/>
        </w:rPr>
        <w:t>Conclusion</w:t>
      </w:r>
      <w:bookmarkEnd w:id="352"/>
    </w:p>
    <w:p w14:paraId="55FD0C36"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Every interview process provides an opportunity to learn, regardless of the outcome.</w:t>
      </w:r>
    </w:p>
    <w:p w14:paraId="67CA6821"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If we are not selected, we should view the interview and assessment process as valuable experience that helps prepare us for the job we truly want.</w:t>
      </w:r>
    </w:p>
    <w:p w14:paraId="5B09A522"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If we are selected, it means our preparation and efforts have paid off.</w:t>
      </w:r>
    </w:p>
    <w:p w14:paraId="1C10FFD1" w14:textId="77777777" w:rsidR="00E50CC5" w:rsidRPr="00260DD5" w:rsidRDefault="00E50CC5" w:rsidP="00260DD5">
      <w:pPr>
        <w:pStyle w:val="NormalWeb"/>
        <w:jc w:val="both"/>
        <w:rPr>
          <w:rFonts w:asciiTheme="majorBidi" w:hAnsiTheme="majorBidi" w:cstheme="majorBidi"/>
        </w:rPr>
      </w:pPr>
      <w:r w:rsidRPr="00260DD5">
        <w:rPr>
          <w:rFonts w:asciiTheme="majorBidi" w:hAnsiTheme="majorBidi" w:cstheme="majorBidi"/>
        </w:rPr>
        <w:t>In either case, we gain valuable knowledge and experience that will benefit us in future job searches, whether our next opportunity comes in a few days or several years from now.</w:t>
      </w:r>
    </w:p>
    <w:p w14:paraId="48513AE4" w14:textId="77777777" w:rsidR="00C01B4B" w:rsidRPr="00260DD5" w:rsidRDefault="00C01B4B" w:rsidP="00260DD5">
      <w:pPr>
        <w:pStyle w:val="Heading1"/>
        <w:jc w:val="both"/>
        <w:rPr>
          <w:rFonts w:cstheme="majorBidi"/>
        </w:rPr>
      </w:pPr>
      <w:bookmarkStart w:id="353" w:name="_Toc236217662"/>
      <w:r w:rsidRPr="00260DD5">
        <w:rPr>
          <w:rFonts w:cstheme="majorBidi"/>
        </w:rPr>
        <w:t>Expert Viewpoints: Negotiations</w:t>
      </w:r>
      <w:bookmarkEnd w:id="353"/>
    </w:p>
    <w:p w14:paraId="6F4D20A1" w14:textId="77777777" w:rsidR="00C01B4B" w:rsidRPr="00260DD5" w:rsidRDefault="00C01B4B" w:rsidP="00260DD5">
      <w:pPr>
        <w:pStyle w:val="Heading2"/>
        <w:jc w:val="both"/>
      </w:pPr>
      <w:bookmarkStart w:id="354" w:name="_Toc236217663"/>
      <w:r w:rsidRPr="00260DD5">
        <w:t>Introduction</w:t>
      </w:r>
      <w:bookmarkEnd w:id="354"/>
    </w:p>
    <w:p w14:paraId="7CE9BE97"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Most candidates find it difficult or intimidating to negotiate a job offer. Negotiating an offer starts at the very beginning of the recruitment process, even before we submit an application. By preparing in advance, researching the market, and understanding our priorities, we can negotiate with confidence and increase the chances of receiving an offer that aligns with our needs and career goals.</w:t>
      </w:r>
    </w:p>
    <w:p w14:paraId="2E419BAC" w14:textId="77777777" w:rsidR="00C01B4B" w:rsidRPr="00260DD5" w:rsidRDefault="00C01B4B" w:rsidP="00260DD5">
      <w:pPr>
        <w:pStyle w:val="Heading2"/>
        <w:jc w:val="both"/>
      </w:pPr>
      <w:bookmarkStart w:id="355" w:name="_Toc236217664"/>
      <w:r w:rsidRPr="00260DD5">
        <w:t>Prepare Before Applying</w:t>
      </w:r>
      <w:bookmarkEnd w:id="355"/>
    </w:p>
    <w:p w14:paraId="25FDCFDB"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 xml:space="preserve">Before applying for a job, we should take some time to identify our </w:t>
      </w:r>
      <w:r w:rsidRPr="00260DD5">
        <w:rPr>
          <w:rStyle w:val="Strong"/>
          <w:rFonts w:asciiTheme="majorBidi" w:hAnsiTheme="majorBidi" w:cstheme="majorBidi"/>
        </w:rPr>
        <w:t>non-negotiables</w:t>
      </w:r>
      <w:r w:rsidRPr="00260DD5">
        <w:rPr>
          <w:rFonts w:asciiTheme="majorBidi" w:hAnsiTheme="majorBidi" w:cstheme="majorBidi"/>
        </w:rPr>
        <w:t>.</w:t>
      </w:r>
    </w:p>
    <w:p w14:paraId="151BCB25" w14:textId="43A5B719"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Write down the things that are critical to us. These may include:</w:t>
      </w:r>
    </w:p>
    <w:p w14:paraId="664D01F6" w14:textId="77777777" w:rsidR="00C01B4B" w:rsidRPr="00260DD5" w:rsidRDefault="00C01B4B" w:rsidP="00260DD5">
      <w:pPr>
        <w:pStyle w:val="NormalWeb"/>
        <w:numPr>
          <w:ilvl w:val="0"/>
          <w:numId w:val="361"/>
        </w:numPr>
        <w:jc w:val="both"/>
        <w:rPr>
          <w:rFonts w:asciiTheme="majorBidi" w:hAnsiTheme="majorBidi" w:cstheme="majorBidi"/>
          <w:color w:val="0070C0"/>
        </w:rPr>
      </w:pPr>
      <w:r w:rsidRPr="00260DD5">
        <w:rPr>
          <w:rFonts w:asciiTheme="majorBidi" w:hAnsiTheme="majorBidi" w:cstheme="majorBidi"/>
          <w:color w:val="0070C0"/>
        </w:rPr>
        <w:t>Salary</w:t>
      </w:r>
    </w:p>
    <w:p w14:paraId="33512B0F" w14:textId="77777777" w:rsidR="00C01B4B" w:rsidRPr="00260DD5" w:rsidRDefault="00C01B4B" w:rsidP="00260DD5">
      <w:pPr>
        <w:pStyle w:val="NormalWeb"/>
        <w:numPr>
          <w:ilvl w:val="0"/>
          <w:numId w:val="361"/>
        </w:numPr>
        <w:jc w:val="both"/>
        <w:rPr>
          <w:rFonts w:asciiTheme="majorBidi" w:hAnsiTheme="majorBidi" w:cstheme="majorBidi"/>
          <w:color w:val="0070C0"/>
        </w:rPr>
      </w:pPr>
      <w:r w:rsidRPr="00260DD5">
        <w:rPr>
          <w:rFonts w:asciiTheme="majorBidi" w:hAnsiTheme="majorBidi" w:cstheme="majorBidi"/>
          <w:color w:val="0070C0"/>
        </w:rPr>
        <w:t>Work location</w:t>
      </w:r>
    </w:p>
    <w:p w14:paraId="4BEDBF7B" w14:textId="77777777" w:rsidR="00C01B4B" w:rsidRPr="00260DD5" w:rsidRDefault="00C01B4B" w:rsidP="00260DD5">
      <w:pPr>
        <w:pStyle w:val="NormalWeb"/>
        <w:numPr>
          <w:ilvl w:val="0"/>
          <w:numId w:val="361"/>
        </w:numPr>
        <w:jc w:val="both"/>
        <w:rPr>
          <w:rFonts w:asciiTheme="majorBidi" w:hAnsiTheme="majorBidi" w:cstheme="majorBidi"/>
          <w:color w:val="0070C0"/>
        </w:rPr>
      </w:pPr>
      <w:r w:rsidRPr="00260DD5">
        <w:rPr>
          <w:rFonts w:asciiTheme="majorBidi" w:hAnsiTheme="majorBidi" w:cstheme="majorBidi"/>
          <w:color w:val="0070C0"/>
        </w:rPr>
        <w:t>Working hours</w:t>
      </w:r>
    </w:p>
    <w:p w14:paraId="7AD7B423" w14:textId="77777777" w:rsidR="00C01B4B" w:rsidRPr="00260DD5" w:rsidRDefault="00C01B4B" w:rsidP="00260DD5">
      <w:pPr>
        <w:pStyle w:val="NormalWeb"/>
        <w:numPr>
          <w:ilvl w:val="0"/>
          <w:numId w:val="361"/>
        </w:numPr>
        <w:jc w:val="both"/>
        <w:rPr>
          <w:rFonts w:asciiTheme="majorBidi" w:hAnsiTheme="majorBidi" w:cstheme="majorBidi"/>
          <w:color w:val="0070C0"/>
        </w:rPr>
      </w:pPr>
      <w:r w:rsidRPr="00260DD5">
        <w:rPr>
          <w:rFonts w:asciiTheme="majorBidi" w:hAnsiTheme="majorBidi" w:cstheme="majorBidi"/>
          <w:color w:val="0070C0"/>
        </w:rPr>
        <w:t>Flexibility</w:t>
      </w:r>
    </w:p>
    <w:p w14:paraId="4026967B" w14:textId="77777777" w:rsidR="00C01B4B" w:rsidRPr="00260DD5" w:rsidRDefault="00C01B4B" w:rsidP="00260DD5">
      <w:pPr>
        <w:pStyle w:val="NormalWeb"/>
        <w:numPr>
          <w:ilvl w:val="0"/>
          <w:numId w:val="361"/>
        </w:numPr>
        <w:jc w:val="both"/>
        <w:rPr>
          <w:rFonts w:asciiTheme="majorBidi" w:hAnsiTheme="majorBidi" w:cstheme="majorBidi"/>
          <w:color w:val="0070C0"/>
        </w:rPr>
      </w:pPr>
      <w:r w:rsidRPr="00260DD5">
        <w:rPr>
          <w:rFonts w:asciiTheme="majorBidi" w:hAnsiTheme="majorBidi" w:cstheme="majorBidi"/>
          <w:color w:val="0070C0"/>
        </w:rPr>
        <w:t>Career progression</w:t>
      </w:r>
    </w:p>
    <w:p w14:paraId="2367B897"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These do not have to be limited to the examples above. The important point is to identify what matters most to us and determine what we are not willing to negotiate or compromise on.</w:t>
      </w:r>
    </w:p>
    <w:p w14:paraId="5D212C68" w14:textId="77777777" w:rsidR="00C01B4B" w:rsidRPr="00260DD5" w:rsidRDefault="00C01B4B" w:rsidP="00260DD5">
      <w:pPr>
        <w:pStyle w:val="Heading2"/>
        <w:jc w:val="both"/>
      </w:pPr>
      <w:bookmarkStart w:id="356" w:name="_Toc236217665"/>
      <w:r w:rsidRPr="00260DD5">
        <w:t>Discuss Your Priorities During the Recruitment Process</w:t>
      </w:r>
      <w:bookmarkEnd w:id="356"/>
    </w:p>
    <w:p w14:paraId="5CB16A6C"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Once we know our priorities, we should discuss them with:</w:t>
      </w:r>
    </w:p>
    <w:p w14:paraId="1D4C8681" w14:textId="77777777" w:rsidR="00C01B4B" w:rsidRPr="00260DD5" w:rsidRDefault="00C01B4B" w:rsidP="00260DD5">
      <w:pPr>
        <w:pStyle w:val="NormalWeb"/>
        <w:numPr>
          <w:ilvl w:val="0"/>
          <w:numId w:val="362"/>
        </w:numPr>
        <w:jc w:val="both"/>
        <w:rPr>
          <w:rFonts w:asciiTheme="majorBidi" w:hAnsiTheme="majorBidi" w:cstheme="majorBidi"/>
        </w:rPr>
      </w:pPr>
      <w:r w:rsidRPr="00260DD5">
        <w:rPr>
          <w:rFonts w:asciiTheme="majorBidi" w:hAnsiTheme="majorBidi" w:cstheme="majorBidi"/>
        </w:rPr>
        <w:t>The recruiter</w:t>
      </w:r>
    </w:p>
    <w:p w14:paraId="1BD0D177" w14:textId="77777777" w:rsidR="00C01B4B" w:rsidRPr="00260DD5" w:rsidRDefault="00C01B4B" w:rsidP="00260DD5">
      <w:pPr>
        <w:pStyle w:val="NormalWeb"/>
        <w:numPr>
          <w:ilvl w:val="0"/>
          <w:numId w:val="362"/>
        </w:numPr>
        <w:jc w:val="both"/>
        <w:rPr>
          <w:rFonts w:asciiTheme="majorBidi" w:hAnsiTheme="majorBidi" w:cstheme="majorBidi"/>
        </w:rPr>
      </w:pPr>
      <w:r w:rsidRPr="00260DD5">
        <w:rPr>
          <w:rFonts w:asciiTheme="majorBidi" w:hAnsiTheme="majorBidi" w:cstheme="majorBidi"/>
        </w:rPr>
        <w:t>The hiring manager</w:t>
      </w:r>
    </w:p>
    <w:p w14:paraId="35008A76" w14:textId="77777777" w:rsidR="00C01B4B" w:rsidRPr="00260DD5" w:rsidRDefault="00C01B4B" w:rsidP="00260DD5">
      <w:pPr>
        <w:pStyle w:val="NormalWeb"/>
        <w:numPr>
          <w:ilvl w:val="0"/>
          <w:numId w:val="362"/>
        </w:numPr>
        <w:jc w:val="both"/>
        <w:rPr>
          <w:rFonts w:asciiTheme="majorBidi" w:hAnsiTheme="majorBidi" w:cstheme="majorBidi"/>
        </w:rPr>
      </w:pPr>
      <w:r w:rsidRPr="00260DD5">
        <w:rPr>
          <w:rFonts w:asciiTheme="majorBidi" w:hAnsiTheme="majorBidi" w:cstheme="majorBidi"/>
        </w:rPr>
        <w:t>The interviewer</w:t>
      </w:r>
    </w:p>
    <w:p w14:paraId="70CCAE9A"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lastRenderedPageBreak/>
        <w:t>These conversations help us determine whether the opportunity is the right fit.</w:t>
      </w:r>
    </w:p>
    <w:p w14:paraId="77532CB3"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By the time we receive an offer, we should already know the answers to most of these questions. At that stage, the negotiation should focus on understanding how much we are willing to trade off on some of our priorities.</w:t>
      </w:r>
    </w:p>
    <w:p w14:paraId="4CE6B873" w14:textId="77777777" w:rsidR="00C01B4B" w:rsidRPr="00260DD5" w:rsidRDefault="00C01B4B" w:rsidP="00260DD5">
      <w:pPr>
        <w:pStyle w:val="Heading2"/>
        <w:jc w:val="both"/>
      </w:pPr>
      <w:bookmarkStart w:id="357" w:name="_Toc236217666"/>
      <w:r w:rsidRPr="00260DD5">
        <w:t>Present a Strong Case When Negotiating</w:t>
      </w:r>
      <w:bookmarkEnd w:id="357"/>
    </w:p>
    <w:p w14:paraId="4A3F037F"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When speaking with recruiters, we should clearly explain:</w:t>
      </w:r>
    </w:p>
    <w:p w14:paraId="6E75F24E" w14:textId="77777777" w:rsidR="00C01B4B" w:rsidRPr="00260DD5" w:rsidRDefault="00C01B4B" w:rsidP="00260DD5">
      <w:pPr>
        <w:pStyle w:val="NormalWeb"/>
        <w:numPr>
          <w:ilvl w:val="0"/>
          <w:numId w:val="363"/>
        </w:numPr>
        <w:jc w:val="both"/>
        <w:rPr>
          <w:rFonts w:asciiTheme="majorBidi" w:hAnsiTheme="majorBidi" w:cstheme="majorBidi"/>
        </w:rPr>
      </w:pPr>
      <w:r w:rsidRPr="00260DD5">
        <w:rPr>
          <w:rFonts w:asciiTheme="majorBidi" w:hAnsiTheme="majorBidi" w:cstheme="majorBidi"/>
        </w:rPr>
        <w:t>What we are looking for.</w:t>
      </w:r>
    </w:p>
    <w:p w14:paraId="3DDD8C01" w14:textId="77777777" w:rsidR="00C01B4B" w:rsidRPr="00260DD5" w:rsidRDefault="00C01B4B" w:rsidP="00260DD5">
      <w:pPr>
        <w:pStyle w:val="NormalWeb"/>
        <w:numPr>
          <w:ilvl w:val="0"/>
          <w:numId w:val="363"/>
        </w:numPr>
        <w:jc w:val="both"/>
        <w:rPr>
          <w:rFonts w:asciiTheme="majorBidi" w:hAnsiTheme="majorBidi" w:cstheme="majorBidi"/>
        </w:rPr>
      </w:pPr>
      <w:r w:rsidRPr="00260DD5">
        <w:rPr>
          <w:rFonts w:asciiTheme="majorBidi" w:hAnsiTheme="majorBidi" w:cstheme="majorBidi"/>
        </w:rPr>
        <w:t>What is important to us.</w:t>
      </w:r>
    </w:p>
    <w:p w14:paraId="7750CAF7" w14:textId="77777777" w:rsidR="00C01B4B" w:rsidRPr="00260DD5" w:rsidRDefault="00C01B4B" w:rsidP="00260DD5">
      <w:pPr>
        <w:pStyle w:val="NormalWeb"/>
        <w:numPr>
          <w:ilvl w:val="0"/>
          <w:numId w:val="363"/>
        </w:numPr>
        <w:jc w:val="both"/>
        <w:rPr>
          <w:rFonts w:asciiTheme="majorBidi" w:hAnsiTheme="majorBidi" w:cstheme="majorBidi"/>
        </w:rPr>
      </w:pPr>
      <w:r w:rsidRPr="00260DD5">
        <w:rPr>
          <w:rFonts w:asciiTheme="majorBidi" w:hAnsiTheme="majorBidi" w:cstheme="majorBidi"/>
        </w:rPr>
        <w:t>Why we are the right candidate.</w:t>
      </w:r>
    </w:p>
    <w:p w14:paraId="7187664E"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Although it may not be another interview, we may still need to sell ourselves again.</w:t>
      </w:r>
    </w:p>
    <w:p w14:paraId="726CB2D9"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We should present a compelling case by explaining:</w:t>
      </w:r>
    </w:p>
    <w:p w14:paraId="4F161A0E" w14:textId="77777777" w:rsidR="00C01B4B" w:rsidRPr="00260DD5" w:rsidRDefault="00C01B4B" w:rsidP="00260DD5">
      <w:pPr>
        <w:pStyle w:val="NormalWeb"/>
        <w:numPr>
          <w:ilvl w:val="0"/>
          <w:numId w:val="364"/>
        </w:numPr>
        <w:jc w:val="both"/>
        <w:rPr>
          <w:rFonts w:asciiTheme="majorBidi" w:hAnsiTheme="majorBidi" w:cstheme="majorBidi"/>
          <w:color w:val="0070C0"/>
        </w:rPr>
      </w:pPr>
      <w:r w:rsidRPr="00260DD5">
        <w:rPr>
          <w:rFonts w:asciiTheme="majorBidi" w:hAnsiTheme="majorBidi" w:cstheme="majorBidi"/>
          <w:color w:val="0070C0"/>
        </w:rPr>
        <w:t>What we can do.</w:t>
      </w:r>
    </w:p>
    <w:p w14:paraId="1DF2623B" w14:textId="77777777" w:rsidR="00C01B4B" w:rsidRPr="00260DD5" w:rsidRDefault="00C01B4B" w:rsidP="00260DD5">
      <w:pPr>
        <w:pStyle w:val="NormalWeb"/>
        <w:numPr>
          <w:ilvl w:val="0"/>
          <w:numId w:val="364"/>
        </w:numPr>
        <w:jc w:val="both"/>
        <w:rPr>
          <w:rFonts w:asciiTheme="majorBidi" w:hAnsiTheme="majorBidi" w:cstheme="majorBidi"/>
          <w:color w:val="0070C0"/>
        </w:rPr>
      </w:pPr>
      <w:r w:rsidRPr="00260DD5">
        <w:rPr>
          <w:rFonts w:asciiTheme="majorBidi" w:hAnsiTheme="majorBidi" w:cstheme="majorBidi"/>
          <w:color w:val="0070C0"/>
        </w:rPr>
        <w:t>What value we can bring to the organization.</w:t>
      </w:r>
    </w:p>
    <w:p w14:paraId="76AF2E6C" w14:textId="77777777" w:rsidR="00C01B4B" w:rsidRPr="00260DD5" w:rsidRDefault="00C01B4B" w:rsidP="00260DD5">
      <w:pPr>
        <w:pStyle w:val="NormalWeb"/>
        <w:numPr>
          <w:ilvl w:val="0"/>
          <w:numId w:val="364"/>
        </w:numPr>
        <w:jc w:val="both"/>
        <w:rPr>
          <w:rFonts w:asciiTheme="majorBidi" w:hAnsiTheme="majorBidi" w:cstheme="majorBidi"/>
          <w:color w:val="0070C0"/>
        </w:rPr>
      </w:pPr>
      <w:r w:rsidRPr="00260DD5">
        <w:rPr>
          <w:rFonts w:asciiTheme="majorBidi" w:hAnsiTheme="majorBidi" w:cstheme="majorBidi"/>
          <w:color w:val="0070C0"/>
        </w:rPr>
        <w:t>Why we believe we deserve a higher offer.</w:t>
      </w:r>
    </w:p>
    <w:p w14:paraId="3994DFE5"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 xml:space="preserve">For example, if we want to negotiate </w:t>
      </w:r>
      <w:r w:rsidRPr="00260DD5">
        <w:rPr>
          <w:rStyle w:val="Strong"/>
          <w:rFonts w:asciiTheme="majorBidi" w:hAnsiTheme="majorBidi" w:cstheme="majorBidi"/>
        </w:rPr>
        <w:t>$2,000</w:t>
      </w:r>
      <w:r w:rsidRPr="00260DD5">
        <w:rPr>
          <w:rFonts w:asciiTheme="majorBidi" w:hAnsiTheme="majorBidi" w:cstheme="majorBidi"/>
        </w:rPr>
        <w:t xml:space="preserve"> more than the initial offer, we should confidently explain the reasons behind the request.</w:t>
      </w:r>
    </w:p>
    <w:p w14:paraId="1F5E1502"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We should have conviction, think carefully about what we are going to say, and enter the negotiation prepared with clear reasons that justify why we are worth the amount we are requesting.</w:t>
      </w:r>
    </w:p>
    <w:p w14:paraId="7758A5C5" w14:textId="77777777" w:rsidR="00C01B4B" w:rsidRPr="00260DD5" w:rsidRDefault="00C01B4B" w:rsidP="00260DD5">
      <w:pPr>
        <w:pStyle w:val="Heading2"/>
        <w:jc w:val="both"/>
      </w:pPr>
      <w:bookmarkStart w:id="358" w:name="_Toc236217667"/>
      <w:r w:rsidRPr="00260DD5">
        <w:t>Research the Market Before Negotiating</w:t>
      </w:r>
      <w:bookmarkEnd w:id="358"/>
    </w:p>
    <w:p w14:paraId="1EDC71AD"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Before negotiating, we should research:</w:t>
      </w:r>
    </w:p>
    <w:p w14:paraId="0A01BE1C" w14:textId="77777777" w:rsidR="00C01B4B" w:rsidRPr="00260DD5" w:rsidRDefault="00C01B4B" w:rsidP="00260DD5">
      <w:pPr>
        <w:pStyle w:val="NormalWeb"/>
        <w:numPr>
          <w:ilvl w:val="0"/>
          <w:numId w:val="365"/>
        </w:numPr>
        <w:jc w:val="both"/>
        <w:rPr>
          <w:rFonts w:asciiTheme="majorBidi" w:hAnsiTheme="majorBidi" w:cstheme="majorBidi"/>
        </w:rPr>
      </w:pPr>
      <w:r w:rsidRPr="00260DD5">
        <w:rPr>
          <w:rFonts w:asciiTheme="majorBidi" w:hAnsiTheme="majorBidi" w:cstheme="majorBidi"/>
        </w:rPr>
        <w:t>The salary range for the position in the market.</w:t>
      </w:r>
    </w:p>
    <w:p w14:paraId="7FE6FDDA" w14:textId="77777777" w:rsidR="00C01B4B" w:rsidRPr="00260DD5" w:rsidRDefault="00C01B4B" w:rsidP="00260DD5">
      <w:pPr>
        <w:pStyle w:val="NormalWeb"/>
        <w:numPr>
          <w:ilvl w:val="0"/>
          <w:numId w:val="365"/>
        </w:numPr>
        <w:jc w:val="both"/>
        <w:rPr>
          <w:rFonts w:asciiTheme="majorBidi" w:hAnsiTheme="majorBidi" w:cstheme="majorBidi"/>
        </w:rPr>
      </w:pPr>
      <w:r w:rsidRPr="00260DD5">
        <w:rPr>
          <w:rFonts w:asciiTheme="majorBidi" w:hAnsiTheme="majorBidi" w:cstheme="majorBidi"/>
        </w:rPr>
        <w:t>Our current salary.</w:t>
      </w:r>
    </w:p>
    <w:p w14:paraId="5BA5918D" w14:textId="77777777" w:rsidR="00C01B4B" w:rsidRPr="00260DD5" w:rsidRDefault="00C01B4B" w:rsidP="00260DD5">
      <w:pPr>
        <w:pStyle w:val="NormalWeb"/>
        <w:numPr>
          <w:ilvl w:val="0"/>
          <w:numId w:val="365"/>
        </w:numPr>
        <w:jc w:val="both"/>
        <w:rPr>
          <w:rFonts w:asciiTheme="majorBidi" w:hAnsiTheme="majorBidi" w:cstheme="majorBidi"/>
        </w:rPr>
      </w:pPr>
      <w:r w:rsidRPr="00260DD5">
        <w:rPr>
          <w:rFonts w:asciiTheme="majorBidi" w:hAnsiTheme="majorBidi" w:cstheme="majorBidi"/>
        </w:rPr>
        <w:t>The responsibilities and tasks associated with the role.</w:t>
      </w:r>
    </w:p>
    <w:p w14:paraId="79CDA3B6" w14:textId="77777777" w:rsidR="00C01B4B" w:rsidRPr="00260DD5" w:rsidRDefault="00C01B4B" w:rsidP="00260DD5">
      <w:pPr>
        <w:pStyle w:val="NormalWeb"/>
        <w:jc w:val="both"/>
        <w:rPr>
          <w:rFonts w:asciiTheme="majorBidi" w:hAnsiTheme="majorBidi" w:cstheme="majorBidi"/>
          <w:color w:val="0070C0"/>
        </w:rPr>
      </w:pPr>
      <w:r w:rsidRPr="00260DD5">
        <w:rPr>
          <w:rFonts w:asciiTheme="majorBidi" w:hAnsiTheme="majorBidi" w:cstheme="majorBidi"/>
          <w:color w:val="0070C0"/>
        </w:rPr>
        <w:t xml:space="preserve">One suggestion is to negotiate for approximately </w:t>
      </w:r>
      <w:r w:rsidRPr="00260DD5">
        <w:rPr>
          <w:rStyle w:val="Strong"/>
          <w:rFonts w:asciiTheme="majorBidi" w:hAnsiTheme="majorBidi" w:cstheme="majorBidi"/>
          <w:color w:val="0070C0"/>
        </w:rPr>
        <w:t>10% to 15% above our current salary</w:t>
      </w:r>
      <w:r w:rsidRPr="00260DD5">
        <w:rPr>
          <w:rFonts w:asciiTheme="majorBidi" w:hAnsiTheme="majorBidi" w:cstheme="majorBidi"/>
          <w:color w:val="0070C0"/>
        </w:rPr>
        <w:t>, depending on:</w:t>
      </w:r>
    </w:p>
    <w:p w14:paraId="610E86FC" w14:textId="77777777" w:rsidR="00C01B4B" w:rsidRPr="00260DD5" w:rsidRDefault="00C01B4B" w:rsidP="00260DD5">
      <w:pPr>
        <w:pStyle w:val="NormalWeb"/>
        <w:numPr>
          <w:ilvl w:val="0"/>
          <w:numId w:val="366"/>
        </w:numPr>
        <w:jc w:val="both"/>
        <w:rPr>
          <w:rFonts w:asciiTheme="majorBidi" w:hAnsiTheme="majorBidi" w:cstheme="majorBidi"/>
          <w:color w:val="0070C0"/>
        </w:rPr>
      </w:pPr>
      <w:r w:rsidRPr="00260DD5">
        <w:rPr>
          <w:rFonts w:asciiTheme="majorBidi" w:hAnsiTheme="majorBidi" w:cstheme="majorBidi"/>
          <w:color w:val="0070C0"/>
        </w:rPr>
        <w:t>The role.</w:t>
      </w:r>
    </w:p>
    <w:p w14:paraId="055D53C8" w14:textId="77777777" w:rsidR="00C01B4B" w:rsidRPr="00260DD5" w:rsidRDefault="00C01B4B" w:rsidP="00260DD5">
      <w:pPr>
        <w:pStyle w:val="NormalWeb"/>
        <w:numPr>
          <w:ilvl w:val="0"/>
          <w:numId w:val="366"/>
        </w:numPr>
        <w:jc w:val="both"/>
        <w:rPr>
          <w:rFonts w:asciiTheme="majorBidi" w:hAnsiTheme="majorBidi" w:cstheme="majorBidi"/>
          <w:color w:val="0070C0"/>
        </w:rPr>
      </w:pPr>
      <w:r w:rsidRPr="00260DD5">
        <w:rPr>
          <w:rFonts w:asciiTheme="majorBidi" w:hAnsiTheme="majorBidi" w:cstheme="majorBidi"/>
          <w:color w:val="0070C0"/>
        </w:rPr>
        <w:t>The market salary range.</w:t>
      </w:r>
    </w:p>
    <w:p w14:paraId="6863D826" w14:textId="77777777" w:rsidR="00C01B4B" w:rsidRPr="00260DD5" w:rsidRDefault="00C01B4B" w:rsidP="00260DD5">
      <w:pPr>
        <w:pStyle w:val="NormalWeb"/>
        <w:numPr>
          <w:ilvl w:val="0"/>
          <w:numId w:val="366"/>
        </w:numPr>
        <w:jc w:val="both"/>
        <w:rPr>
          <w:rFonts w:asciiTheme="majorBidi" w:hAnsiTheme="majorBidi" w:cstheme="majorBidi"/>
          <w:color w:val="0070C0"/>
        </w:rPr>
      </w:pPr>
      <w:r w:rsidRPr="00260DD5">
        <w:rPr>
          <w:rFonts w:asciiTheme="majorBidi" w:hAnsiTheme="majorBidi" w:cstheme="majorBidi"/>
          <w:color w:val="0070C0"/>
        </w:rPr>
        <w:t>The responsibilities of the position.</w:t>
      </w:r>
    </w:p>
    <w:p w14:paraId="5968285B"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There is no perfect answer for salary negotiation. The appropriate negotiation depends on the specific job opportunity and the type of work involved.</w:t>
      </w:r>
    </w:p>
    <w:p w14:paraId="0BE1233F" w14:textId="77777777" w:rsidR="00C01B4B" w:rsidRPr="00260DD5" w:rsidRDefault="00C01B4B" w:rsidP="00260DD5">
      <w:pPr>
        <w:pStyle w:val="Heading2"/>
        <w:jc w:val="both"/>
      </w:pPr>
      <w:bookmarkStart w:id="359" w:name="_Toc236217668"/>
      <w:r w:rsidRPr="00260DD5">
        <w:lastRenderedPageBreak/>
        <w:t>It Is Completely Acceptable to Negotiate an Offer</w:t>
      </w:r>
      <w:bookmarkEnd w:id="359"/>
    </w:p>
    <w:p w14:paraId="5711E8D9"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Negotiating an offer is completely acceptable.</w:t>
      </w:r>
    </w:p>
    <w:p w14:paraId="651EB92D"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If the salary offered is lower than expected, we can say something like:</w:t>
      </w:r>
    </w:p>
    <w:p w14:paraId="66B2E636"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"I would love to take this position, but the salary is a little on the low side. I feel my market value is higher than what is being offered. Could you explain why the offer is below the current market rate?"</w:t>
      </w:r>
    </w:p>
    <w:p w14:paraId="783690E9"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This allows us to understand the employer's perspective while professionally expressing our expectations.</w:t>
      </w:r>
    </w:p>
    <w:p w14:paraId="60623F0B" w14:textId="77777777" w:rsidR="00C01B4B" w:rsidRPr="00260DD5" w:rsidRDefault="00C01B4B" w:rsidP="00260DD5">
      <w:pPr>
        <w:pStyle w:val="Heading2"/>
        <w:jc w:val="both"/>
      </w:pPr>
      <w:bookmarkStart w:id="360" w:name="_Toc236217669"/>
      <w:r w:rsidRPr="00260DD5">
        <w:t>Negotiate Beyond Salary</w:t>
      </w:r>
      <w:bookmarkEnd w:id="360"/>
    </w:p>
    <w:p w14:paraId="34196156"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Salary is not the only aspect that can be negotiated.</w:t>
      </w:r>
    </w:p>
    <w:p w14:paraId="4CB80000"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Other important factors may include:</w:t>
      </w:r>
    </w:p>
    <w:p w14:paraId="49E4DF15" w14:textId="77777777" w:rsidR="00C01B4B" w:rsidRPr="00260DD5" w:rsidRDefault="00C01B4B" w:rsidP="00260DD5">
      <w:pPr>
        <w:pStyle w:val="NormalWeb"/>
        <w:numPr>
          <w:ilvl w:val="0"/>
          <w:numId w:val="367"/>
        </w:numPr>
        <w:jc w:val="both"/>
        <w:rPr>
          <w:rFonts w:asciiTheme="majorBidi" w:hAnsiTheme="majorBidi" w:cstheme="majorBidi"/>
        </w:rPr>
      </w:pPr>
      <w:r w:rsidRPr="00260DD5">
        <w:rPr>
          <w:rFonts w:asciiTheme="majorBidi" w:hAnsiTheme="majorBidi" w:cstheme="majorBidi"/>
        </w:rPr>
        <w:t>Home office (remote work)</w:t>
      </w:r>
    </w:p>
    <w:p w14:paraId="6C4F15B9" w14:textId="77777777" w:rsidR="00C01B4B" w:rsidRPr="00260DD5" w:rsidRDefault="00C01B4B" w:rsidP="00260DD5">
      <w:pPr>
        <w:pStyle w:val="NormalWeb"/>
        <w:numPr>
          <w:ilvl w:val="0"/>
          <w:numId w:val="367"/>
        </w:numPr>
        <w:jc w:val="both"/>
        <w:rPr>
          <w:rFonts w:asciiTheme="majorBidi" w:hAnsiTheme="majorBidi" w:cstheme="majorBidi"/>
        </w:rPr>
      </w:pPr>
      <w:r w:rsidRPr="00260DD5">
        <w:rPr>
          <w:rFonts w:asciiTheme="majorBidi" w:hAnsiTheme="majorBidi" w:cstheme="majorBidi"/>
        </w:rPr>
        <w:t>Workplace flexibility</w:t>
      </w:r>
    </w:p>
    <w:p w14:paraId="31014608" w14:textId="77777777" w:rsidR="00C01B4B" w:rsidRPr="00260DD5" w:rsidRDefault="00C01B4B" w:rsidP="00260DD5">
      <w:pPr>
        <w:pStyle w:val="NormalWeb"/>
        <w:numPr>
          <w:ilvl w:val="0"/>
          <w:numId w:val="367"/>
        </w:numPr>
        <w:jc w:val="both"/>
        <w:rPr>
          <w:rFonts w:asciiTheme="majorBidi" w:hAnsiTheme="majorBidi" w:cstheme="majorBidi"/>
        </w:rPr>
      </w:pPr>
      <w:r w:rsidRPr="00260DD5">
        <w:rPr>
          <w:rFonts w:asciiTheme="majorBidi" w:hAnsiTheme="majorBidi" w:cstheme="majorBidi"/>
        </w:rPr>
        <w:t>Type of work</w:t>
      </w:r>
    </w:p>
    <w:p w14:paraId="18E86312" w14:textId="77777777" w:rsidR="00C01B4B" w:rsidRPr="00260DD5" w:rsidRDefault="00C01B4B" w:rsidP="00260DD5">
      <w:pPr>
        <w:pStyle w:val="NormalWeb"/>
        <w:numPr>
          <w:ilvl w:val="0"/>
          <w:numId w:val="367"/>
        </w:numPr>
        <w:jc w:val="both"/>
        <w:rPr>
          <w:rFonts w:asciiTheme="majorBidi" w:hAnsiTheme="majorBidi" w:cstheme="majorBidi"/>
        </w:rPr>
      </w:pPr>
      <w:r w:rsidRPr="00260DD5">
        <w:rPr>
          <w:rFonts w:asciiTheme="majorBidi" w:hAnsiTheme="majorBidi" w:cstheme="majorBidi"/>
        </w:rPr>
        <w:t>Working arrangements</w:t>
      </w:r>
    </w:p>
    <w:p w14:paraId="262D6BED"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For example, if working from home is important to us, the employer may explain that spending time in the office helps employees network and build relationships through informal discussions, such as conversations around the coffee machine.</w:t>
      </w:r>
    </w:p>
    <w:p w14:paraId="37923A64"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In that situation, we can suggest a compromise, such as:</w:t>
      </w:r>
    </w:p>
    <w:p w14:paraId="7FD6D941" w14:textId="77777777" w:rsidR="00C01B4B" w:rsidRPr="00260DD5" w:rsidRDefault="00C01B4B" w:rsidP="00260DD5">
      <w:pPr>
        <w:pStyle w:val="NormalWeb"/>
        <w:numPr>
          <w:ilvl w:val="0"/>
          <w:numId w:val="368"/>
        </w:numPr>
        <w:jc w:val="both"/>
        <w:rPr>
          <w:rFonts w:asciiTheme="majorBidi" w:hAnsiTheme="majorBidi" w:cstheme="majorBidi"/>
        </w:rPr>
      </w:pPr>
      <w:r w:rsidRPr="00260DD5">
        <w:rPr>
          <w:rFonts w:asciiTheme="majorBidi" w:hAnsiTheme="majorBidi" w:cstheme="majorBidi"/>
        </w:rPr>
        <w:t>Coming into the office two or three times per week.</w:t>
      </w:r>
    </w:p>
    <w:p w14:paraId="70598507" w14:textId="77777777" w:rsidR="00C01B4B" w:rsidRPr="00260DD5" w:rsidRDefault="00C01B4B" w:rsidP="00260DD5">
      <w:pPr>
        <w:pStyle w:val="NormalWeb"/>
        <w:numPr>
          <w:ilvl w:val="0"/>
          <w:numId w:val="368"/>
        </w:numPr>
        <w:jc w:val="both"/>
        <w:rPr>
          <w:rFonts w:asciiTheme="majorBidi" w:hAnsiTheme="majorBidi" w:cstheme="majorBidi"/>
        </w:rPr>
      </w:pPr>
      <w:r w:rsidRPr="00260DD5">
        <w:rPr>
          <w:rFonts w:asciiTheme="majorBidi" w:hAnsiTheme="majorBidi" w:cstheme="majorBidi"/>
        </w:rPr>
        <w:t>Scheduling regular coffee meetings with colleagues.</w:t>
      </w:r>
    </w:p>
    <w:p w14:paraId="35514578" w14:textId="77777777" w:rsidR="00C01B4B" w:rsidRPr="00260DD5" w:rsidRDefault="00C01B4B" w:rsidP="00260DD5">
      <w:pPr>
        <w:pStyle w:val="NormalWeb"/>
        <w:numPr>
          <w:ilvl w:val="0"/>
          <w:numId w:val="368"/>
        </w:numPr>
        <w:jc w:val="both"/>
        <w:rPr>
          <w:rFonts w:asciiTheme="majorBidi" w:hAnsiTheme="majorBidi" w:cstheme="majorBidi"/>
        </w:rPr>
      </w:pPr>
      <w:r w:rsidRPr="00260DD5">
        <w:rPr>
          <w:rFonts w:asciiTheme="majorBidi" w:hAnsiTheme="majorBidi" w:cstheme="majorBidi"/>
        </w:rPr>
        <w:t>Creating regular opportunities for collaboration and networking.</w:t>
      </w:r>
    </w:p>
    <w:p w14:paraId="09E2E40A"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The key is to think carefully about what is most important to us and avoid compromising too much, especially if we expect to stay with the company for several years.</w:t>
      </w:r>
    </w:p>
    <w:p w14:paraId="60530622"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Ensuring that the overall working conditions are right benefits both us and the employer.</w:t>
      </w:r>
    </w:p>
    <w:p w14:paraId="6C1F3086" w14:textId="77777777" w:rsidR="00C01B4B" w:rsidRPr="00260DD5" w:rsidRDefault="00C01B4B" w:rsidP="00260DD5">
      <w:pPr>
        <w:pStyle w:val="Heading2"/>
        <w:jc w:val="both"/>
      </w:pPr>
      <w:bookmarkStart w:id="361" w:name="_Toc236217670"/>
      <w:r w:rsidRPr="00260DD5">
        <w:t>Let the Employer Make the First Offer</w:t>
      </w:r>
      <w:bookmarkEnd w:id="361"/>
    </w:p>
    <w:p w14:paraId="03956D49"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One important negotiation strategy is to allow the employer to make the first offer.</w:t>
      </w:r>
    </w:p>
    <w:p w14:paraId="168E2C84"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After receiving the offer, we can then respond with a counteroffer.</w:t>
      </w:r>
    </w:p>
    <w:p w14:paraId="674E70C2"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Generally speaking, in negotiations, it is often better not to be the first person to suggest a salary figure.</w:t>
      </w:r>
    </w:p>
    <w:p w14:paraId="4748B425" w14:textId="77777777" w:rsidR="00C01B4B" w:rsidRPr="00260DD5" w:rsidRDefault="00C01B4B" w:rsidP="00260DD5">
      <w:pPr>
        <w:pStyle w:val="Heading2"/>
        <w:jc w:val="both"/>
      </w:pPr>
      <w:bookmarkStart w:id="362" w:name="_Toc236217671"/>
      <w:r w:rsidRPr="00260DD5">
        <w:lastRenderedPageBreak/>
        <w:t>Do Not Undervalue Yourself</w:t>
      </w:r>
      <w:bookmarkEnd w:id="362"/>
    </w:p>
    <w:p w14:paraId="4B33B7F9"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Negotiation can feel confrontational or intimidating, especially if we have little experience with it.</w:t>
      </w:r>
    </w:p>
    <w:p w14:paraId="1A259EB4"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However, we should never undervalue ourselves.</w:t>
      </w:r>
    </w:p>
    <w:p w14:paraId="304631AA"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Before negotiating, we should prepare by researching:</w:t>
      </w:r>
    </w:p>
    <w:p w14:paraId="0FEC0B2C" w14:textId="77777777" w:rsidR="00C01B4B" w:rsidRPr="00260DD5" w:rsidRDefault="00C01B4B" w:rsidP="00260DD5">
      <w:pPr>
        <w:pStyle w:val="NormalWeb"/>
        <w:numPr>
          <w:ilvl w:val="0"/>
          <w:numId w:val="369"/>
        </w:numPr>
        <w:jc w:val="both"/>
        <w:rPr>
          <w:rFonts w:asciiTheme="majorBidi" w:hAnsiTheme="majorBidi" w:cstheme="majorBidi"/>
        </w:rPr>
      </w:pPr>
      <w:r w:rsidRPr="00260DD5">
        <w:rPr>
          <w:rFonts w:asciiTheme="majorBidi" w:hAnsiTheme="majorBidi" w:cstheme="majorBidi"/>
        </w:rPr>
        <w:t>The position we are applying for.</w:t>
      </w:r>
    </w:p>
    <w:p w14:paraId="6D75443D" w14:textId="77777777" w:rsidR="00C01B4B" w:rsidRPr="00260DD5" w:rsidRDefault="00C01B4B" w:rsidP="00260DD5">
      <w:pPr>
        <w:pStyle w:val="NormalWeb"/>
        <w:numPr>
          <w:ilvl w:val="0"/>
          <w:numId w:val="369"/>
        </w:numPr>
        <w:jc w:val="both"/>
        <w:rPr>
          <w:rFonts w:asciiTheme="majorBidi" w:hAnsiTheme="majorBidi" w:cstheme="majorBidi"/>
        </w:rPr>
      </w:pPr>
      <w:r w:rsidRPr="00260DD5">
        <w:rPr>
          <w:rFonts w:asciiTheme="majorBidi" w:hAnsiTheme="majorBidi" w:cstheme="majorBidi"/>
        </w:rPr>
        <w:t>Typical salaries for similar jobs.</w:t>
      </w:r>
    </w:p>
    <w:p w14:paraId="46C7CD46" w14:textId="77777777" w:rsidR="00C01B4B" w:rsidRPr="00260DD5" w:rsidRDefault="00C01B4B" w:rsidP="00260DD5">
      <w:pPr>
        <w:pStyle w:val="NormalWeb"/>
        <w:numPr>
          <w:ilvl w:val="0"/>
          <w:numId w:val="369"/>
        </w:numPr>
        <w:jc w:val="both"/>
        <w:rPr>
          <w:rFonts w:asciiTheme="majorBidi" w:hAnsiTheme="majorBidi" w:cstheme="majorBidi"/>
        </w:rPr>
      </w:pPr>
      <w:r w:rsidRPr="00260DD5">
        <w:rPr>
          <w:rFonts w:asciiTheme="majorBidi" w:hAnsiTheme="majorBidi" w:cstheme="majorBidi"/>
        </w:rPr>
        <w:t>The level of experience required.</w:t>
      </w:r>
    </w:p>
    <w:p w14:paraId="7A1ACCAB" w14:textId="77777777" w:rsidR="00C01B4B" w:rsidRPr="00260DD5" w:rsidRDefault="00C01B4B" w:rsidP="00260DD5">
      <w:pPr>
        <w:pStyle w:val="NormalWeb"/>
        <w:numPr>
          <w:ilvl w:val="0"/>
          <w:numId w:val="369"/>
        </w:numPr>
        <w:jc w:val="both"/>
        <w:rPr>
          <w:rFonts w:asciiTheme="majorBidi" w:hAnsiTheme="majorBidi" w:cstheme="majorBidi"/>
        </w:rPr>
      </w:pPr>
      <w:r w:rsidRPr="00260DD5">
        <w:rPr>
          <w:rFonts w:asciiTheme="majorBidi" w:hAnsiTheme="majorBidi" w:cstheme="majorBidi"/>
        </w:rPr>
        <w:t>The technical skills required for the role.</w:t>
      </w:r>
    </w:p>
    <w:p w14:paraId="712ABEF1"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We should conduct online research to determine the typical salary range for the position.</w:t>
      </w:r>
    </w:p>
    <w:p w14:paraId="0FEC2973" w14:textId="77777777" w:rsidR="00C01B4B" w:rsidRPr="00260DD5" w:rsidRDefault="00C01B4B" w:rsidP="00260DD5">
      <w:pPr>
        <w:pStyle w:val="Heading2"/>
        <w:jc w:val="both"/>
      </w:pPr>
      <w:bookmarkStart w:id="363" w:name="_Toc236217672"/>
      <w:r w:rsidRPr="00260DD5">
        <w:t>Determine Your Minimum Acceptable Salary</w:t>
      </w:r>
      <w:bookmarkEnd w:id="363"/>
    </w:p>
    <w:p w14:paraId="71FEEB07"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 xml:space="preserve">Before entering a negotiation, we should decide on the </w:t>
      </w:r>
      <w:r w:rsidRPr="00260DD5">
        <w:rPr>
          <w:rStyle w:val="Strong"/>
          <w:rFonts w:asciiTheme="majorBidi" w:hAnsiTheme="majorBidi" w:cstheme="majorBidi"/>
        </w:rPr>
        <w:t>minimum salary</w:t>
      </w:r>
      <w:r w:rsidRPr="00260DD5">
        <w:rPr>
          <w:rFonts w:asciiTheme="majorBidi" w:hAnsiTheme="majorBidi" w:cstheme="majorBidi"/>
        </w:rPr>
        <w:t xml:space="preserve"> we are willing to accept.</w:t>
      </w:r>
    </w:p>
    <w:p w14:paraId="5B8B6BF8"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 xml:space="preserve">Once we know this number, we should make an initial request that is </w:t>
      </w:r>
      <w:r w:rsidRPr="00260DD5">
        <w:rPr>
          <w:rStyle w:val="Strong"/>
          <w:rFonts w:asciiTheme="majorBidi" w:hAnsiTheme="majorBidi" w:cstheme="majorBidi"/>
        </w:rPr>
        <w:t>slightly higher than our minimum acceptable salary</w:t>
      </w:r>
      <w:r w:rsidRPr="00260DD5">
        <w:rPr>
          <w:rFonts w:asciiTheme="majorBidi" w:hAnsiTheme="majorBidi" w:cstheme="majorBidi"/>
        </w:rPr>
        <w:t>.</w:t>
      </w:r>
    </w:p>
    <w:p w14:paraId="0EB9EFD3" w14:textId="77777777" w:rsidR="00C01B4B" w:rsidRPr="00260DD5" w:rsidRDefault="00C01B4B" w:rsidP="00260DD5">
      <w:pPr>
        <w:pStyle w:val="NormalWeb"/>
        <w:jc w:val="both"/>
        <w:rPr>
          <w:rFonts w:asciiTheme="majorBidi" w:hAnsiTheme="majorBidi" w:cstheme="majorBidi"/>
        </w:rPr>
      </w:pPr>
      <w:r w:rsidRPr="00260DD5">
        <w:rPr>
          <w:rFonts w:asciiTheme="majorBidi" w:hAnsiTheme="majorBidi" w:cstheme="majorBidi"/>
        </w:rPr>
        <w:t>This approach is useful because the employer is likely to respond with a counteroffer, increasing the likelihood of reaching an agreement that still meets our minimum expectations.</w:t>
      </w:r>
    </w:p>
    <w:p w14:paraId="1627BFAB" w14:textId="77777777" w:rsidR="00E060DC" w:rsidRPr="00260DD5" w:rsidRDefault="00E060DC" w:rsidP="00260DD5">
      <w:pPr>
        <w:pStyle w:val="Heading1"/>
        <w:jc w:val="both"/>
        <w:rPr>
          <w:rFonts w:cstheme="majorBidi"/>
        </w:rPr>
      </w:pPr>
      <w:bookmarkStart w:id="364" w:name="_Toc236217673"/>
      <w:r w:rsidRPr="00260DD5">
        <w:rPr>
          <w:rFonts w:cstheme="majorBidi"/>
        </w:rPr>
        <w:t>Action Items for Career Preparation</w:t>
      </w:r>
      <w:bookmarkEnd w:id="364"/>
    </w:p>
    <w:p w14:paraId="0DF0C1C4" w14:textId="77777777" w:rsidR="00E060DC" w:rsidRPr="00260DD5" w:rsidRDefault="00E060DC" w:rsidP="00260DD5">
      <w:pPr>
        <w:pStyle w:val="NormalWeb"/>
        <w:jc w:val="both"/>
        <w:rPr>
          <w:rFonts w:asciiTheme="majorBidi" w:hAnsiTheme="majorBidi" w:cstheme="majorBidi"/>
        </w:rPr>
      </w:pPr>
      <w:r w:rsidRPr="00260DD5">
        <w:rPr>
          <w:rFonts w:asciiTheme="majorBidi" w:hAnsiTheme="majorBidi" w:cstheme="majorBidi"/>
        </w:rPr>
        <w:t>To prepare for a successful job search and career transition, we should complete the following action items:</w:t>
      </w:r>
    </w:p>
    <w:p w14:paraId="684629FB"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Consider our professional options and decide what type of role to pursue.</w:t>
      </w:r>
    </w:p>
    <w:p w14:paraId="66C581B6"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Create our resume.</w:t>
      </w:r>
    </w:p>
    <w:p w14:paraId="420E02CD"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Gather and publish our portfolio to GitHub.</w:t>
      </w:r>
    </w:p>
    <w:p w14:paraId="2E8E4A97"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Compose and memorize our elevator pitch.</w:t>
      </w:r>
    </w:p>
    <w:p w14:paraId="23D04DB6"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Draft our basic cover letter.</w:t>
      </w:r>
    </w:p>
    <w:p w14:paraId="09420434"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Create or update our LinkedIn profile.</w:t>
      </w:r>
    </w:p>
    <w:p w14:paraId="44A80480"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Line up professional references and get their contact information.</w:t>
      </w:r>
    </w:p>
    <w:p w14:paraId="7CC17285"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Compose and practice answers for common interview questions.</w:t>
      </w:r>
    </w:p>
    <w:p w14:paraId="24535839"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Write questions we would like to ask interviewers.</w:t>
      </w:r>
    </w:p>
    <w:p w14:paraId="2C6C3895" w14:textId="5CED52FC"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Research local meetups and professional networking organizations.</w:t>
      </w:r>
    </w:p>
    <w:p w14:paraId="4EC3769B" w14:textId="77777777" w:rsidR="00E060DC" w:rsidRPr="00260DD5" w:rsidRDefault="00E060DC" w:rsidP="00260DD5">
      <w:pPr>
        <w:pStyle w:val="NormalWeb"/>
        <w:numPr>
          <w:ilvl w:val="0"/>
          <w:numId w:val="370"/>
        </w:numPr>
        <w:jc w:val="both"/>
        <w:rPr>
          <w:rFonts w:asciiTheme="majorBidi" w:hAnsiTheme="majorBidi" w:cstheme="majorBidi"/>
        </w:rPr>
      </w:pPr>
      <w:r w:rsidRPr="00260DD5">
        <w:rPr>
          <w:rFonts w:asciiTheme="majorBidi" w:hAnsiTheme="majorBidi" w:cstheme="majorBidi"/>
        </w:rPr>
        <w:t>Ask friends to help us rehearse interviews and critique our materials.</w:t>
      </w:r>
    </w:p>
    <w:p w14:paraId="36001BBC" w14:textId="77777777" w:rsidR="00BD4ECA" w:rsidRPr="00260DD5" w:rsidRDefault="00BD4ECA" w:rsidP="00260DD5">
      <w:pPr>
        <w:jc w:val="both"/>
        <w:rPr>
          <w:rFonts w:cstheme="majorBidi"/>
          <w:lang w:val="en" w:eastAsia="en"/>
        </w:rPr>
      </w:pPr>
    </w:p>
    <w:sectPr w:rsidR="00BD4ECA" w:rsidRPr="00260DD5" w:rsidSect="00260DD5">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46F2" w14:textId="77777777" w:rsidR="00B70662" w:rsidRDefault="00B70662" w:rsidP="00260DD5">
      <w:pPr>
        <w:spacing w:after="0" w:line="240" w:lineRule="auto"/>
      </w:pPr>
      <w:r>
        <w:separator/>
      </w:r>
    </w:p>
  </w:endnote>
  <w:endnote w:type="continuationSeparator" w:id="0">
    <w:p w14:paraId="41248C9F" w14:textId="77777777" w:rsidR="00B70662" w:rsidRDefault="00B70662" w:rsidP="00260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6542633"/>
      <w:docPartObj>
        <w:docPartGallery w:val="Page Numbers (Bottom of Page)"/>
        <w:docPartUnique/>
      </w:docPartObj>
    </w:sdtPr>
    <w:sdtContent>
      <w:p w14:paraId="4EBFFAD1" w14:textId="1E27626A" w:rsidR="00260DD5" w:rsidRDefault="00260DD5">
        <w:pPr>
          <w:pStyle w:val="Footer"/>
          <w:framePr w:wrap="none" w:vAnchor="text" w:hAnchor="margin" w:xAlign="right" w:y="1"/>
          <w:rPr>
            <w:rStyle w:val="PageNumber"/>
          </w:rPr>
          <w:pPrChange w:id="0" w:author="Kashif Maqbool" w:date="2026-07-29T10:14:00Z" w16du:dateUtc="2026-07-29T05:14:00Z">
            <w:pPr>
              <w:pStyle w:val="Footer"/>
            </w:pPr>
          </w:pPrChange>
        </w:pPr>
        <w:ins w:id="1" w:author="Kashif Maqbool" w:date="2026-07-29T10:14:00Z" w16du:dateUtc="2026-07-29T05:14:00Z">
          <w:r>
            <w:rPr>
              <w:rStyle w:val="PageNumber"/>
            </w:rPr>
            <w:fldChar w:fldCharType="begin"/>
          </w:r>
          <w:r>
            <w:rPr>
              <w:rStyle w:val="PageNumber"/>
            </w:rPr>
            <w:instrText xml:space="preserve"> </w:instrText>
          </w:r>
        </w:ins>
        <w:r>
          <w:rPr>
            <w:rStyle w:val="PageNumber"/>
          </w:rPr>
          <w:instrText>PAGE</w:instrText>
        </w:r>
        <w:ins w:id="2" w:author="Kashif Maqbool" w:date="2026-07-29T10:14:00Z" w16du:dateUtc="2026-07-29T05:14:00Z">
          <w:r>
            <w:rPr>
              <w:rStyle w:val="PageNumber"/>
            </w:rPr>
            <w:instrText xml:space="preserve"> </w:instrText>
          </w:r>
          <w:r>
            <w:rPr>
              <w:rStyle w:val="PageNumber"/>
            </w:rPr>
            <w:fldChar w:fldCharType="end"/>
          </w:r>
        </w:ins>
      </w:p>
    </w:sdtContent>
  </w:sdt>
  <w:p w14:paraId="519E1C9D" w14:textId="77777777" w:rsidR="00260DD5" w:rsidRDefault="00260DD5" w:rsidP="00260D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9621946"/>
      <w:docPartObj>
        <w:docPartGallery w:val="Page Numbers (Bottom of Page)"/>
        <w:docPartUnique/>
      </w:docPartObj>
    </w:sdtPr>
    <w:sdtContent>
      <w:p w14:paraId="695AD15C" w14:textId="621C79D2" w:rsidR="00260DD5" w:rsidRDefault="00260DD5">
        <w:pPr>
          <w:pStyle w:val="Footer"/>
          <w:framePr w:wrap="none" w:vAnchor="text" w:hAnchor="margin" w:xAlign="right" w:y="1"/>
          <w:rPr>
            <w:rStyle w:val="PageNumber"/>
          </w:rPr>
          <w:pPrChange w:id="3" w:author="Kashif Maqbool" w:date="2026-07-29T10:14:00Z" w16du:dateUtc="2026-07-29T05:14:00Z">
            <w:pPr>
              <w:pStyle w:val="Footer"/>
            </w:pPr>
          </w:pPrChange>
        </w:pPr>
        <w:ins w:id="4" w:author="Kashif Maqbool" w:date="2026-07-29T10:14:00Z" w16du:dateUtc="2026-07-29T05:14:00Z">
          <w:r>
            <w:rPr>
              <w:rStyle w:val="PageNumber"/>
            </w:rPr>
            <w:fldChar w:fldCharType="begin"/>
          </w:r>
          <w:r>
            <w:rPr>
              <w:rStyle w:val="PageNumber"/>
            </w:rPr>
            <w:instrText xml:space="preserve"> </w:instrText>
          </w:r>
        </w:ins>
        <w:r>
          <w:rPr>
            <w:rStyle w:val="PageNumber"/>
          </w:rPr>
          <w:instrText>PAGE</w:instrText>
        </w:r>
        <w:ins w:id="5" w:author="Kashif Maqbool" w:date="2026-07-29T10:14:00Z" w16du:dateUtc="2026-07-29T05:14:00Z">
          <w:r>
            <w:rPr>
              <w:rStyle w:val="PageNumber"/>
            </w:rPr>
            <w:instrText xml:space="preserve"> </w:instrText>
          </w:r>
        </w:ins>
        <w:r>
          <w:rPr>
            <w:rStyle w:val="PageNumber"/>
          </w:rPr>
          <w:fldChar w:fldCharType="separate"/>
        </w:r>
        <w:r>
          <w:rPr>
            <w:rStyle w:val="PageNumber"/>
            <w:noProof/>
          </w:rPr>
          <w:t>I</w:t>
        </w:r>
        <w:ins w:id="6" w:author="Kashif Maqbool" w:date="2026-07-29T10:14:00Z" w16du:dateUtc="2026-07-29T05:14:00Z">
          <w:r>
            <w:rPr>
              <w:rStyle w:val="PageNumber"/>
            </w:rPr>
            <w:fldChar w:fldCharType="end"/>
          </w:r>
        </w:ins>
      </w:p>
    </w:sdtContent>
  </w:sdt>
  <w:p w14:paraId="152134C3" w14:textId="77777777" w:rsidR="00260DD5" w:rsidRDefault="00260DD5" w:rsidP="00260DD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5290782"/>
      <w:docPartObj>
        <w:docPartGallery w:val="Page Numbers (Bottom of Page)"/>
        <w:docPartUnique/>
      </w:docPartObj>
    </w:sdtPr>
    <w:sdtContent>
      <w:p w14:paraId="026B5198" w14:textId="77777777" w:rsidR="00260DD5" w:rsidRDefault="00260DD5">
        <w:pPr>
          <w:pStyle w:val="Footer"/>
          <w:framePr w:wrap="none" w:vAnchor="text" w:hAnchor="margin" w:xAlign="right" w:y="1"/>
          <w:rPr>
            <w:rStyle w:val="PageNumber"/>
          </w:rPr>
          <w:pPrChange w:id="365" w:author="Kashif Maqbool" w:date="2026-07-29T10:14:00Z" w16du:dateUtc="2026-07-29T05:14:00Z">
            <w:pPr>
              <w:pStyle w:val="Footer"/>
            </w:pPr>
          </w:pPrChange>
        </w:pPr>
        <w:ins w:id="366" w:author="Kashif Maqbool" w:date="2026-07-29T10:14:00Z" w16du:dateUtc="2026-07-29T05:14:00Z">
          <w:r>
            <w:rPr>
              <w:rStyle w:val="PageNumber"/>
            </w:rPr>
            <w:fldChar w:fldCharType="begin"/>
          </w:r>
          <w:r>
            <w:rPr>
              <w:rStyle w:val="PageNumber"/>
            </w:rPr>
            <w:instrText xml:space="preserve"> </w:instrText>
          </w:r>
        </w:ins>
        <w:r>
          <w:rPr>
            <w:rStyle w:val="PageNumber"/>
          </w:rPr>
          <w:instrText>PAGE</w:instrText>
        </w:r>
        <w:ins w:id="367" w:author="Kashif Maqbool" w:date="2026-07-29T10:14:00Z" w16du:dateUtc="2026-07-29T05:14:00Z">
          <w:r>
            <w:rPr>
              <w:rStyle w:val="PageNumber"/>
            </w:rPr>
            <w:instrText xml:space="preserve"> </w:instrText>
          </w:r>
        </w:ins>
        <w:r>
          <w:rPr>
            <w:rStyle w:val="PageNumber"/>
          </w:rPr>
          <w:fldChar w:fldCharType="separate"/>
        </w:r>
        <w:r>
          <w:rPr>
            <w:rStyle w:val="PageNumber"/>
            <w:noProof/>
          </w:rPr>
          <w:t>I</w:t>
        </w:r>
        <w:ins w:id="368" w:author="Kashif Maqbool" w:date="2026-07-29T10:14:00Z" w16du:dateUtc="2026-07-29T05:14:00Z">
          <w:r>
            <w:rPr>
              <w:rStyle w:val="PageNumber"/>
            </w:rPr>
            <w:fldChar w:fldCharType="end"/>
          </w:r>
        </w:ins>
      </w:p>
    </w:sdtContent>
  </w:sdt>
  <w:p w14:paraId="6A25DFD3" w14:textId="77777777" w:rsidR="00260DD5" w:rsidRDefault="00260DD5" w:rsidP="00260D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17538" w14:textId="77777777" w:rsidR="00B70662" w:rsidRDefault="00B70662" w:rsidP="00260DD5">
      <w:pPr>
        <w:spacing w:after="0" w:line="240" w:lineRule="auto"/>
      </w:pPr>
      <w:r>
        <w:separator/>
      </w:r>
    </w:p>
  </w:footnote>
  <w:footnote w:type="continuationSeparator" w:id="0">
    <w:p w14:paraId="5D2343D4" w14:textId="77777777" w:rsidR="00B70662" w:rsidRDefault="00B70662" w:rsidP="00260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0DB"/>
    <w:multiLevelType w:val="multilevel"/>
    <w:tmpl w:val="0A4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23AA"/>
    <w:multiLevelType w:val="multilevel"/>
    <w:tmpl w:val="D25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E45D5"/>
    <w:multiLevelType w:val="multilevel"/>
    <w:tmpl w:val="6A7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1D6E"/>
    <w:multiLevelType w:val="multilevel"/>
    <w:tmpl w:val="7C3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4621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0218B"/>
    <w:multiLevelType w:val="multilevel"/>
    <w:tmpl w:val="10E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56B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51972"/>
    <w:multiLevelType w:val="multilevel"/>
    <w:tmpl w:val="A15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40531"/>
    <w:multiLevelType w:val="multilevel"/>
    <w:tmpl w:val="D4DE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0258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D596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56DE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5028A"/>
    <w:multiLevelType w:val="multilevel"/>
    <w:tmpl w:val="429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218CC"/>
    <w:multiLevelType w:val="multilevel"/>
    <w:tmpl w:val="FC2C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9741F"/>
    <w:multiLevelType w:val="multilevel"/>
    <w:tmpl w:val="1EE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52073"/>
    <w:multiLevelType w:val="multilevel"/>
    <w:tmpl w:val="44F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63F99"/>
    <w:multiLevelType w:val="multilevel"/>
    <w:tmpl w:val="3C5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250529"/>
    <w:multiLevelType w:val="multilevel"/>
    <w:tmpl w:val="341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1029D"/>
    <w:multiLevelType w:val="multilevel"/>
    <w:tmpl w:val="006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802742"/>
    <w:multiLevelType w:val="multilevel"/>
    <w:tmpl w:val="8E8A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A10BC"/>
    <w:multiLevelType w:val="multilevel"/>
    <w:tmpl w:val="656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2B01F6"/>
    <w:multiLevelType w:val="multilevel"/>
    <w:tmpl w:val="E6B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3E5753"/>
    <w:multiLevelType w:val="multilevel"/>
    <w:tmpl w:val="CD3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5B38DB"/>
    <w:multiLevelType w:val="multilevel"/>
    <w:tmpl w:val="C0AC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8D41DC"/>
    <w:multiLevelType w:val="multilevel"/>
    <w:tmpl w:val="9328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AF4E11"/>
    <w:multiLevelType w:val="multilevel"/>
    <w:tmpl w:val="711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5798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2C5922"/>
    <w:multiLevelType w:val="multilevel"/>
    <w:tmpl w:val="6A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C567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4D5AD7"/>
    <w:multiLevelType w:val="multilevel"/>
    <w:tmpl w:val="78F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5A5BB8"/>
    <w:multiLevelType w:val="multilevel"/>
    <w:tmpl w:val="DBA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0D143D"/>
    <w:multiLevelType w:val="multilevel"/>
    <w:tmpl w:val="1E8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172577"/>
    <w:multiLevelType w:val="multilevel"/>
    <w:tmpl w:val="0C0C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381CBC"/>
    <w:multiLevelType w:val="multilevel"/>
    <w:tmpl w:val="430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A5C2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8C3876"/>
    <w:multiLevelType w:val="multilevel"/>
    <w:tmpl w:val="677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B8451D"/>
    <w:multiLevelType w:val="multilevel"/>
    <w:tmpl w:val="743A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A241F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1A591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73218"/>
    <w:multiLevelType w:val="multilevel"/>
    <w:tmpl w:val="DEC2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B4D1B"/>
    <w:multiLevelType w:val="multilevel"/>
    <w:tmpl w:val="883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A63CA0"/>
    <w:multiLevelType w:val="multilevel"/>
    <w:tmpl w:val="0CB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2545D5"/>
    <w:multiLevelType w:val="multilevel"/>
    <w:tmpl w:val="7B1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4B74CA"/>
    <w:multiLevelType w:val="multilevel"/>
    <w:tmpl w:val="83D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56349E"/>
    <w:multiLevelType w:val="multilevel"/>
    <w:tmpl w:val="ABC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9A5A4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D105FA"/>
    <w:multiLevelType w:val="multilevel"/>
    <w:tmpl w:val="08C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221CA6"/>
    <w:multiLevelType w:val="multilevel"/>
    <w:tmpl w:val="A82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A5082"/>
    <w:multiLevelType w:val="multilevel"/>
    <w:tmpl w:val="ACE2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F0FD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C73FC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CE4CE1"/>
    <w:multiLevelType w:val="multilevel"/>
    <w:tmpl w:val="21A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417B08"/>
    <w:multiLevelType w:val="multilevel"/>
    <w:tmpl w:val="480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7B304B"/>
    <w:multiLevelType w:val="multilevel"/>
    <w:tmpl w:val="AFB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BF6201"/>
    <w:multiLevelType w:val="multilevel"/>
    <w:tmpl w:val="0FDC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EE5C5C"/>
    <w:multiLevelType w:val="multilevel"/>
    <w:tmpl w:val="FE10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C697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6B710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C45F5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F76F7A"/>
    <w:multiLevelType w:val="multilevel"/>
    <w:tmpl w:val="F61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5E596A"/>
    <w:multiLevelType w:val="multilevel"/>
    <w:tmpl w:val="01A8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840BD6"/>
    <w:multiLevelType w:val="multilevel"/>
    <w:tmpl w:val="6AB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1D0EED"/>
    <w:multiLevelType w:val="multilevel"/>
    <w:tmpl w:val="7AB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9622D8"/>
    <w:multiLevelType w:val="multilevel"/>
    <w:tmpl w:val="C03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110CCA"/>
    <w:multiLevelType w:val="multilevel"/>
    <w:tmpl w:val="9066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3C7F98"/>
    <w:multiLevelType w:val="multilevel"/>
    <w:tmpl w:val="88C6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9A3234"/>
    <w:multiLevelType w:val="multilevel"/>
    <w:tmpl w:val="657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CC1CD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5239F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8739A5"/>
    <w:multiLevelType w:val="multilevel"/>
    <w:tmpl w:val="445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971430"/>
    <w:multiLevelType w:val="multilevel"/>
    <w:tmpl w:val="497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BA5F6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E06267"/>
    <w:multiLevelType w:val="multilevel"/>
    <w:tmpl w:val="8B9EA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2C4E4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3220E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542DD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555553"/>
    <w:multiLevelType w:val="multilevel"/>
    <w:tmpl w:val="1F6AB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CF789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FD412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515DD9"/>
    <w:multiLevelType w:val="multilevel"/>
    <w:tmpl w:val="0D3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A33B4B"/>
    <w:multiLevelType w:val="multilevel"/>
    <w:tmpl w:val="FE2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C966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205630"/>
    <w:multiLevelType w:val="multilevel"/>
    <w:tmpl w:val="5B8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B832D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FE40F6"/>
    <w:multiLevelType w:val="multilevel"/>
    <w:tmpl w:val="B03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FF5D33"/>
    <w:multiLevelType w:val="multilevel"/>
    <w:tmpl w:val="656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647D2F"/>
    <w:multiLevelType w:val="multilevel"/>
    <w:tmpl w:val="A3CE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75742A"/>
    <w:multiLevelType w:val="multilevel"/>
    <w:tmpl w:val="A574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08177E"/>
    <w:multiLevelType w:val="multilevel"/>
    <w:tmpl w:val="E5BE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336DAA"/>
    <w:multiLevelType w:val="multilevel"/>
    <w:tmpl w:val="DA6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70196C"/>
    <w:multiLevelType w:val="multilevel"/>
    <w:tmpl w:val="0AACE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796B14"/>
    <w:multiLevelType w:val="multilevel"/>
    <w:tmpl w:val="46F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113B5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93145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E4FB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520F7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7A2832"/>
    <w:multiLevelType w:val="multilevel"/>
    <w:tmpl w:val="73C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DB22E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261478F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BE7291"/>
    <w:multiLevelType w:val="multilevel"/>
    <w:tmpl w:val="04A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F653B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32538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407007"/>
    <w:multiLevelType w:val="multilevel"/>
    <w:tmpl w:val="1C0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727D1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CD15DC"/>
    <w:multiLevelType w:val="multilevel"/>
    <w:tmpl w:val="BD0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8700C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9A59B1"/>
    <w:multiLevelType w:val="multilevel"/>
    <w:tmpl w:val="54B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BE305B"/>
    <w:multiLevelType w:val="multilevel"/>
    <w:tmpl w:val="A72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D76A52"/>
    <w:multiLevelType w:val="multilevel"/>
    <w:tmpl w:val="2E6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DC253D"/>
    <w:multiLevelType w:val="multilevel"/>
    <w:tmpl w:val="C1A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832504"/>
    <w:multiLevelType w:val="multilevel"/>
    <w:tmpl w:val="852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B76CC4"/>
    <w:multiLevelType w:val="multilevel"/>
    <w:tmpl w:val="C63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C9134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3410D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667E13"/>
    <w:multiLevelType w:val="multilevel"/>
    <w:tmpl w:val="E23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7672F7"/>
    <w:multiLevelType w:val="multilevel"/>
    <w:tmpl w:val="8C4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9460F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B971D1"/>
    <w:multiLevelType w:val="multilevel"/>
    <w:tmpl w:val="70C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4D24C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507F76"/>
    <w:multiLevelType w:val="multilevel"/>
    <w:tmpl w:val="590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F059D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4223B2"/>
    <w:multiLevelType w:val="multilevel"/>
    <w:tmpl w:val="3622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BB5D3B"/>
    <w:multiLevelType w:val="multilevel"/>
    <w:tmpl w:val="F6E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643C1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944E5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CE7FC6"/>
    <w:multiLevelType w:val="multilevel"/>
    <w:tmpl w:val="2BC8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4D6846"/>
    <w:multiLevelType w:val="multilevel"/>
    <w:tmpl w:val="0FB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67642C"/>
    <w:multiLevelType w:val="multilevel"/>
    <w:tmpl w:val="6A6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B748B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520B1D"/>
    <w:multiLevelType w:val="multilevel"/>
    <w:tmpl w:val="346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550FD8"/>
    <w:multiLevelType w:val="multilevel"/>
    <w:tmpl w:val="1CE6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626869"/>
    <w:multiLevelType w:val="multilevel"/>
    <w:tmpl w:val="8E4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9528D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26546B"/>
    <w:multiLevelType w:val="multilevel"/>
    <w:tmpl w:val="B99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4901E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6E1174"/>
    <w:multiLevelType w:val="multilevel"/>
    <w:tmpl w:val="61F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D03C71"/>
    <w:multiLevelType w:val="multilevel"/>
    <w:tmpl w:val="14C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E90457"/>
    <w:multiLevelType w:val="multilevel"/>
    <w:tmpl w:val="66A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2630E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5C4BE5"/>
    <w:multiLevelType w:val="multilevel"/>
    <w:tmpl w:val="9B40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AE202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10494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51088E"/>
    <w:multiLevelType w:val="multilevel"/>
    <w:tmpl w:val="A48AF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8970E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AB0363"/>
    <w:multiLevelType w:val="multilevel"/>
    <w:tmpl w:val="5364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E24A1B"/>
    <w:multiLevelType w:val="multilevel"/>
    <w:tmpl w:val="4AD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0D253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672184"/>
    <w:multiLevelType w:val="multilevel"/>
    <w:tmpl w:val="E10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851E1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002375"/>
    <w:multiLevelType w:val="multilevel"/>
    <w:tmpl w:val="DE5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277806"/>
    <w:multiLevelType w:val="multilevel"/>
    <w:tmpl w:val="BE0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36406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46248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4C78CB"/>
    <w:multiLevelType w:val="multilevel"/>
    <w:tmpl w:val="9BE65B8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5" w15:restartNumberingAfterBreak="0">
    <w:nsid w:val="388E6A75"/>
    <w:multiLevelType w:val="multilevel"/>
    <w:tmpl w:val="B9E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BF338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EF5EBC"/>
    <w:multiLevelType w:val="multilevel"/>
    <w:tmpl w:val="1B78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355699"/>
    <w:multiLevelType w:val="multilevel"/>
    <w:tmpl w:val="C33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57764D"/>
    <w:multiLevelType w:val="multilevel"/>
    <w:tmpl w:val="55E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844228"/>
    <w:multiLevelType w:val="multilevel"/>
    <w:tmpl w:val="901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A76EE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190C3B"/>
    <w:multiLevelType w:val="multilevel"/>
    <w:tmpl w:val="A60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6A4275"/>
    <w:multiLevelType w:val="multilevel"/>
    <w:tmpl w:val="875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772D25"/>
    <w:multiLevelType w:val="multilevel"/>
    <w:tmpl w:val="4C2A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CA031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D47066"/>
    <w:multiLevelType w:val="multilevel"/>
    <w:tmpl w:val="7F660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AB7F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B86EE6"/>
    <w:multiLevelType w:val="multilevel"/>
    <w:tmpl w:val="941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E77C2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F52EDE"/>
    <w:multiLevelType w:val="multilevel"/>
    <w:tmpl w:val="5BA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5B5755"/>
    <w:multiLevelType w:val="multilevel"/>
    <w:tmpl w:val="35F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F9280C"/>
    <w:multiLevelType w:val="multilevel"/>
    <w:tmpl w:val="03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265E2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3A58C9"/>
    <w:multiLevelType w:val="multilevel"/>
    <w:tmpl w:val="BF2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CF336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34447B"/>
    <w:multiLevelType w:val="multilevel"/>
    <w:tmpl w:val="EA4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5405CC"/>
    <w:multiLevelType w:val="multilevel"/>
    <w:tmpl w:val="4BFA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9D040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DE3ECF"/>
    <w:multiLevelType w:val="multilevel"/>
    <w:tmpl w:val="9A8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42510C"/>
    <w:multiLevelType w:val="multilevel"/>
    <w:tmpl w:val="E4C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58187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8B30D7"/>
    <w:multiLevelType w:val="multilevel"/>
    <w:tmpl w:val="CCB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BA4428"/>
    <w:multiLevelType w:val="multilevel"/>
    <w:tmpl w:val="DA2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5" w15:restartNumberingAfterBreak="0">
    <w:nsid w:val="42B423B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CA7AA8"/>
    <w:multiLevelType w:val="multilevel"/>
    <w:tmpl w:val="820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F61C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792D8A"/>
    <w:multiLevelType w:val="multilevel"/>
    <w:tmpl w:val="846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D1780A"/>
    <w:multiLevelType w:val="multilevel"/>
    <w:tmpl w:val="C5FE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DD444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511CCB"/>
    <w:multiLevelType w:val="multilevel"/>
    <w:tmpl w:val="8E4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3F527C"/>
    <w:multiLevelType w:val="multilevel"/>
    <w:tmpl w:val="64EC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412443"/>
    <w:multiLevelType w:val="multilevel"/>
    <w:tmpl w:val="CB2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76722D"/>
    <w:multiLevelType w:val="multilevel"/>
    <w:tmpl w:val="F7C6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B626D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3D4CF0"/>
    <w:multiLevelType w:val="multilevel"/>
    <w:tmpl w:val="971E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0E1D60"/>
    <w:multiLevelType w:val="multilevel"/>
    <w:tmpl w:val="412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350F4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7A582D"/>
    <w:multiLevelType w:val="multilevel"/>
    <w:tmpl w:val="DA9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A8290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BC2FD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175DB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61032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691F35"/>
    <w:multiLevelType w:val="multilevel"/>
    <w:tmpl w:val="B9E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8007E6"/>
    <w:multiLevelType w:val="multilevel"/>
    <w:tmpl w:val="63E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CF7B8B"/>
    <w:multiLevelType w:val="multilevel"/>
    <w:tmpl w:val="B806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7608E7"/>
    <w:multiLevelType w:val="multilevel"/>
    <w:tmpl w:val="73285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BF6435"/>
    <w:multiLevelType w:val="multilevel"/>
    <w:tmpl w:val="15E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BF666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BA7744"/>
    <w:multiLevelType w:val="multilevel"/>
    <w:tmpl w:val="6CD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C649B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5A6F72"/>
    <w:multiLevelType w:val="multilevel"/>
    <w:tmpl w:val="9174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6054D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C2055B"/>
    <w:multiLevelType w:val="multilevel"/>
    <w:tmpl w:val="3C5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215153"/>
    <w:multiLevelType w:val="multilevel"/>
    <w:tmpl w:val="3F1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C2617F"/>
    <w:multiLevelType w:val="multilevel"/>
    <w:tmpl w:val="09D4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074540"/>
    <w:multiLevelType w:val="multilevel"/>
    <w:tmpl w:val="F090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9E5E4A"/>
    <w:multiLevelType w:val="multilevel"/>
    <w:tmpl w:val="09D6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9E6FD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C96DF8"/>
    <w:multiLevelType w:val="multilevel"/>
    <w:tmpl w:val="393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5F616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625E45"/>
    <w:multiLevelType w:val="multilevel"/>
    <w:tmpl w:val="909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91590E"/>
    <w:multiLevelType w:val="multilevel"/>
    <w:tmpl w:val="557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CF11F2"/>
    <w:multiLevelType w:val="multilevel"/>
    <w:tmpl w:val="6E9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D33705"/>
    <w:multiLevelType w:val="multilevel"/>
    <w:tmpl w:val="D8D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412A4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617E3F"/>
    <w:multiLevelType w:val="multilevel"/>
    <w:tmpl w:val="377C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984507"/>
    <w:multiLevelType w:val="multilevel"/>
    <w:tmpl w:val="BCE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A07083"/>
    <w:multiLevelType w:val="multilevel"/>
    <w:tmpl w:val="3BD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AE1CE2"/>
    <w:multiLevelType w:val="multilevel"/>
    <w:tmpl w:val="625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8D7073"/>
    <w:multiLevelType w:val="multilevel"/>
    <w:tmpl w:val="86A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BB4F28"/>
    <w:multiLevelType w:val="multilevel"/>
    <w:tmpl w:val="E36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C6135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F46BCF"/>
    <w:multiLevelType w:val="multilevel"/>
    <w:tmpl w:val="7D9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1F545D"/>
    <w:multiLevelType w:val="multilevel"/>
    <w:tmpl w:val="56FA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D36552"/>
    <w:multiLevelType w:val="multilevel"/>
    <w:tmpl w:val="8E70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210A3E"/>
    <w:multiLevelType w:val="multilevel"/>
    <w:tmpl w:val="615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80305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9B5E65"/>
    <w:multiLevelType w:val="multilevel"/>
    <w:tmpl w:val="1420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B40F8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A1061B"/>
    <w:multiLevelType w:val="multilevel"/>
    <w:tmpl w:val="E45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B46C29"/>
    <w:multiLevelType w:val="multilevel"/>
    <w:tmpl w:val="6E42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C20273"/>
    <w:multiLevelType w:val="multilevel"/>
    <w:tmpl w:val="2D3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AD277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BB6461"/>
    <w:multiLevelType w:val="multilevel"/>
    <w:tmpl w:val="5D20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5E3A3E"/>
    <w:multiLevelType w:val="multilevel"/>
    <w:tmpl w:val="39B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6F4911"/>
    <w:multiLevelType w:val="multilevel"/>
    <w:tmpl w:val="B94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F57248"/>
    <w:multiLevelType w:val="multilevel"/>
    <w:tmpl w:val="F50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23459B"/>
    <w:multiLevelType w:val="multilevel"/>
    <w:tmpl w:val="1E44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60757C"/>
    <w:multiLevelType w:val="multilevel"/>
    <w:tmpl w:val="E04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D0281D"/>
    <w:multiLevelType w:val="multilevel"/>
    <w:tmpl w:val="4E404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2614FF"/>
    <w:multiLevelType w:val="multilevel"/>
    <w:tmpl w:val="425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888160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A449A6"/>
    <w:multiLevelType w:val="multilevel"/>
    <w:tmpl w:val="552E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D63FAD"/>
    <w:multiLevelType w:val="multilevel"/>
    <w:tmpl w:val="2E0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EE5BF2"/>
    <w:multiLevelType w:val="multilevel"/>
    <w:tmpl w:val="294C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39008D"/>
    <w:multiLevelType w:val="multilevel"/>
    <w:tmpl w:val="7C1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4C683B"/>
    <w:multiLevelType w:val="multilevel"/>
    <w:tmpl w:val="FEB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4A79D4"/>
    <w:multiLevelType w:val="multilevel"/>
    <w:tmpl w:val="255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7E43C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D679CC"/>
    <w:multiLevelType w:val="multilevel"/>
    <w:tmpl w:val="B628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35280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6728C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09704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1E24DC"/>
    <w:multiLevelType w:val="multilevel"/>
    <w:tmpl w:val="7BE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264173"/>
    <w:multiLevelType w:val="multilevel"/>
    <w:tmpl w:val="57E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5F4BC9"/>
    <w:multiLevelType w:val="multilevel"/>
    <w:tmpl w:val="378C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D705DFA"/>
    <w:multiLevelType w:val="multilevel"/>
    <w:tmpl w:val="1B9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7457E0"/>
    <w:multiLevelType w:val="multilevel"/>
    <w:tmpl w:val="CF66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954AA0"/>
    <w:multiLevelType w:val="multilevel"/>
    <w:tmpl w:val="622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4C210B"/>
    <w:multiLevelType w:val="multilevel"/>
    <w:tmpl w:val="C8E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7256A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F8075BE"/>
    <w:multiLevelType w:val="multilevel"/>
    <w:tmpl w:val="789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5" w15:restartNumberingAfterBreak="0">
    <w:nsid w:val="5FEC3C0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C24D2E"/>
    <w:multiLevelType w:val="multilevel"/>
    <w:tmpl w:val="3AC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D057B8"/>
    <w:multiLevelType w:val="multilevel"/>
    <w:tmpl w:val="E31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DD40F9"/>
    <w:multiLevelType w:val="multilevel"/>
    <w:tmpl w:val="8AC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E8713D"/>
    <w:multiLevelType w:val="multilevel"/>
    <w:tmpl w:val="F0E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ED06BE"/>
    <w:multiLevelType w:val="multilevel"/>
    <w:tmpl w:val="B95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F71AB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22F7D4B"/>
    <w:multiLevelType w:val="multilevel"/>
    <w:tmpl w:val="166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94126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64499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DB19D3"/>
    <w:multiLevelType w:val="multilevel"/>
    <w:tmpl w:val="E7B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097E7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472299A"/>
    <w:multiLevelType w:val="multilevel"/>
    <w:tmpl w:val="785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E8591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B362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DF6445"/>
    <w:multiLevelType w:val="multilevel"/>
    <w:tmpl w:val="D7BE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FF46BE"/>
    <w:multiLevelType w:val="multilevel"/>
    <w:tmpl w:val="400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1D3E0F"/>
    <w:multiLevelType w:val="multilevel"/>
    <w:tmpl w:val="F0C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9478FB"/>
    <w:multiLevelType w:val="multilevel"/>
    <w:tmpl w:val="20F6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36576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D06CB4"/>
    <w:multiLevelType w:val="multilevel"/>
    <w:tmpl w:val="0C6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096186"/>
    <w:multiLevelType w:val="multilevel"/>
    <w:tmpl w:val="490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5B3FF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7A6D36"/>
    <w:multiLevelType w:val="multilevel"/>
    <w:tmpl w:val="13B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D62B7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2E614B"/>
    <w:multiLevelType w:val="multilevel"/>
    <w:tmpl w:val="7EE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326B5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3F6FD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4C4D7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7E5041"/>
    <w:multiLevelType w:val="multilevel"/>
    <w:tmpl w:val="165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C90343"/>
    <w:multiLevelType w:val="multilevel"/>
    <w:tmpl w:val="B81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546A04"/>
    <w:multiLevelType w:val="multilevel"/>
    <w:tmpl w:val="D54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653E89"/>
    <w:multiLevelType w:val="multilevel"/>
    <w:tmpl w:val="8846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BAF6F91"/>
    <w:multiLevelType w:val="multilevel"/>
    <w:tmpl w:val="DE4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14039C"/>
    <w:multiLevelType w:val="multilevel"/>
    <w:tmpl w:val="6BF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1D558B"/>
    <w:multiLevelType w:val="multilevel"/>
    <w:tmpl w:val="1E78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D920B6"/>
    <w:multiLevelType w:val="multilevel"/>
    <w:tmpl w:val="5F6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160535"/>
    <w:multiLevelType w:val="multilevel"/>
    <w:tmpl w:val="D87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6C7201"/>
    <w:multiLevelType w:val="multilevel"/>
    <w:tmpl w:val="CC30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BC7E3B"/>
    <w:multiLevelType w:val="multilevel"/>
    <w:tmpl w:val="DA7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7A77ED"/>
    <w:multiLevelType w:val="multilevel"/>
    <w:tmpl w:val="18A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B65D01"/>
    <w:multiLevelType w:val="multilevel"/>
    <w:tmpl w:val="8A3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24661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7625EB"/>
    <w:multiLevelType w:val="multilevel"/>
    <w:tmpl w:val="D03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7B798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23210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504F1B"/>
    <w:multiLevelType w:val="multilevel"/>
    <w:tmpl w:val="FB3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712F3D"/>
    <w:multiLevelType w:val="multilevel"/>
    <w:tmpl w:val="D2CE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7E0914"/>
    <w:multiLevelType w:val="multilevel"/>
    <w:tmpl w:val="E50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41293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7510C1"/>
    <w:multiLevelType w:val="multilevel"/>
    <w:tmpl w:val="FE7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213EF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3C51B9"/>
    <w:multiLevelType w:val="multilevel"/>
    <w:tmpl w:val="D6D6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631E8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6878BD"/>
    <w:multiLevelType w:val="multilevel"/>
    <w:tmpl w:val="627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6A21FE"/>
    <w:multiLevelType w:val="multilevel"/>
    <w:tmpl w:val="71F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503ECB"/>
    <w:multiLevelType w:val="multilevel"/>
    <w:tmpl w:val="7898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9F12B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5973E0"/>
    <w:multiLevelType w:val="multilevel"/>
    <w:tmpl w:val="782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C05EF4"/>
    <w:multiLevelType w:val="multilevel"/>
    <w:tmpl w:val="1F6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4A03E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90A35A6"/>
    <w:multiLevelType w:val="multilevel"/>
    <w:tmpl w:val="BE4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9213F3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AE663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F15AA1"/>
    <w:multiLevelType w:val="multilevel"/>
    <w:tmpl w:val="1D6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A25326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243FE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4B15E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830A21"/>
    <w:multiLevelType w:val="multilevel"/>
    <w:tmpl w:val="7D5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C5685B"/>
    <w:multiLevelType w:val="multilevel"/>
    <w:tmpl w:val="52F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E07CCB"/>
    <w:multiLevelType w:val="multilevel"/>
    <w:tmpl w:val="763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D585E18"/>
    <w:multiLevelType w:val="multilevel"/>
    <w:tmpl w:val="0C5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7A0758"/>
    <w:multiLevelType w:val="multilevel"/>
    <w:tmpl w:val="E23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B67DF5"/>
    <w:multiLevelType w:val="multilevel"/>
    <w:tmpl w:val="C8F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DC3C3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05691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3E640D"/>
    <w:multiLevelType w:val="multilevel"/>
    <w:tmpl w:val="420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ED8715D"/>
    <w:multiLevelType w:val="multilevel"/>
    <w:tmpl w:val="B92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F972AF2"/>
    <w:multiLevelType w:val="multilevel"/>
    <w:tmpl w:val="5CE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FA94D2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CE51EF"/>
    <w:multiLevelType w:val="multilevel"/>
    <w:tmpl w:val="2CA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9798">
    <w:abstractNumId w:val="154"/>
  </w:num>
  <w:num w:numId="2" w16cid:durableId="99107261">
    <w:abstractNumId w:val="154"/>
  </w:num>
  <w:num w:numId="3" w16cid:durableId="454829576">
    <w:abstractNumId w:val="154"/>
  </w:num>
  <w:num w:numId="4" w16cid:durableId="919875635">
    <w:abstractNumId w:val="154"/>
  </w:num>
  <w:num w:numId="5" w16cid:durableId="1989245865">
    <w:abstractNumId w:val="154"/>
  </w:num>
  <w:num w:numId="6" w16cid:durableId="337856889">
    <w:abstractNumId w:val="154"/>
  </w:num>
  <w:num w:numId="7" w16cid:durableId="486750497">
    <w:abstractNumId w:val="98"/>
  </w:num>
  <w:num w:numId="8" w16cid:durableId="1295481688">
    <w:abstractNumId w:val="154"/>
  </w:num>
  <w:num w:numId="9" w16cid:durableId="878207473">
    <w:abstractNumId w:val="154"/>
  </w:num>
  <w:num w:numId="10" w16cid:durableId="390271873">
    <w:abstractNumId w:val="98"/>
  </w:num>
  <w:num w:numId="11" w16cid:durableId="108548336">
    <w:abstractNumId w:val="154"/>
  </w:num>
  <w:num w:numId="12" w16cid:durableId="289626826">
    <w:abstractNumId w:val="184"/>
  </w:num>
  <w:num w:numId="13" w16cid:durableId="709189428">
    <w:abstractNumId w:val="274"/>
  </w:num>
  <w:num w:numId="14" w16cid:durableId="1828012820">
    <w:abstractNumId w:val="154"/>
  </w:num>
  <w:num w:numId="15" w16cid:durableId="1472016058">
    <w:abstractNumId w:val="154"/>
  </w:num>
  <w:num w:numId="16" w16cid:durableId="2007130954">
    <w:abstractNumId w:val="154"/>
  </w:num>
  <w:num w:numId="17" w16cid:durableId="2124959910">
    <w:abstractNumId w:val="154"/>
  </w:num>
  <w:num w:numId="18" w16cid:durableId="1161965983">
    <w:abstractNumId w:val="154"/>
  </w:num>
  <w:num w:numId="19" w16cid:durableId="1341548443">
    <w:abstractNumId w:val="69"/>
  </w:num>
  <w:num w:numId="20" w16cid:durableId="254245007">
    <w:abstractNumId w:val="15"/>
  </w:num>
  <w:num w:numId="21" w16cid:durableId="1709376799">
    <w:abstractNumId w:val="205"/>
  </w:num>
  <w:num w:numId="22" w16cid:durableId="967585385">
    <w:abstractNumId w:val="120"/>
  </w:num>
  <w:num w:numId="23" w16cid:durableId="1148858247">
    <w:abstractNumId w:val="100"/>
  </w:num>
  <w:num w:numId="24" w16cid:durableId="410348824">
    <w:abstractNumId w:val="79"/>
  </w:num>
  <w:num w:numId="25" w16cid:durableId="1554998783">
    <w:abstractNumId w:val="21"/>
  </w:num>
  <w:num w:numId="26" w16cid:durableId="527908447">
    <w:abstractNumId w:val="192"/>
  </w:num>
  <w:num w:numId="27" w16cid:durableId="867987169">
    <w:abstractNumId w:val="17"/>
  </w:num>
  <w:num w:numId="28" w16cid:durableId="686754568">
    <w:abstractNumId w:val="314"/>
  </w:num>
  <w:num w:numId="29" w16cid:durableId="377553249">
    <w:abstractNumId w:val="312"/>
  </w:num>
  <w:num w:numId="30" w16cid:durableId="835655055">
    <w:abstractNumId w:val="12"/>
  </w:num>
  <w:num w:numId="31" w16cid:durableId="1320570837">
    <w:abstractNumId w:val="177"/>
  </w:num>
  <w:num w:numId="32" w16cid:durableId="388263665">
    <w:abstractNumId w:val="282"/>
  </w:num>
  <w:num w:numId="33" w16cid:durableId="1987662304">
    <w:abstractNumId w:val="295"/>
  </w:num>
  <w:num w:numId="34" w16cid:durableId="638388893">
    <w:abstractNumId w:val="191"/>
  </w:num>
  <w:num w:numId="35" w16cid:durableId="1906914411">
    <w:abstractNumId w:val="280"/>
  </w:num>
  <w:num w:numId="36" w16cid:durableId="1994335185">
    <w:abstractNumId w:val="91"/>
  </w:num>
  <w:num w:numId="37" w16cid:durableId="501549653">
    <w:abstractNumId w:val="136"/>
  </w:num>
  <w:num w:numId="38" w16cid:durableId="59526630">
    <w:abstractNumId w:val="89"/>
  </w:num>
  <w:num w:numId="39" w16cid:durableId="1943221593">
    <w:abstractNumId w:val="179"/>
  </w:num>
  <w:num w:numId="40" w16cid:durableId="2074500222">
    <w:abstractNumId w:val="248"/>
  </w:num>
  <w:num w:numId="41" w16cid:durableId="661199390">
    <w:abstractNumId w:val="14"/>
  </w:num>
  <w:num w:numId="42" w16cid:durableId="1399790082">
    <w:abstractNumId w:val="132"/>
  </w:num>
  <w:num w:numId="43" w16cid:durableId="60445677">
    <w:abstractNumId w:val="346"/>
  </w:num>
  <w:num w:numId="44" w16cid:durableId="1682853101">
    <w:abstractNumId w:val="2"/>
  </w:num>
  <w:num w:numId="45" w16cid:durableId="313727346">
    <w:abstractNumId w:val="273"/>
  </w:num>
  <w:num w:numId="46" w16cid:durableId="185414538">
    <w:abstractNumId w:val="242"/>
  </w:num>
  <w:num w:numId="47" w16cid:durableId="898249339">
    <w:abstractNumId w:val="321"/>
  </w:num>
  <w:num w:numId="48" w16cid:durableId="139733600">
    <w:abstractNumId w:val="255"/>
  </w:num>
  <w:num w:numId="49" w16cid:durableId="867716899">
    <w:abstractNumId w:val="285"/>
  </w:num>
  <w:num w:numId="50" w16cid:durableId="1445073960">
    <w:abstractNumId w:val="162"/>
  </w:num>
  <w:num w:numId="51" w16cid:durableId="1979340552">
    <w:abstractNumId w:val="182"/>
  </w:num>
  <w:num w:numId="52" w16cid:durableId="1351908932">
    <w:abstractNumId w:val="13"/>
  </w:num>
  <w:num w:numId="53" w16cid:durableId="1130633605">
    <w:abstractNumId w:val="256"/>
  </w:num>
  <w:num w:numId="54" w16cid:durableId="2055302227">
    <w:abstractNumId w:val="122"/>
  </w:num>
  <w:num w:numId="55" w16cid:durableId="2029527855">
    <w:abstractNumId w:val="336"/>
  </w:num>
  <w:num w:numId="56" w16cid:durableId="1718242229">
    <w:abstractNumId w:val="318"/>
  </w:num>
  <w:num w:numId="57" w16cid:durableId="44329912">
    <w:abstractNumId w:val="96"/>
  </w:num>
  <w:num w:numId="58" w16cid:durableId="847712097">
    <w:abstractNumId w:val="214"/>
  </w:num>
  <w:num w:numId="59" w16cid:durableId="1252619938">
    <w:abstractNumId w:val="137"/>
  </w:num>
  <w:num w:numId="60" w16cid:durableId="32391783">
    <w:abstractNumId w:val="308"/>
  </w:num>
  <w:num w:numId="61" w16cid:durableId="1352341096">
    <w:abstractNumId w:val="111"/>
  </w:num>
  <w:num w:numId="62" w16cid:durableId="231625839">
    <w:abstractNumId w:val="257"/>
  </w:num>
  <w:num w:numId="63" w16cid:durableId="2080326295">
    <w:abstractNumId w:val="330"/>
  </w:num>
  <w:num w:numId="64" w16cid:durableId="1982735890">
    <w:abstractNumId w:val="234"/>
  </w:num>
  <w:num w:numId="65" w16cid:durableId="1270163800">
    <w:abstractNumId w:val="163"/>
  </w:num>
  <w:num w:numId="66" w16cid:durableId="232592416">
    <w:abstractNumId w:val="220"/>
  </w:num>
  <w:num w:numId="67" w16cid:durableId="1990554541">
    <w:abstractNumId w:val="343"/>
  </w:num>
  <w:num w:numId="68" w16cid:durableId="1678926735">
    <w:abstractNumId w:val="8"/>
  </w:num>
  <w:num w:numId="69" w16cid:durableId="1427073850">
    <w:abstractNumId w:val="158"/>
  </w:num>
  <w:num w:numId="70" w16cid:durableId="180435374">
    <w:abstractNumId w:val="290"/>
  </w:num>
  <w:num w:numId="71" w16cid:durableId="1251161938">
    <w:abstractNumId w:val="55"/>
  </w:num>
  <w:num w:numId="72" w16cid:durableId="1318655973">
    <w:abstractNumId w:val="42"/>
  </w:num>
  <w:num w:numId="73" w16cid:durableId="403652580">
    <w:abstractNumId w:val="267"/>
  </w:num>
  <w:num w:numId="74" w16cid:durableId="325669985">
    <w:abstractNumId w:val="258"/>
  </w:num>
  <w:num w:numId="75" w16cid:durableId="807823687">
    <w:abstractNumId w:val="269"/>
  </w:num>
  <w:num w:numId="76" w16cid:durableId="1745033452">
    <w:abstractNumId w:val="46"/>
  </w:num>
  <w:num w:numId="77" w16cid:durableId="1185896859">
    <w:abstractNumId w:val="207"/>
  </w:num>
  <w:num w:numId="78" w16cid:durableId="1977025844">
    <w:abstractNumId w:val="291"/>
  </w:num>
  <w:num w:numId="79" w16cid:durableId="704057465">
    <w:abstractNumId w:val="206"/>
  </w:num>
  <w:num w:numId="80" w16cid:durableId="731319623">
    <w:abstractNumId w:val="76"/>
  </w:num>
  <w:num w:numId="81" w16cid:durableId="385837713">
    <w:abstractNumId w:val="40"/>
  </w:num>
  <w:num w:numId="82" w16cid:durableId="634263174">
    <w:abstractNumId w:val="208"/>
  </w:num>
  <w:num w:numId="83" w16cid:durableId="2069182662">
    <w:abstractNumId w:val="159"/>
  </w:num>
  <w:num w:numId="84" w16cid:durableId="1313800415">
    <w:abstractNumId w:val="210"/>
  </w:num>
  <w:num w:numId="85" w16cid:durableId="866017620">
    <w:abstractNumId w:val="48"/>
  </w:num>
  <w:num w:numId="86" w16cid:durableId="2131363997">
    <w:abstractNumId w:val="70"/>
  </w:num>
  <w:num w:numId="87" w16cid:durableId="966198433">
    <w:abstractNumId w:val="90"/>
  </w:num>
  <w:num w:numId="88" w16cid:durableId="121535750">
    <w:abstractNumId w:val="188"/>
  </w:num>
  <w:num w:numId="89" w16cid:durableId="369036884">
    <w:abstractNumId w:val="84"/>
  </w:num>
  <w:num w:numId="90" w16cid:durableId="842744108">
    <w:abstractNumId w:val="241"/>
  </w:num>
  <w:num w:numId="91" w16cid:durableId="209996398">
    <w:abstractNumId w:val="5"/>
  </w:num>
  <w:num w:numId="92" w16cid:durableId="1971209879">
    <w:abstractNumId w:val="118"/>
  </w:num>
  <w:num w:numId="93" w16cid:durableId="4063747">
    <w:abstractNumId w:val="265"/>
  </w:num>
  <w:num w:numId="94" w16cid:durableId="622229686">
    <w:abstractNumId w:val="268"/>
  </w:num>
  <w:num w:numId="95" w16cid:durableId="1990789592">
    <w:abstractNumId w:val="171"/>
  </w:num>
  <w:num w:numId="96" w16cid:durableId="1144666674">
    <w:abstractNumId w:val="194"/>
  </w:num>
  <w:num w:numId="97" w16cid:durableId="1270818432">
    <w:abstractNumId w:val="348"/>
  </w:num>
  <w:num w:numId="98" w16cid:durableId="283771395">
    <w:abstractNumId w:val="112"/>
  </w:num>
  <w:num w:numId="99" w16cid:durableId="1573854116">
    <w:abstractNumId w:val="311"/>
  </w:num>
  <w:num w:numId="100" w16cid:durableId="1705642136">
    <w:abstractNumId w:val="51"/>
  </w:num>
  <w:num w:numId="101" w16cid:durableId="907115279">
    <w:abstractNumId w:val="287"/>
  </w:num>
  <w:num w:numId="102" w16cid:durableId="1717512212">
    <w:abstractNumId w:val="148"/>
  </w:num>
  <w:num w:numId="103" w16cid:durableId="433987063">
    <w:abstractNumId w:val="189"/>
  </w:num>
  <w:num w:numId="104" w16cid:durableId="1048258766">
    <w:abstractNumId w:val="7"/>
  </w:num>
  <w:num w:numId="105" w16cid:durableId="2031760399">
    <w:abstractNumId w:val="62"/>
  </w:num>
  <w:num w:numId="106" w16cid:durableId="1593053174">
    <w:abstractNumId w:val="229"/>
  </w:num>
  <w:num w:numId="107" w16cid:durableId="1664310100">
    <w:abstractNumId w:val="25"/>
  </w:num>
  <w:num w:numId="108" w16cid:durableId="207227900">
    <w:abstractNumId w:val="310"/>
  </w:num>
  <w:num w:numId="109" w16cid:durableId="1836912715">
    <w:abstractNumId w:val="325"/>
  </w:num>
  <w:num w:numId="110" w16cid:durableId="437481245">
    <w:abstractNumId w:val="166"/>
  </w:num>
  <w:num w:numId="111" w16cid:durableId="2043050859">
    <w:abstractNumId w:val="80"/>
  </w:num>
  <w:num w:numId="112" w16cid:durableId="1188375615">
    <w:abstractNumId w:val="33"/>
  </w:num>
  <w:num w:numId="113" w16cid:durableId="1981573558">
    <w:abstractNumId w:val="123"/>
  </w:num>
  <w:num w:numId="114" w16cid:durableId="474492108">
    <w:abstractNumId w:val="193"/>
  </w:num>
  <w:num w:numId="115" w16cid:durableId="11155709">
    <w:abstractNumId w:val="246"/>
  </w:num>
  <w:num w:numId="116" w16cid:durableId="1455443978">
    <w:abstractNumId w:val="323"/>
  </w:num>
  <w:num w:numId="117" w16cid:durableId="381095799">
    <w:abstractNumId w:val="196"/>
  </w:num>
  <w:num w:numId="118" w16cid:durableId="772097006">
    <w:abstractNumId w:val="23"/>
  </w:num>
  <w:num w:numId="119" w16cid:durableId="1656301474">
    <w:abstractNumId w:val="176"/>
  </w:num>
  <w:num w:numId="120" w16cid:durableId="1672564270">
    <w:abstractNumId w:val="105"/>
  </w:num>
  <w:num w:numId="121" w16cid:durableId="1952857754">
    <w:abstractNumId w:val="329"/>
  </w:num>
  <w:num w:numId="122" w16cid:durableId="953898607">
    <w:abstractNumId w:val="250"/>
  </w:num>
  <w:num w:numId="123" w16cid:durableId="151021052">
    <w:abstractNumId w:val="64"/>
  </w:num>
  <w:num w:numId="124" w16cid:durableId="2018729326">
    <w:abstractNumId w:val="168"/>
  </w:num>
  <w:num w:numId="125" w16cid:durableId="1973631556">
    <w:abstractNumId w:val="44"/>
  </w:num>
  <w:num w:numId="126" w16cid:durableId="1315524176">
    <w:abstractNumId w:val="43"/>
  </w:num>
  <w:num w:numId="127" w16cid:durableId="1002272184">
    <w:abstractNumId w:val="86"/>
  </w:num>
  <w:num w:numId="128" w16cid:durableId="422383084">
    <w:abstractNumId w:val="296"/>
  </w:num>
  <w:num w:numId="129" w16cid:durableId="987519788">
    <w:abstractNumId w:val="249"/>
  </w:num>
  <w:num w:numId="130" w16cid:durableId="1003316003">
    <w:abstractNumId w:val="270"/>
  </w:num>
  <w:num w:numId="131" w16cid:durableId="2117165882">
    <w:abstractNumId w:val="0"/>
  </w:num>
  <w:num w:numId="132" w16cid:durableId="769200944">
    <w:abstractNumId w:val="279"/>
  </w:num>
  <w:num w:numId="133" w16cid:durableId="1722552756">
    <w:abstractNumId w:val="36"/>
  </w:num>
  <w:num w:numId="134" w16cid:durableId="2063286706">
    <w:abstractNumId w:val="254"/>
  </w:num>
  <w:num w:numId="135" w16cid:durableId="411857334">
    <w:abstractNumId w:val="19"/>
  </w:num>
  <w:num w:numId="136" w16cid:durableId="215313789">
    <w:abstractNumId w:val="110"/>
  </w:num>
  <w:num w:numId="137" w16cid:durableId="1743680871">
    <w:abstractNumId w:val="53"/>
  </w:num>
  <w:num w:numId="138" w16cid:durableId="1276523805">
    <w:abstractNumId w:val="215"/>
  </w:num>
  <w:num w:numId="139" w16cid:durableId="773747529">
    <w:abstractNumId w:val="292"/>
  </w:num>
  <w:num w:numId="140" w16cid:durableId="97145345">
    <w:abstractNumId w:val="235"/>
  </w:num>
  <w:num w:numId="141" w16cid:durableId="1221676088">
    <w:abstractNumId w:val="140"/>
  </w:num>
  <w:num w:numId="142" w16cid:durableId="923992802">
    <w:abstractNumId w:val="151"/>
  </w:num>
  <w:num w:numId="143" w16cid:durableId="322590438">
    <w:abstractNumId w:val="174"/>
  </w:num>
  <w:num w:numId="144" w16cid:durableId="239297113">
    <w:abstractNumId w:val="18"/>
  </w:num>
  <w:num w:numId="145" w16cid:durableId="1573781546">
    <w:abstractNumId w:val="222"/>
  </w:num>
  <w:num w:numId="146" w16cid:durableId="1697080408">
    <w:abstractNumId w:val="351"/>
  </w:num>
  <w:num w:numId="147" w16cid:durableId="607388976">
    <w:abstractNumId w:val="212"/>
  </w:num>
  <w:num w:numId="148" w16cid:durableId="662054023">
    <w:abstractNumId w:val="186"/>
  </w:num>
  <w:num w:numId="149" w16cid:durableId="621035570">
    <w:abstractNumId w:val="35"/>
  </w:num>
  <w:num w:numId="150" w16cid:durableId="1404450615">
    <w:abstractNumId w:val="345"/>
  </w:num>
  <w:num w:numId="151" w16cid:durableId="54398092">
    <w:abstractNumId w:val="293"/>
  </w:num>
  <w:num w:numId="152" w16cid:durableId="844174215">
    <w:abstractNumId w:val="47"/>
  </w:num>
  <w:num w:numId="153" w16cid:durableId="2562301">
    <w:abstractNumId w:val="298"/>
  </w:num>
  <w:num w:numId="154" w16cid:durableId="24404486">
    <w:abstractNumId w:val="247"/>
  </w:num>
  <w:num w:numId="155" w16cid:durableId="1251699870">
    <w:abstractNumId w:val="204"/>
  </w:num>
  <w:num w:numId="156" w16cid:durableId="808060298">
    <w:abstractNumId w:val="143"/>
  </w:num>
  <w:num w:numId="157" w16cid:durableId="1822959512">
    <w:abstractNumId w:val="150"/>
  </w:num>
  <w:num w:numId="158" w16cid:durableId="2074812903">
    <w:abstractNumId w:val="160"/>
  </w:num>
  <w:num w:numId="159" w16cid:durableId="691687622">
    <w:abstractNumId w:val="278"/>
  </w:num>
  <w:num w:numId="160" w16cid:durableId="1924485371">
    <w:abstractNumId w:val="32"/>
  </w:num>
  <w:num w:numId="161" w16cid:durableId="2098357022">
    <w:abstractNumId w:val="304"/>
  </w:num>
  <w:num w:numId="162" w16cid:durableId="604536285">
    <w:abstractNumId w:val="172"/>
  </w:num>
  <w:num w:numId="163" w16cid:durableId="975913023">
    <w:abstractNumId w:val="225"/>
  </w:num>
  <w:num w:numId="164" w16cid:durableId="829830319">
    <w:abstractNumId w:val="315"/>
  </w:num>
  <w:num w:numId="165" w16cid:durableId="1384328900">
    <w:abstractNumId w:val="228"/>
  </w:num>
  <w:num w:numId="166" w16cid:durableId="3284899">
    <w:abstractNumId w:val="239"/>
  </w:num>
  <w:num w:numId="167" w16cid:durableId="11565984">
    <w:abstractNumId w:val="307"/>
  </w:num>
  <w:num w:numId="168" w16cid:durableId="1176457805">
    <w:abstractNumId w:val="331"/>
  </w:num>
  <w:num w:numId="169" w16cid:durableId="337856091">
    <w:abstractNumId w:val="103"/>
  </w:num>
  <w:num w:numId="170" w16cid:durableId="88041993">
    <w:abstractNumId w:val="237"/>
  </w:num>
  <w:num w:numId="171" w16cid:durableId="1709840739">
    <w:abstractNumId w:val="63"/>
  </w:num>
  <w:num w:numId="172" w16cid:durableId="922838013">
    <w:abstractNumId w:val="108"/>
  </w:num>
  <w:num w:numId="173" w16cid:durableId="358550635">
    <w:abstractNumId w:val="85"/>
  </w:num>
  <w:num w:numId="174" w16cid:durableId="1936395912">
    <w:abstractNumId w:val="22"/>
  </w:num>
  <w:num w:numId="175" w16cid:durableId="1153764629">
    <w:abstractNumId w:val="87"/>
  </w:num>
  <w:num w:numId="176" w16cid:durableId="2044598545">
    <w:abstractNumId w:val="24"/>
  </w:num>
  <w:num w:numId="177" w16cid:durableId="587426953">
    <w:abstractNumId w:val="266"/>
  </w:num>
  <w:num w:numId="178" w16cid:durableId="1265306853">
    <w:abstractNumId w:val="61"/>
  </w:num>
  <w:num w:numId="179" w16cid:durableId="1533692176">
    <w:abstractNumId w:val="309"/>
  </w:num>
  <w:num w:numId="180" w16cid:durableId="351616617">
    <w:abstractNumId w:val="145"/>
  </w:num>
  <w:num w:numId="181" w16cid:durableId="891692072">
    <w:abstractNumId w:val="109"/>
  </w:num>
  <w:num w:numId="182" w16cid:durableId="1058942359">
    <w:abstractNumId w:val="251"/>
  </w:num>
  <w:num w:numId="183" w16cid:durableId="1094940202">
    <w:abstractNumId w:val="131"/>
  </w:num>
  <w:num w:numId="184" w16cid:durableId="1429934793">
    <w:abstractNumId w:val="20"/>
  </w:num>
  <w:num w:numId="185" w16cid:durableId="775321499">
    <w:abstractNumId w:val="217"/>
  </w:num>
  <w:num w:numId="186" w16cid:durableId="589629106">
    <w:abstractNumId w:val="224"/>
  </w:num>
  <w:num w:numId="187" w16cid:durableId="33041208">
    <w:abstractNumId w:val="30"/>
  </w:num>
  <w:num w:numId="188" w16cid:durableId="406995431">
    <w:abstractNumId w:val="183"/>
  </w:num>
  <w:num w:numId="189" w16cid:durableId="1948927295">
    <w:abstractNumId w:val="16"/>
  </w:num>
  <w:num w:numId="190" w16cid:durableId="743068855">
    <w:abstractNumId w:val="252"/>
  </w:num>
  <w:num w:numId="191" w16cid:durableId="1456604792">
    <w:abstractNumId w:val="138"/>
  </w:num>
  <w:num w:numId="192" w16cid:durableId="1271275766">
    <w:abstractNumId w:val="236"/>
  </w:num>
  <w:num w:numId="193" w16cid:durableId="13382745">
    <w:abstractNumId w:val="157"/>
  </w:num>
  <w:num w:numId="194" w16cid:durableId="2136949859">
    <w:abstractNumId w:val="1"/>
  </w:num>
  <w:num w:numId="195" w16cid:durableId="112331945">
    <w:abstractNumId w:val="180"/>
  </w:num>
  <w:num w:numId="196" w16cid:durableId="1594970746">
    <w:abstractNumId w:val="316"/>
  </w:num>
  <w:num w:numId="197" w16cid:durableId="843667800">
    <w:abstractNumId w:val="261"/>
  </w:num>
  <w:num w:numId="198" w16cid:durableId="1974289504">
    <w:abstractNumId w:val="170"/>
  </w:num>
  <w:num w:numId="199" w16cid:durableId="1315452961">
    <w:abstractNumId w:val="59"/>
  </w:num>
  <w:num w:numId="200" w16cid:durableId="1516843808">
    <w:abstractNumId w:val="353"/>
  </w:num>
  <w:num w:numId="201" w16cid:durableId="498082650">
    <w:abstractNumId w:val="41"/>
  </w:num>
  <w:num w:numId="202" w16cid:durableId="418721260">
    <w:abstractNumId w:val="313"/>
  </w:num>
  <w:num w:numId="203" w16cid:durableId="1602645527">
    <w:abstractNumId w:val="306"/>
  </w:num>
  <w:num w:numId="204" w16cid:durableId="1658411465">
    <w:abstractNumId w:val="155"/>
  </w:num>
  <w:num w:numId="205" w16cid:durableId="265500474">
    <w:abstractNumId w:val="227"/>
  </w:num>
  <w:num w:numId="206" w16cid:durableId="888958385">
    <w:abstractNumId w:val="327"/>
  </w:num>
  <w:num w:numId="207" w16cid:durableId="1572077597">
    <w:abstractNumId w:val="347"/>
  </w:num>
  <w:num w:numId="208" w16cid:durableId="264731197">
    <w:abstractNumId w:val="39"/>
  </w:num>
  <w:num w:numId="209" w16cid:durableId="1985622047">
    <w:abstractNumId w:val="230"/>
  </w:num>
  <w:num w:numId="210" w16cid:durableId="1978101984">
    <w:abstractNumId w:val="276"/>
  </w:num>
  <w:num w:numId="211" w16cid:durableId="1347057813">
    <w:abstractNumId w:val="82"/>
  </w:num>
  <w:num w:numId="212" w16cid:durableId="342974757">
    <w:abstractNumId w:val="128"/>
  </w:num>
  <w:num w:numId="213" w16cid:durableId="1698002140">
    <w:abstractNumId w:val="29"/>
  </w:num>
  <w:num w:numId="214" w16cid:durableId="180165654">
    <w:abstractNumId w:val="271"/>
  </w:num>
  <w:num w:numId="215" w16cid:durableId="1512804">
    <w:abstractNumId w:val="126"/>
  </w:num>
  <w:num w:numId="216" w16cid:durableId="2041347130">
    <w:abstractNumId w:val="245"/>
  </w:num>
  <w:num w:numId="217" w16cid:durableId="635720898">
    <w:abstractNumId w:val="3"/>
  </w:num>
  <w:num w:numId="218" w16cid:durableId="1013148360">
    <w:abstractNumId w:val="305"/>
  </w:num>
  <w:num w:numId="219" w16cid:durableId="733238037">
    <w:abstractNumId w:val="216"/>
  </w:num>
  <w:num w:numId="220" w16cid:durableId="1728605782">
    <w:abstractNumId w:val="52"/>
  </w:num>
  <w:num w:numId="221" w16cid:durableId="247545408">
    <w:abstractNumId w:val="66"/>
  </w:num>
  <w:num w:numId="222" w16cid:durableId="1976135516">
    <w:abstractNumId w:val="243"/>
  </w:num>
  <w:num w:numId="223" w16cid:durableId="1121804425">
    <w:abstractNumId w:val="300"/>
  </w:num>
  <w:num w:numId="224" w16cid:durableId="743181097">
    <w:abstractNumId w:val="164"/>
  </w:num>
  <w:num w:numId="225" w16cid:durableId="1723097356">
    <w:abstractNumId w:val="259"/>
  </w:num>
  <w:num w:numId="226" w16cid:durableId="179515219">
    <w:abstractNumId w:val="231"/>
  </w:num>
  <w:num w:numId="227" w16cid:durableId="1021862126">
    <w:abstractNumId w:val="197"/>
  </w:num>
  <w:num w:numId="228" w16cid:durableId="658115928">
    <w:abstractNumId w:val="232"/>
  </w:num>
  <w:num w:numId="229" w16cid:durableId="233317090">
    <w:abstractNumId w:val="107"/>
  </w:num>
  <w:num w:numId="230" w16cid:durableId="1999770614">
    <w:abstractNumId w:val="322"/>
  </w:num>
  <w:num w:numId="231" w16cid:durableId="185826912">
    <w:abstractNumId w:val="334"/>
  </w:num>
  <w:num w:numId="232" w16cid:durableId="68843071">
    <w:abstractNumId w:val="333"/>
  </w:num>
  <w:num w:numId="233" w16cid:durableId="1978147804">
    <w:abstractNumId w:val="130"/>
  </w:num>
  <w:num w:numId="234" w16cid:durableId="2091660794">
    <w:abstractNumId w:val="339"/>
  </w:num>
  <w:num w:numId="235" w16cid:durableId="79568557">
    <w:abstractNumId w:val="355"/>
  </w:num>
  <w:num w:numId="236" w16cid:durableId="1488279512">
    <w:abstractNumId w:val="27"/>
  </w:num>
  <w:num w:numId="237" w16cid:durableId="171454167">
    <w:abstractNumId w:val="134"/>
  </w:num>
  <w:num w:numId="238" w16cid:durableId="1803499318">
    <w:abstractNumId w:val="72"/>
  </w:num>
  <w:num w:numId="239" w16cid:durableId="1570191061">
    <w:abstractNumId w:val="60"/>
  </w:num>
  <w:num w:numId="240" w16cid:durableId="793213583">
    <w:abstractNumId w:val="199"/>
  </w:num>
  <w:num w:numId="241" w16cid:durableId="2139911054">
    <w:abstractNumId w:val="88"/>
  </w:num>
  <w:num w:numId="242" w16cid:durableId="1017316052">
    <w:abstractNumId w:val="218"/>
  </w:num>
  <w:num w:numId="243" w16cid:durableId="1228108813">
    <w:abstractNumId w:val="127"/>
  </w:num>
  <w:num w:numId="244" w16cid:durableId="1642736124">
    <w:abstractNumId w:val="352"/>
  </w:num>
  <w:num w:numId="245" w16cid:durableId="1687125517">
    <w:abstractNumId w:val="277"/>
  </w:num>
  <w:num w:numId="246" w16cid:durableId="1982221899">
    <w:abstractNumId w:val="65"/>
  </w:num>
  <w:num w:numId="247" w16cid:durableId="1676221679">
    <w:abstractNumId w:val="223"/>
  </w:num>
  <w:num w:numId="248" w16cid:durableId="1973972980">
    <w:abstractNumId w:val="146"/>
  </w:num>
  <w:num w:numId="249" w16cid:durableId="1298221331">
    <w:abstractNumId w:val="116"/>
  </w:num>
  <w:num w:numId="250" w16cid:durableId="121965664">
    <w:abstractNumId w:val="54"/>
  </w:num>
  <w:num w:numId="251" w16cid:durableId="996375904">
    <w:abstractNumId w:val="344"/>
  </w:num>
  <w:num w:numId="252" w16cid:durableId="439183456">
    <w:abstractNumId w:val="115"/>
  </w:num>
  <w:num w:numId="253" w16cid:durableId="649940265">
    <w:abstractNumId w:val="31"/>
  </w:num>
  <w:num w:numId="254" w16cid:durableId="1773427616">
    <w:abstractNumId w:val="244"/>
  </w:num>
  <w:num w:numId="255" w16cid:durableId="61022657">
    <w:abstractNumId w:val="92"/>
  </w:num>
  <w:num w:numId="256" w16cid:durableId="545416410">
    <w:abstractNumId w:val="288"/>
  </w:num>
  <w:num w:numId="257" w16cid:durableId="575168741">
    <w:abstractNumId w:val="175"/>
  </w:num>
  <w:num w:numId="258" w16cid:durableId="1629584383">
    <w:abstractNumId w:val="341"/>
  </w:num>
  <w:num w:numId="259" w16cid:durableId="1949195730">
    <w:abstractNumId w:val="213"/>
  </w:num>
  <w:num w:numId="260" w16cid:durableId="1493787792">
    <w:abstractNumId w:val="34"/>
  </w:num>
  <w:num w:numId="261" w16cid:durableId="1072198308">
    <w:abstractNumId w:val="173"/>
  </w:num>
  <w:num w:numId="262" w16cid:durableId="1685551361">
    <w:abstractNumId w:val="272"/>
  </w:num>
  <w:num w:numId="263" w16cid:durableId="430931707">
    <w:abstractNumId w:val="350"/>
  </w:num>
  <w:num w:numId="264" w16cid:durableId="880440208">
    <w:abstractNumId w:val="133"/>
  </w:num>
  <w:num w:numId="265" w16cid:durableId="1577740640">
    <w:abstractNumId w:val="77"/>
  </w:num>
  <w:num w:numId="266" w16cid:durableId="1139106012">
    <w:abstractNumId w:val="275"/>
  </w:num>
  <w:num w:numId="267" w16cid:durableId="529072787">
    <w:abstractNumId w:val="113"/>
  </w:num>
  <w:num w:numId="268" w16cid:durableId="967472693">
    <w:abstractNumId w:val="338"/>
  </w:num>
  <w:num w:numId="269" w16cid:durableId="1864173385">
    <w:abstractNumId w:val="101"/>
  </w:num>
  <w:num w:numId="270" w16cid:durableId="1306593512">
    <w:abstractNumId w:val="169"/>
  </w:num>
  <w:num w:numId="271" w16cid:durableId="865605932">
    <w:abstractNumId w:val="294"/>
  </w:num>
  <w:num w:numId="272" w16cid:durableId="294213816">
    <w:abstractNumId w:val="319"/>
  </w:num>
  <w:num w:numId="273" w16cid:durableId="349332749">
    <w:abstractNumId w:val="240"/>
  </w:num>
  <w:num w:numId="274" w16cid:durableId="1916166259">
    <w:abstractNumId w:val="185"/>
  </w:num>
  <w:num w:numId="275" w16cid:durableId="1617516267">
    <w:abstractNumId w:val="320"/>
  </w:num>
  <w:num w:numId="276" w16cid:durableId="1538010773">
    <w:abstractNumId w:val="149"/>
  </w:num>
  <w:num w:numId="277" w16cid:durableId="1892618872">
    <w:abstractNumId w:val="219"/>
  </w:num>
  <w:num w:numId="278" w16cid:durableId="949237933">
    <w:abstractNumId w:val="195"/>
  </w:num>
  <w:num w:numId="279" w16cid:durableId="305627047">
    <w:abstractNumId w:val="335"/>
  </w:num>
  <w:num w:numId="280" w16cid:durableId="39283709">
    <w:abstractNumId w:val="6"/>
  </w:num>
  <w:num w:numId="281" w16cid:durableId="864826417">
    <w:abstractNumId w:val="71"/>
  </w:num>
  <w:num w:numId="282" w16cid:durableId="168908266">
    <w:abstractNumId w:val="349"/>
  </w:num>
  <w:num w:numId="283" w16cid:durableId="768887639">
    <w:abstractNumId w:val="178"/>
  </w:num>
  <w:num w:numId="284" w16cid:durableId="1347751207">
    <w:abstractNumId w:val="81"/>
  </w:num>
  <w:num w:numId="285" w16cid:durableId="1393430435">
    <w:abstractNumId w:val="147"/>
  </w:num>
  <w:num w:numId="286" w16cid:durableId="617220857">
    <w:abstractNumId w:val="99"/>
  </w:num>
  <w:num w:numId="287" w16cid:durableId="2135446207">
    <w:abstractNumId w:val="106"/>
  </w:num>
  <w:num w:numId="288" w16cid:durableId="859053038">
    <w:abstractNumId w:val="156"/>
  </w:num>
  <w:num w:numId="289" w16cid:durableId="531189520">
    <w:abstractNumId w:val="102"/>
  </w:num>
  <w:num w:numId="290" w16cid:durableId="1442650027">
    <w:abstractNumId w:val="260"/>
  </w:num>
  <w:num w:numId="291" w16cid:durableId="515314195">
    <w:abstractNumId w:val="121"/>
  </w:num>
  <w:num w:numId="292" w16cid:durableId="790369310">
    <w:abstractNumId w:val="56"/>
  </w:num>
  <w:num w:numId="293" w16cid:durableId="1519612405">
    <w:abstractNumId w:val="10"/>
  </w:num>
  <w:num w:numId="294" w16cid:durableId="941766457">
    <w:abstractNumId w:val="9"/>
  </w:num>
  <w:num w:numId="295" w16cid:durableId="278611095">
    <w:abstractNumId w:val="167"/>
  </w:num>
  <w:num w:numId="296" w16cid:durableId="1722316681">
    <w:abstractNumId w:val="264"/>
  </w:num>
  <w:num w:numId="297" w16cid:durableId="1449738914">
    <w:abstractNumId w:val="104"/>
  </w:num>
  <w:num w:numId="298" w16cid:durableId="1200969513">
    <w:abstractNumId w:val="45"/>
  </w:num>
  <w:num w:numId="299" w16cid:durableId="1358123617">
    <w:abstractNumId w:val="337"/>
  </w:num>
  <w:num w:numId="300" w16cid:durableId="899023144">
    <w:abstractNumId w:val="67"/>
  </w:num>
  <w:num w:numId="301" w16cid:durableId="1557468245">
    <w:abstractNumId w:val="28"/>
  </w:num>
  <w:num w:numId="302" w16cid:durableId="1355109927">
    <w:abstractNumId w:val="135"/>
  </w:num>
  <w:num w:numId="303" w16cid:durableId="704333642">
    <w:abstractNumId w:val="297"/>
  </w:num>
  <w:num w:numId="304" w16cid:durableId="1967079179">
    <w:abstractNumId w:val="75"/>
  </w:num>
  <w:num w:numId="305" w16cid:durableId="1116368635">
    <w:abstractNumId w:val="262"/>
  </w:num>
  <w:num w:numId="306" w16cid:durableId="1143237805">
    <w:abstractNumId w:val="233"/>
  </w:num>
  <w:num w:numId="307" w16cid:durableId="1447692973">
    <w:abstractNumId w:val="301"/>
  </w:num>
  <w:num w:numId="308" w16cid:durableId="1983847770">
    <w:abstractNumId w:val="209"/>
  </w:num>
  <w:num w:numId="309" w16cid:durableId="1188325067">
    <w:abstractNumId w:val="165"/>
  </w:num>
  <w:num w:numId="310" w16cid:durableId="955526888">
    <w:abstractNumId w:val="238"/>
  </w:num>
  <w:num w:numId="311" w16cid:durableId="746537970">
    <w:abstractNumId w:val="129"/>
  </w:num>
  <w:num w:numId="312" w16cid:durableId="1189754020">
    <w:abstractNumId w:val="37"/>
  </w:num>
  <w:num w:numId="313" w16cid:durableId="1506363098">
    <w:abstractNumId w:val="93"/>
  </w:num>
  <w:num w:numId="314" w16cid:durableId="570193660">
    <w:abstractNumId w:val="302"/>
  </w:num>
  <w:num w:numId="315" w16cid:durableId="468472705">
    <w:abstractNumId w:val="11"/>
  </w:num>
  <w:num w:numId="316" w16cid:durableId="606693892">
    <w:abstractNumId w:val="190"/>
  </w:num>
  <w:num w:numId="317" w16cid:durableId="1490635804">
    <w:abstractNumId w:val="328"/>
  </w:num>
  <w:num w:numId="318" w16cid:durableId="1354763025">
    <w:abstractNumId w:val="57"/>
  </w:num>
  <w:num w:numId="319" w16cid:durableId="1628661552">
    <w:abstractNumId w:val="4"/>
  </w:num>
  <w:num w:numId="320" w16cid:durableId="1241791129">
    <w:abstractNumId w:val="284"/>
  </w:num>
  <w:num w:numId="321" w16cid:durableId="1724133472">
    <w:abstractNumId w:val="117"/>
  </w:num>
  <w:num w:numId="322" w16cid:durableId="1241022229">
    <w:abstractNumId w:val="78"/>
  </w:num>
  <w:num w:numId="323" w16cid:durableId="90125149">
    <w:abstractNumId w:val="50"/>
  </w:num>
  <w:num w:numId="324" w16cid:durableId="244997537">
    <w:abstractNumId w:val="142"/>
  </w:num>
  <w:num w:numId="325" w16cid:durableId="1830095213">
    <w:abstractNumId w:val="141"/>
  </w:num>
  <w:num w:numId="326" w16cid:durableId="603346306">
    <w:abstractNumId w:val="203"/>
  </w:num>
  <w:num w:numId="327" w16cid:durableId="1532500223">
    <w:abstractNumId w:val="94"/>
  </w:num>
  <w:num w:numId="328" w16cid:durableId="574054317">
    <w:abstractNumId w:val="97"/>
  </w:num>
  <w:num w:numId="329" w16cid:durableId="1945187894">
    <w:abstractNumId w:val="181"/>
  </w:num>
  <w:num w:numId="330" w16cid:durableId="1867521735">
    <w:abstractNumId w:val="303"/>
  </w:num>
  <w:num w:numId="331" w16cid:durableId="953484759">
    <w:abstractNumId w:val="340"/>
  </w:num>
  <w:num w:numId="332" w16cid:durableId="336887168">
    <w:abstractNumId w:val="119"/>
  </w:num>
  <w:num w:numId="333" w16cid:durableId="1975014634">
    <w:abstractNumId w:val="299"/>
  </w:num>
  <w:num w:numId="334" w16cid:durableId="1012954877">
    <w:abstractNumId w:val="286"/>
  </w:num>
  <w:num w:numId="335" w16cid:durableId="502626250">
    <w:abstractNumId w:val="95"/>
  </w:num>
  <w:num w:numId="336" w16cid:durableId="1714890016">
    <w:abstractNumId w:val="283"/>
  </w:num>
  <w:num w:numId="337" w16cid:durableId="1253123240">
    <w:abstractNumId w:val="342"/>
  </w:num>
  <w:num w:numId="338" w16cid:durableId="1102188395">
    <w:abstractNumId w:val="326"/>
  </w:num>
  <w:num w:numId="339" w16cid:durableId="1276715277">
    <w:abstractNumId w:val="83"/>
  </w:num>
  <w:num w:numId="340" w16cid:durableId="274950129">
    <w:abstractNumId w:val="114"/>
  </w:num>
  <w:num w:numId="341" w16cid:durableId="2102337237">
    <w:abstractNumId w:val="200"/>
  </w:num>
  <w:num w:numId="342" w16cid:durableId="1437796714">
    <w:abstractNumId w:val="49"/>
  </w:num>
  <w:num w:numId="343" w16cid:durableId="1004429683">
    <w:abstractNumId w:val="263"/>
  </w:num>
  <w:num w:numId="344" w16cid:durableId="967859901">
    <w:abstractNumId w:val="187"/>
  </w:num>
  <w:num w:numId="345" w16cid:durableId="1888641360">
    <w:abstractNumId w:val="198"/>
  </w:num>
  <w:num w:numId="346" w16cid:durableId="1029138869">
    <w:abstractNumId w:val="26"/>
  </w:num>
  <w:num w:numId="347" w16cid:durableId="1902789885">
    <w:abstractNumId w:val="354"/>
  </w:num>
  <w:num w:numId="348" w16cid:durableId="757094437">
    <w:abstractNumId w:val="226"/>
  </w:num>
  <w:num w:numId="349" w16cid:durableId="1434787354">
    <w:abstractNumId w:val="161"/>
  </w:num>
  <w:num w:numId="350" w16cid:durableId="1806973276">
    <w:abstractNumId w:val="324"/>
  </w:num>
  <w:num w:numId="351" w16cid:durableId="1847359344">
    <w:abstractNumId w:val="202"/>
  </w:num>
  <w:num w:numId="352" w16cid:durableId="2015915109">
    <w:abstractNumId w:val="152"/>
  </w:num>
  <w:num w:numId="353" w16cid:durableId="744837888">
    <w:abstractNumId w:val="125"/>
  </w:num>
  <w:num w:numId="354" w16cid:durableId="1460034310">
    <w:abstractNumId w:val="281"/>
  </w:num>
  <w:num w:numId="355" w16cid:durableId="1400130812">
    <w:abstractNumId w:val="211"/>
  </w:num>
  <w:num w:numId="356" w16cid:durableId="1891913871">
    <w:abstractNumId w:val="124"/>
  </w:num>
  <w:num w:numId="357" w16cid:durableId="1468931365">
    <w:abstractNumId w:val="221"/>
  </w:num>
  <w:num w:numId="358" w16cid:durableId="215744885">
    <w:abstractNumId w:val="201"/>
  </w:num>
  <w:num w:numId="359" w16cid:durableId="397941511">
    <w:abstractNumId w:val="68"/>
  </w:num>
  <w:num w:numId="360" w16cid:durableId="200241902">
    <w:abstractNumId w:val="74"/>
  </w:num>
  <w:num w:numId="361" w16cid:durableId="749043300">
    <w:abstractNumId w:val="139"/>
  </w:num>
  <w:num w:numId="362" w16cid:durableId="1035808885">
    <w:abstractNumId w:val="38"/>
  </w:num>
  <w:num w:numId="363" w16cid:durableId="63722080">
    <w:abstractNumId w:val="144"/>
  </w:num>
  <w:num w:numId="364" w16cid:durableId="1441412833">
    <w:abstractNumId w:val="317"/>
  </w:num>
  <w:num w:numId="365" w16cid:durableId="1651906917">
    <w:abstractNumId w:val="58"/>
  </w:num>
  <w:num w:numId="366" w16cid:durableId="1654529662">
    <w:abstractNumId w:val="289"/>
  </w:num>
  <w:num w:numId="367" w16cid:durableId="905069143">
    <w:abstractNumId w:val="332"/>
  </w:num>
  <w:num w:numId="368" w16cid:durableId="956255394">
    <w:abstractNumId w:val="253"/>
  </w:num>
  <w:num w:numId="369" w16cid:durableId="1972321174">
    <w:abstractNumId w:val="153"/>
  </w:num>
  <w:num w:numId="370" w16cid:durableId="1590113382">
    <w:abstractNumId w:val="7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shif Maqbool">
    <w15:presenceInfo w15:providerId="Windows Live" w15:userId="9c0b5feefbc4ff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94"/>
    <w:rsid w:val="00004169"/>
    <w:rsid w:val="0004749F"/>
    <w:rsid w:val="00081B94"/>
    <w:rsid w:val="000860C1"/>
    <w:rsid w:val="00121725"/>
    <w:rsid w:val="00130998"/>
    <w:rsid w:val="001B18BE"/>
    <w:rsid w:val="001B5450"/>
    <w:rsid w:val="00207113"/>
    <w:rsid w:val="00240EFC"/>
    <w:rsid w:val="00260DD5"/>
    <w:rsid w:val="002629E4"/>
    <w:rsid w:val="002769F5"/>
    <w:rsid w:val="00291C77"/>
    <w:rsid w:val="002B6045"/>
    <w:rsid w:val="002E37EF"/>
    <w:rsid w:val="00321995"/>
    <w:rsid w:val="00330D88"/>
    <w:rsid w:val="003872A6"/>
    <w:rsid w:val="00393356"/>
    <w:rsid w:val="003B7424"/>
    <w:rsid w:val="003C4019"/>
    <w:rsid w:val="003D2DE4"/>
    <w:rsid w:val="003D473F"/>
    <w:rsid w:val="00450AB4"/>
    <w:rsid w:val="0047233C"/>
    <w:rsid w:val="004744D6"/>
    <w:rsid w:val="00495CC5"/>
    <w:rsid w:val="004F474E"/>
    <w:rsid w:val="0053178F"/>
    <w:rsid w:val="005572D6"/>
    <w:rsid w:val="00581921"/>
    <w:rsid w:val="005D40E4"/>
    <w:rsid w:val="00603674"/>
    <w:rsid w:val="006045BF"/>
    <w:rsid w:val="006A2546"/>
    <w:rsid w:val="006B7803"/>
    <w:rsid w:val="006F22C7"/>
    <w:rsid w:val="007104FE"/>
    <w:rsid w:val="00723F77"/>
    <w:rsid w:val="007512FD"/>
    <w:rsid w:val="00762A03"/>
    <w:rsid w:val="007746D3"/>
    <w:rsid w:val="008450FA"/>
    <w:rsid w:val="008B6CFF"/>
    <w:rsid w:val="0093451F"/>
    <w:rsid w:val="00984A67"/>
    <w:rsid w:val="00990E27"/>
    <w:rsid w:val="00993004"/>
    <w:rsid w:val="0099764D"/>
    <w:rsid w:val="009D488F"/>
    <w:rsid w:val="009E39E7"/>
    <w:rsid w:val="00AA20DE"/>
    <w:rsid w:val="00AD74FA"/>
    <w:rsid w:val="00B57B7D"/>
    <w:rsid w:val="00B67B44"/>
    <w:rsid w:val="00B70662"/>
    <w:rsid w:val="00B85AE8"/>
    <w:rsid w:val="00BD4ECA"/>
    <w:rsid w:val="00BE2741"/>
    <w:rsid w:val="00C01B4B"/>
    <w:rsid w:val="00C05310"/>
    <w:rsid w:val="00C35919"/>
    <w:rsid w:val="00C371F5"/>
    <w:rsid w:val="00C4608A"/>
    <w:rsid w:val="00C71C3E"/>
    <w:rsid w:val="00CC3750"/>
    <w:rsid w:val="00CD02D2"/>
    <w:rsid w:val="00CD67A2"/>
    <w:rsid w:val="00D1475B"/>
    <w:rsid w:val="00D711B6"/>
    <w:rsid w:val="00D868BD"/>
    <w:rsid w:val="00DA06A5"/>
    <w:rsid w:val="00DA1CB1"/>
    <w:rsid w:val="00DB533E"/>
    <w:rsid w:val="00DE47F7"/>
    <w:rsid w:val="00DF0590"/>
    <w:rsid w:val="00DF0CCA"/>
    <w:rsid w:val="00E060DC"/>
    <w:rsid w:val="00E44A3F"/>
    <w:rsid w:val="00E50CC5"/>
    <w:rsid w:val="00EC361F"/>
    <w:rsid w:val="00EF56FD"/>
    <w:rsid w:val="00F04DC5"/>
    <w:rsid w:val="00F14E9D"/>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36E6"/>
  <w15:chartTrackingRefBased/>
  <w15:docId w15:val="{48785845-70C9-534F-8280-EFBEAE87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51F"/>
    <w:rPr>
      <w:rFonts w:asciiTheme="majorBidi" w:hAnsiTheme="majorBidi"/>
    </w:rPr>
  </w:style>
  <w:style w:type="paragraph" w:styleId="Heading1">
    <w:name w:val="heading 1"/>
    <w:next w:val="Normal"/>
    <w:link w:val="Heading1Char"/>
    <w:autoRedefine/>
    <w:uiPriority w:val="9"/>
    <w:qFormat/>
    <w:rsid w:val="00207113"/>
    <w:pPr>
      <w:keepNext/>
      <w:keepLines/>
      <w:numPr>
        <w:numId w:val="17"/>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207113"/>
    <w:pPr>
      <w:keepNext/>
      <w:keepLines/>
      <w:numPr>
        <w:ilvl w:val="1"/>
        <w:numId w:val="18"/>
      </w:numPr>
      <w:spacing w:before="40" w:after="0" w:line="283" w:lineRule="auto"/>
      <w:ind w:right="8"/>
      <w:outlineLvl w:val="1"/>
    </w:pPr>
    <w:rPr>
      <w:rFonts w:eastAsiaTheme="majorEastAsia"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207113"/>
    <w:pPr>
      <w:keepNext/>
      <w:keepLines/>
      <w:numPr>
        <w:ilvl w:val="2"/>
        <w:numId w:val="18"/>
      </w:numPr>
      <w:spacing w:before="40" w:after="0" w:line="283" w:lineRule="auto"/>
      <w:ind w:right="8"/>
      <w:outlineLvl w:val="2"/>
    </w:pPr>
    <w:rPr>
      <w:rFonts w:eastAsiaTheme="majorEastAsia"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207113"/>
    <w:pPr>
      <w:keepNext/>
      <w:keepLines/>
      <w:numPr>
        <w:ilvl w:val="3"/>
        <w:numId w:val="18"/>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semiHidden/>
    <w:unhideWhenUsed/>
    <w:qFormat/>
    <w:rsid w:val="00207113"/>
    <w:pPr>
      <w:keepNext/>
      <w:keepLines/>
      <w:numPr>
        <w:ilvl w:val="4"/>
        <w:numId w:val="18"/>
      </w:numPr>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08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07113"/>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330D88"/>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eastAsiaTheme="majorEastAsia"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table" w:styleId="GridTable1Light">
    <w:name w:val="Grid Table 1 Light"/>
    <w:basedOn w:val="TableNormal"/>
    <w:uiPriority w:val="46"/>
    <w:rsid w:val="001B18BE"/>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081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B94"/>
    <w:rPr>
      <w:rFonts w:eastAsiaTheme="majorEastAsia" w:cstheme="majorBidi"/>
      <w:color w:val="272727" w:themeColor="text1" w:themeTint="D8"/>
    </w:rPr>
  </w:style>
  <w:style w:type="paragraph" w:styleId="Subtitle">
    <w:name w:val="Subtitle"/>
    <w:basedOn w:val="Normal"/>
    <w:next w:val="Normal"/>
    <w:link w:val="SubtitleChar"/>
    <w:uiPriority w:val="11"/>
    <w:qFormat/>
    <w:rsid w:val="00081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B94"/>
    <w:pPr>
      <w:spacing w:before="160"/>
      <w:jc w:val="center"/>
    </w:pPr>
    <w:rPr>
      <w:i/>
      <w:iCs/>
      <w:color w:val="404040" w:themeColor="text1" w:themeTint="BF"/>
    </w:rPr>
  </w:style>
  <w:style w:type="character" w:customStyle="1" w:styleId="QuoteChar">
    <w:name w:val="Quote Char"/>
    <w:basedOn w:val="DefaultParagraphFont"/>
    <w:link w:val="Quote"/>
    <w:uiPriority w:val="29"/>
    <w:rsid w:val="00081B94"/>
    <w:rPr>
      <w:i/>
      <w:iCs/>
      <w:color w:val="404040" w:themeColor="text1" w:themeTint="BF"/>
    </w:rPr>
  </w:style>
  <w:style w:type="paragraph" w:styleId="ListParagraph">
    <w:name w:val="List Paragraph"/>
    <w:basedOn w:val="Normal"/>
    <w:uiPriority w:val="34"/>
    <w:qFormat/>
    <w:rsid w:val="00081B94"/>
    <w:pPr>
      <w:ind w:left="720"/>
      <w:contextualSpacing/>
    </w:pPr>
  </w:style>
  <w:style w:type="character" w:styleId="IntenseEmphasis">
    <w:name w:val="Intense Emphasis"/>
    <w:basedOn w:val="DefaultParagraphFont"/>
    <w:uiPriority w:val="21"/>
    <w:qFormat/>
    <w:rsid w:val="00081B94"/>
    <w:rPr>
      <w:i/>
      <w:iCs/>
      <w:color w:val="0F4761" w:themeColor="accent1" w:themeShade="BF"/>
    </w:rPr>
  </w:style>
  <w:style w:type="paragraph" w:styleId="IntenseQuote">
    <w:name w:val="Intense Quote"/>
    <w:basedOn w:val="Normal"/>
    <w:next w:val="Normal"/>
    <w:link w:val="IntenseQuoteChar"/>
    <w:uiPriority w:val="30"/>
    <w:qFormat/>
    <w:rsid w:val="00081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B94"/>
    <w:rPr>
      <w:i/>
      <w:iCs/>
      <w:color w:val="0F4761" w:themeColor="accent1" w:themeShade="BF"/>
    </w:rPr>
  </w:style>
  <w:style w:type="character" w:styleId="IntenseReference">
    <w:name w:val="Intense Reference"/>
    <w:basedOn w:val="DefaultParagraphFont"/>
    <w:uiPriority w:val="32"/>
    <w:qFormat/>
    <w:rsid w:val="00081B94"/>
    <w:rPr>
      <w:b/>
      <w:bCs/>
      <w:smallCaps/>
      <w:color w:val="0F4761" w:themeColor="accent1" w:themeShade="BF"/>
      <w:spacing w:val="5"/>
    </w:rPr>
  </w:style>
  <w:style w:type="paragraph" w:styleId="NormalWeb">
    <w:name w:val="Normal (Web)"/>
    <w:basedOn w:val="Normal"/>
    <w:uiPriority w:val="99"/>
    <w:semiHidden/>
    <w:unhideWhenUsed/>
    <w:rsid w:val="00EF56F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F56FD"/>
    <w:rPr>
      <w:b/>
      <w:bCs/>
    </w:rPr>
  </w:style>
  <w:style w:type="paragraph" w:styleId="HTMLPreformatted">
    <w:name w:val="HTML Preformatted"/>
    <w:basedOn w:val="Normal"/>
    <w:link w:val="HTMLPreformattedChar"/>
    <w:uiPriority w:val="99"/>
    <w:semiHidden/>
    <w:unhideWhenUsed/>
    <w:rsid w:val="00C35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3591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35919"/>
    <w:rPr>
      <w:rFonts w:ascii="Courier New" w:eastAsia="Times New Roman" w:hAnsi="Courier New" w:cs="Courier New"/>
      <w:sz w:val="20"/>
      <w:szCs w:val="20"/>
    </w:rPr>
  </w:style>
  <w:style w:type="paragraph" w:styleId="Header">
    <w:name w:val="header"/>
    <w:basedOn w:val="Normal"/>
    <w:link w:val="HeaderChar"/>
    <w:uiPriority w:val="99"/>
    <w:unhideWhenUsed/>
    <w:rsid w:val="00260D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DD5"/>
    <w:rPr>
      <w:rFonts w:asciiTheme="majorBidi" w:hAnsiTheme="majorBidi"/>
    </w:rPr>
  </w:style>
  <w:style w:type="paragraph" w:styleId="Footer">
    <w:name w:val="footer"/>
    <w:basedOn w:val="Normal"/>
    <w:link w:val="FooterChar"/>
    <w:uiPriority w:val="99"/>
    <w:unhideWhenUsed/>
    <w:rsid w:val="00260D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DD5"/>
    <w:rPr>
      <w:rFonts w:asciiTheme="majorBidi" w:hAnsiTheme="majorBidi"/>
    </w:rPr>
  </w:style>
  <w:style w:type="character" w:styleId="PageNumber">
    <w:name w:val="page number"/>
    <w:basedOn w:val="DefaultParagraphFont"/>
    <w:uiPriority w:val="99"/>
    <w:semiHidden/>
    <w:unhideWhenUsed/>
    <w:rsid w:val="00260DD5"/>
  </w:style>
  <w:style w:type="paragraph" w:styleId="TOC1">
    <w:name w:val="toc 1"/>
    <w:basedOn w:val="Normal"/>
    <w:next w:val="Normal"/>
    <w:autoRedefine/>
    <w:uiPriority w:val="39"/>
    <w:unhideWhenUsed/>
    <w:rsid w:val="00321995"/>
    <w:pPr>
      <w:spacing w:before="360" w:after="360"/>
    </w:pPr>
    <w:rPr>
      <w:rFonts w:asciiTheme="minorHAnsi" w:hAnsiTheme="minorHAnsi" w:cs="Times New Roman"/>
      <w:b/>
      <w:bCs/>
      <w:caps/>
      <w:sz w:val="22"/>
      <w:szCs w:val="26"/>
      <w:u w:val="single"/>
    </w:rPr>
  </w:style>
  <w:style w:type="paragraph" w:styleId="TOC2">
    <w:name w:val="toc 2"/>
    <w:basedOn w:val="Normal"/>
    <w:next w:val="Normal"/>
    <w:autoRedefine/>
    <w:uiPriority w:val="39"/>
    <w:unhideWhenUsed/>
    <w:rsid w:val="00321995"/>
    <w:pPr>
      <w:spacing w:after="0"/>
    </w:pPr>
    <w:rPr>
      <w:rFonts w:asciiTheme="minorHAnsi" w:hAnsiTheme="minorHAnsi" w:cs="Times New Roman"/>
      <w:b/>
      <w:bCs/>
      <w:smallCaps/>
      <w:sz w:val="22"/>
      <w:szCs w:val="26"/>
    </w:rPr>
  </w:style>
  <w:style w:type="paragraph" w:styleId="TOC3">
    <w:name w:val="toc 3"/>
    <w:basedOn w:val="Normal"/>
    <w:next w:val="Normal"/>
    <w:autoRedefine/>
    <w:uiPriority w:val="39"/>
    <w:unhideWhenUsed/>
    <w:rsid w:val="00321995"/>
    <w:pPr>
      <w:spacing w:after="0"/>
    </w:pPr>
    <w:rPr>
      <w:rFonts w:asciiTheme="minorHAnsi" w:hAnsiTheme="minorHAnsi" w:cs="Times New Roman"/>
      <w:smallCaps/>
      <w:sz w:val="22"/>
      <w:szCs w:val="26"/>
    </w:rPr>
  </w:style>
  <w:style w:type="paragraph" w:styleId="TOC4">
    <w:name w:val="toc 4"/>
    <w:basedOn w:val="Normal"/>
    <w:next w:val="Normal"/>
    <w:autoRedefine/>
    <w:uiPriority w:val="39"/>
    <w:unhideWhenUsed/>
    <w:rsid w:val="00321995"/>
    <w:pPr>
      <w:spacing w:after="0"/>
    </w:pPr>
    <w:rPr>
      <w:rFonts w:asciiTheme="minorHAnsi" w:hAnsiTheme="minorHAnsi" w:cs="Times New Roman"/>
      <w:sz w:val="22"/>
      <w:szCs w:val="26"/>
    </w:rPr>
  </w:style>
  <w:style w:type="paragraph" w:styleId="TOC5">
    <w:name w:val="toc 5"/>
    <w:basedOn w:val="Normal"/>
    <w:next w:val="Normal"/>
    <w:autoRedefine/>
    <w:uiPriority w:val="39"/>
    <w:unhideWhenUsed/>
    <w:rsid w:val="00321995"/>
    <w:pPr>
      <w:spacing w:after="0"/>
    </w:pPr>
    <w:rPr>
      <w:rFonts w:asciiTheme="minorHAnsi" w:hAnsiTheme="minorHAnsi" w:cs="Times New Roman"/>
      <w:sz w:val="22"/>
      <w:szCs w:val="26"/>
    </w:rPr>
  </w:style>
  <w:style w:type="paragraph" w:styleId="TOC6">
    <w:name w:val="toc 6"/>
    <w:basedOn w:val="Normal"/>
    <w:next w:val="Normal"/>
    <w:autoRedefine/>
    <w:uiPriority w:val="39"/>
    <w:unhideWhenUsed/>
    <w:rsid w:val="00321995"/>
    <w:pPr>
      <w:spacing w:after="0"/>
    </w:pPr>
    <w:rPr>
      <w:rFonts w:asciiTheme="minorHAnsi" w:hAnsiTheme="minorHAnsi" w:cs="Times New Roman"/>
      <w:sz w:val="22"/>
      <w:szCs w:val="26"/>
    </w:rPr>
  </w:style>
  <w:style w:type="paragraph" w:styleId="TOC7">
    <w:name w:val="toc 7"/>
    <w:basedOn w:val="Normal"/>
    <w:next w:val="Normal"/>
    <w:autoRedefine/>
    <w:uiPriority w:val="39"/>
    <w:unhideWhenUsed/>
    <w:rsid w:val="00321995"/>
    <w:pPr>
      <w:spacing w:after="0"/>
    </w:pPr>
    <w:rPr>
      <w:rFonts w:asciiTheme="minorHAnsi" w:hAnsiTheme="minorHAnsi" w:cs="Times New Roman"/>
      <w:sz w:val="22"/>
      <w:szCs w:val="26"/>
    </w:rPr>
  </w:style>
  <w:style w:type="paragraph" w:styleId="TOC8">
    <w:name w:val="toc 8"/>
    <w:basedOn w:val="Normal"/>
    <w:next w:val="Normal"/>
    <w:autoRedefine/>
    <w:uiPriority w:val="39"/>
    <w:unhideWhenUsed/>
    <w:rsid w:val="00321995"/>
    <w:pPr>
      <w:spacing w:after="0"/>
    </w:pPr>
    <w:rPr>
      <w:rFonts w:asciiTheme="minorHAnsi" w:hAnsiTheme="minorHAnsi" w:cs="Times New Roman"/>
      <w:sz w:val="22"/>
      <w:szCs w:val="26"/>
    </w:rPr>
  </w:style>
  <w:style w:type="paragraph" w:styleId="TOC9">
    <w:name w:val="toc 9"/>
    <w:basedOn w:val="Normal"/>
    <w:next w:val="Normal"/>
    <w:autoRedefine/>
    <w:uiPriority w:val="39"/>
    <w:unhideWhenUsed/>
    <w:rsid w:val="00321995"/>
    <w:pPr>
      <w:spacing w:after="0"/>
    </w:pPr>
    <w:rPr>
      <w:rFonts w:asciiTheme="minorHAnsi" w:hAnsiTheme="minorHAnsi" w:cs="Times New Roman"/>
      <w:sz w:val="22"/>
      <w:szCs w:val="26"/>
    </w:rPr>
  </w:style>
  <w:style w:type="character" w:styleId="Hyperlink">
    <w:name w:val="Hyperlink"/>
    <w:basedOn w:val="DefaultParagraphFont"/>
    <w:uiPriority w:val="99"/>
    <w:unhideWhenUsed/>
    <w:rsid w:val="00321995"/>
    <w:rPr>
      <w:color w:val="467886" w:themeColor="hyperlink"/>
      <w:u w:val="single"/>
    </w:rPr>
  </w:style>
  <w:style w:type="character" w:styleId="UnresolvedMention">
    <w:name w:val="Unresolved Mention"/>
    <w:basedOn w:val="DefaultParagraphFont"/>
    <w:uiPriority w:val="99"/>
    <w:semiHidden/>
    <w:unhideWhenUsed/>
    <w:rsid w:val="00321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4140E-6C9D-3040-95FD-36FC5AC2E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107</Pages>
  <Words>28338</Words>
  <Characters>161530</Characters>
  <Application>Microsoft Office Word</Application>
  <DocSecurity>0</DocSecurity>
  <Lines>1346</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29</cp:revision>
  <dcterms:created xsi:type="dcterms:W3CDTF">2026-07-27T17:39:00Z</dcterms:created>
  <dcterms:modified xsi:type="dcterms:W3CDTF">2026-08-11T04:10:00Z</dcterms:modified>
</cp:coreProperties>
</file>